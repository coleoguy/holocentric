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 xml:space="preserve">small fragments of </w:t>
        </w:r>
      </w:ins>
      <w:ins w:id="7" w:author="Heath Blackmon" w:date="2020-08-16T14:50:00Z">
        <w:r w:rsidR="00E35CCA">
          <w:rPr>
            <w:rFonts w:asciiTheme="minorHAnsi" w:hAnsiTheme="minorHAnsi" w:cstheme="minorHAnsi"/>
            <w:sz w:val="22"/>
          </w:rPr>
          <w:t xml:space="preserve">one </w:t>
        </w:r>
      </w:ins>
      <w:ins w:id="8" w:author="Heath Blackmon" w:date="2020-08-16T14:49:00Z">
        <w:r w:rsidR="00E35CCA">
          <w:rPr>
            <w:rFonts w:asciiTheme="minorHAnsi" w:hAnsiTheme="minorHAnsi" w:cstheme="minorHAnsi"/>
            <w:sz w:val="22"/>
          </w:rPr>
          <w:t xml:space="preserve">chromosome </w:t>
        </w:r>
      </w:ins>
      <w:del w:id="9"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0" w:author="Heath Blackmon" w:date="2020-08-16T14:49:00Z">
        <w:r w:rsidR="00E35CCA">
          <w:rPr>
            <w:rFonts w:asciiTheme="minorHAnsi" w:hAnsiTheme="minorHAnsi" w:cstheme="minorHAnsi"/>
            <w:sz w:val="22"/>
          </w:rPr>
          <w:t xml:space="preserve"> (e.g. Robertsonian translocation </w:t>
        </w:r>
      </w:ins>
      <w:ins w:id="11"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xml:space="preserve">. This previous study was limited to an order level analysis and </w:t>
      </w:r>
      <w:del w:id="12" w:author="Heath Blackmon" w:date="2020-08-16T13:16:00Z">
        <w:r w:rsidRPr="00AE0786" w:rsidDel="00BD3C3A">
          <w:rPr>
            <w:rFonts w:cstheme="minorHAnsi"/>
            <w:sz w:val="22"/>
            <w:szCs w:val="22"/>
          </w:rPr>
          <w:delText>looked only for an absolute difference in</w:delText>
        </w:r>
      </w:del>
      <w:ins w:id="13"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4" w:author="Heath Blackmon" w:date="2020-08-16T13:16:00Z">
        <w:r w:rsidRPr="00AE0786" w:rsidDel="00BD3C3A">
          <w:rPr>
            <w:rFonts w:cstheme="minorHAnsi"/>
            <w:sz w:val="22"/>
            <w:szCs w:val="22"/>
          </w:rPr>
          <w:delText xml:space="preserve">between </w:delText>
        </w:r>
      </w:del>
      <w:ins w:id="15"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6" w:author="Heath Blackmon" w:date="2020-08-16T13:16:00Z">
        <w:r w:rsidR="00BD3C3A">
          <w:rPr>
            <w:rFonts w:cstheme="minorHAnsi"/>
            <w:sz w:val="22"/>
            <w:szCs w:val="22"/>
          </w:rPr>
          <w:t xml:space="preserve"> wa</w:t>
        </w:r>
      </w:ins>
      <w:ins w:id="17"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18"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19"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7DA80B30"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0" w:author="Heath Blackmon" w:date="2020-08-16T14:18:00Z">
        <w:r w:rsidR="00113244">
          <w:rPr>
            <w:rFonts w:cstheme="minorHAnsi"/>
            <w:sz w:val="22"/>
            <w:szCs w:val="22"/>
          </w:rPr>
          <w:t xml:space="preserve"> Finally, we completed a bootstrap analysis to assess the impact of uncertainty in phy</w:t>
        </w:r>
      </w:ins>
      <w:ins w:id="21"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70186337"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22" w:author="Microsoft Office User" w:date="2020-08-15T00:44:00Z">
        <w:r w:rsidR="001928E3">
          <w:rPr>
            <w:rFonts w:asciiTheme="minorHAnsi" w:hAnsiTheme="minorHAnsi" w:cstheme="minorHAnsi"/>
            <w:sz w:val="22"/>
          </w:rPr>
          <w:t xml:space="preserve">. The difference between these two trees is in </w:t>
        </w:r>
      </w:ins>
      <w:ins w:id="23" w:author="Microsoft Office User" w:date="2020-08-15T00:51:00Z">
        <w:r w:rsidR="001928E3">
          <w:rPr>
            <w:rFonts w:asciiTheme="minorHAnsi" w:hAnsiTheme="minorHAnsi" w:cstheme="minorHAnsi"/>
            <w:sz w:val="22"/>
          </w:rPr>
          <w:t xml:space="preserve">the </w:t>
        </w:r>
      </w:ins>
      <w:ins w:id="24" w:author="Microsoft Office User" w:date="2020-08-15T00:52:00Z">
        <w:r w:rsidR="001928E3">
          <w:rPr>
            <w:rFonts w:asciiTheme="minorHAnsi" w:hAnsiTheme="minorHAnsi" w:cstheme="minorHAnsi"/>
            <w:sz w:val="22"/>
          </w:rPr>
          <w:t xml:space="preserve">age estimates in older nodes.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25" w:author="Microsoft Office User" w:date="2020-08-15T00:53:00Z">
        <w:r w:rsidR="001928E3">
          <w:rPr>
            <w:rFonts w:asciiTheme="minorHAnsi" w:hAnsiTheme="minorHAnsi" w:cstheme="minorHAnsi"/>
            <w:sz w:val="22"/>
          </w:rPr>
          <w:t>tree favors more recent branching events while the Rainford tree ages the nodes much later.</w:t>
        </w:r>
      </w:ins>
      <w:ins w:id="26"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w:t>
      </w:r>
      <w:del w:id="27" w:author="Microsoft Office User" w:date="2020-08-15T00:53:00Z">
        <w:r w:rsidDel="001928E3">
          <w:rPr>
            <w:rFonts w:asciiTheme="minorHAnsi" w:hAnsiTheme="minorHAnsi" w:cstheme="minorHAnsi"/>
            <w:sz w:val="22"/>
          </w:rPr>
          <w:delText xml:space="preserve">that differ in </w:delText>
        </w:r>
        <w:r w:rsidR="00141B90" w:rsidDel="001928E3">
          <w:rPr>
            <w:rFonts w:asciiTheme="minorHAnsi" w:hAnsiTheme="minorHAnsi" w:cstheme="minorHAnsi"/>
            <w:sz w:val="22"/>
          </w:rPr>
          <w:delText>the age of some clades</w:delText>
        </w:r>
        <w:r w:rsidDel="001928E3">
          <w:rPr>
            <w:rFonts w:asciiTheme="minorHAnsi" w:hAnsiTheme="minorHAnsi" w:cstheme="minorHAnsi"/>
            <w:sz w:val="22"/>
          </w:rPr>
          <w:delText xml:space="preserve">. </w:delText>
        </w:r>
      </w:del>
      <w:r>
        <w:rPr>
          <w:rFonts w:asciiTheme="minorHAnsi" w:hAnsiTheme="minorHAnsi" w:cstheme="minorHAnsi"/>
          <w:sz w:val="22"/>
        </w:rPr>
        <w:t>As such the rate estimates</w:t>
      </w:r>
      <w:ins w:id="28" w:author="Microsoft Office User" w:date="2020-08-15T01:15:00Z">
        <w:r w:rsidR="001928E3">
          <w:rPr>
            <w:rFonts w:asciiTheme="minorHAnsi" w:hAnsiTheme="minorHAnsi" w:cstheme="minorHAnsi"/>
            <w:sz w:val="22"/>
          </w:rPr>
          <w:t xml:space="preserve"> for chromosome number</w:t>
        </w:r>
      </w:ins>
      <w:r>
        <w:rPr>
          <w:rFonts w:asciiTheme="minorHAnsi" w:hAnsiTheme="minorHAnsi" w:cstheme="minorHAnsi"/>
          <w:sz w:val="22"/>
        </w:rPr>
        <w:t xml:space="preserve">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29" w:author="Heath Blackmon" w:date="2020-08-16T14:27:00Z">
        <w:r w:rsidR="00113244">
          <w:rPr>
            <w:rFonts w:asciiTheme="minorHAnsi" w:hAnsiTheme="minorHAnsi" w:cstheme="minorHAnsi"/>
            <w:sz w:val="22"/>
          </w:rPr>
          <w:t>To asses</w:t>
        </w:r>
      </w:ins>
      <w:ins w:id="30" w:author="Heath Blackmon" w:date="2020-08-16T14:29:00Z">
        <w:r w:rsidR="00F21BB6">
          <w:rPr>
            <w:rFonts w:asciiTheme="minorHAnsi" w:hAnsiTheme="minorHAnsi" w:cstheme="minorHAnsi"/>
            <w:sz w:val="22"/>
          </w:rPr>
          <w:t>s</w:t>
        </w:r>
      </w:ins>
      <w:ins w:id="31"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32" w:author="Heath Blackmon" w:date="2020-08-16T14:28:00Z">
        <w:r w:rsidR="00F21BB6">
          <w:rPr>
            <w:rFonts w:asciiTheme="minorHAnsi" w:hAnsiTheme="minorHAnsi" w:cstheme="minorHAnsi"/>
            <w:sz w:val="22"/>
          </w:rPr>
          <w:t xml:space="preserve">consistent with our empirical results </w:t>
        </w:r>
      </w:ins>
      <w:ins w:id="33" w:author="Heath Blackmon" w:date="2020-08-16T14:29:00Z">
        <w:r w:rsidR="00F21BB6">
          <w:rPr>
            <w:rFonts w:asciiTheme="minorHAnsi" w:eastAsiaTheme="minorEastAsia" w:hAnsiTheme="minorHAnsi" w:cstheme="minorHAnsi"/>
            <w:sz w:val="22"/>
          </w:rPr>
          <w:t xml:space="preserve">(supplemental figure </w:t>
        </w:r>
      </w:ins>
      <w:ins w:id="34" w:author="Heath Blackmon" w:date="2020-08-16T15:48:00Z">
        <w:r w:rsidR="008E729B">
          <w:rPr>
            <w:rFonts w:asciiTheme="minorHAnsi" w:eastAsiaTheme="minorEastAsia" w:hAnsiTheme="minorHAnsi" w:cstheme="minorHAnsi"/>
            <w:sz w:val="22"/>
          </w:rPr>
          <w:t>3</w:t>
        </w:r>
      </w:ins>
      <w:ins w:id="35" w:author="Heath Blackmon" w:date="2020-08-16T14:29:00Z">
        <w:r w:rsidR="00F21BB6">
          <w:rPr>
            <w:rFonts w:asciiTheme="minorHAnsi" w:eastAsiaTheme="minorEastAsia" w:hAnsiTheme="minorHAnsi" w:cstheme="minorHAnsi"/>
            <w:sz w:val="22"/>
          </w:rPr>
          <w:t>)</w:t>
        </w:r>
        <w:r w:rsidR="00F21BB6">
          <w:rPr>
            <w:rFonts w:asciiTheme="minorHAnsi" w:eastAsiaTheme="minorEastAsia" w:hAnsiTheme="minorHAnsi" w:cstheme="minorHAnsi"/>
            <w:sz w:val="22"/>
          </w:rPr>
          <w:t xml:space="preserve"> </w:t>
        </w:r>
      </w:ins>
      <w:ins w:id="36"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ins w:id="37" w:author="Microsoft Office User" w:date="2020-08-15T01:06:00Z">
        <w:r w:rsidR="001928E3" w:rsidRPr="00113244">
          <w:rPr>
            <w:rFonts w:ascii="Calibri" w:hAnsi="Calibri" w:cs="Calibri"/>
            <w:sz w:val="22"/>
          </w:rPr>
          <w:t>The number of orders with sufficient data is small (10) in comparison to the size of this group (24). However, this is largely due to insufficient data present for the remaining orders.</w:t>
        </w:r>
      </w:ins>
      <w:ins w:id="38" w:author="Microsoft Office User" w:date="2020-08-15T01:07:00Z">
        <w:r w:rsidR="001928E3" w:rsidRPr="00113244">
          <w:rPr>
            <w:rFonts w:ascii="Calibri" w:hAnsi="Calibri" w:cs="Calibri"/>
            <w:iCs/>
            <w:sz w:val="22"/>
          </w:rPr>
          <w:t xml:space="preserve"> </w:t>
        </w:r>
      </w:ins>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 xml:space="preserve">Under the </w:t>
      </w:r>
      <w:r w:rsidR="00113E41" w:rsidRPr="00620A54">
        <w:rPr>
          <w:rFonts w:asciiTheme="minorHAnsi" w:hAnsiTheme="minorHAnsi" w:cstheme="minorHAnsi"/>
          <w:iCs/>
          <w:sz w:val="22"/>
        </w:rPr>
        <w:lastRenderedPageBreak/>
        <w:t>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39"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lastRenderedPageBreak/>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1E35F79" w:rsidR="00254CAD" w:rsidRPr="009A2FA9" w:rsidRDefault="00233069" w:rsidP="005C30E8">
      <w:pPr>
        <w:spacing w:after="0" w:line="480" w:lineRule="auto"/>
        <w:rPr>
          <w:rFonts w:cstheme="minorHAnsi"/>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w:t>
      </w:r>
      <w:ins w:id="40" w:author="Microsoft Office User" w:date="2020-08-15T01:50:00Z">
        <w:r w:rsidR="001928E3">
          <w:t xml:space="preserve">There is support for WGDs in 18 hexapod species encompassing 12 orders (Ephemeroptera, </w:t>
        </w:r>
        <w:proofErr w:type="spellStart"/>
        <w:r w:rsidR="001928E3">
          <w:t>Zoraptera</w:t>
        </w:r>
        <w:proofErr w:type="spellEnd"/>
        <w:r w:rsidR="001928E3">
          <w:t xml:space="preserve">, </w:t>
        </w:r>
        <w:proofErr w:type="spellStart"/>
        <w:r w:rsidR="001928E3">
          <w:t>Plecoptera</w:t>
        </w:r>
        <w:proofErr w:type="spellEnd"/>
        <w:r w:rsidR="001928E3">
          <w:t xml:space="preserve">, </w:t>
        </w:r>
        <w:proofErr w:type="spellStart"/>
        <w:r w:rsidR="001928E3">
          <w:t>Embioptera</w:t>
        </w:r>
        <w:proofErr w:type="spellEnd"/>
        <w:r w:rsidR="001928E3">
          <w:t xml:space="preserve">, </w:t>
        </w:r>
        <w:proofErr w:type="spellStart"/>
        <w:r w:rsidR="001928E3">
          <w:t>Blattodea</w:t>
        </w:r>
        <w:proofErr w:type="spellEnd"/>
        <w:r w:rsidR="001928E3">
          <w:t xml:space="preserve">, Thysanoptera, </w:t>
        </w:r>
        <w:proofErr w:type="spellStart"/>
        <w:r w:rsidR="001928E3">
          <w:t>Psocodea</w:t>
        </w:r>
        <w:proofErr w:type="spellEnd"/>
        <w:r w:rsidR="001928E3">
          <w:t xml:space="preserve">, Hymenoptera, Coleoptera, </w:t>
        </w:r>
        <w:proofErr w:type="spellStart"/>
        <w:r w:rsidR="001928E3">
          <w:t>Trichoptera</w:t>
        </w:r>
        <w:proofErr w:type="spellEnd"/>
        <w:r w:rsidR="001928E3">
          <w:t>, Lepidoptera, Diptera)</w:t>
        </w:r>
      </w:ins>
      <w:ins w:id="41" w:author="Microsoft Office User" w:date="2020-08-15T01:52:00Z">
        <w:r w:rsidR="001928E3">
          <w:t xml:space="preserve"> </w:t>
        </w:r>
      </w:ins>
      <w:r w:rsidR="001928E3">
        <w:fldChar w:fldCharType="begin"/>
      </w:r>
      <w:r w:rsidR="001928E3">
        <w:instrText xml:space="preserve"> ADDIN EN.CITE &lt;EndNote&gt;&lt;Cite&gt;&lt;Author&gt;Li&lt;/Author&gt;&lt;Year&gt;2018&lt;/Year&gt;&lt;RecNum&gt;460&lt;/RecNum&gt;&lt;DisplayText&gt;(42)&lt;/DisplayText&gt;&lt;record&gt;&lt;rec-number&gt;460&lt;/rec-number&gt;&lt;foreign-keys&gt;&lt;key app="EN" db-id="psx5aavda22efleatx5vaweatapzwapastxd" timestamp="1597474324" guid="cd0e0284-8cd1-44ba-9554-2eddd18c2616"&gt;460&lt;/key&gt;&lt;/foreign-keys&gt;&lt;ref-type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EndNote&gt;</w:instrText>
      </w:r>
      <w:r w:rsidR="001928E3">
        <w:fldChar w:fldCharType="separate"/>
      </w:r>
      <w:r w:rsidR="001928E3">
        <w:rPr>
          <w:noProof/>
        </w:rPr>
        <w:t>(42)</w:t>
      </w:r>
      <w:r w:rsidR="001928E3">
        <w:fldChar w:fldCharType="end"/>
      </w:r>
      <w:ins w:id="42" w:author="Microsoft Office User" w:date="2020-08-15T01:50:00Z">
        <w:r w:rsidR="001928E3">
          <w:t xml:space="preserve">. </w:t>
        </w:r>
      </w:ins>
      <w:ins w:id="43" w:author="Microsoft Office User" w:date="2020-08-15T01:55:00Z">
        <w:r w:rsidR="001928E3">
          <w:t>Of the</w:t>
        </w:r>
      </w:ins>
      <w:ins w:id="44" w:author="Microsoft Office User" w:date="2020-08-15T01:50:00Z">
        <w:r w:rsidR="001928E3">
          <w:t xml:space="preserve"> 12 orders with WGDs</w:t>
        </w:r>
      </w:ins>
      <w:ins w:id="45" w:author="Microsoft Office User" w:date="2020-08-15T01:55:00Z">
        <w:r w:rsidR="001928E3">
          <w:t>, 5</w:t>
        </w:r>
      </w:ins>
      <w:ins w:id="46" w:author="Microsoft Office User" w:date="2020-08-15T01:50:00Z">
        <w:r w:rsidR="001928E3">
          <w:t xml:space="preserve"> are included in our study.</w:t>
        </w:r>
      </w:ins>
      <w:ins w:id="47" w:author="Microsoft Office User" w:date="2020-08-15T01:51:00Z">
        <w:r w:rsidR="001928E3">
          <w:t xml:space="preserve"> </w:t>
        </w:r>
      </w:ins>
      <w:ins w:id="48" w:author="Microsoft Office User" w:date="2020-08-15T01:55:00Z">
        <w:r w:rsidR="001928E3">
          <w:rPr>
            <w:rFonts w:cstheme="minorHAnsi"/>
            <w:color w:val="000000" w:themeColor="text1"/>
            <w:sz w:val="22"/>
            <w:szCs w:val="22"/>
          </w:rPr>
          <w:t>For example, r</w:t>
        </w:r>
      </w:ins>
      <w:del w:id="49" w:author="Microsoft Office User" w:date="2020-08-15T01:55:00Z">
        <w:r w:rsidR="00883E36" w:rsidDel="001928E3">
          <w:rPr>
            <w:rFonts w:cstheme="minorHAnsi"/>
            <w:color w:val="000000" w:themeColor="text1"/>
            <w:sz w:val="22"/>
            <w:szCs w:val="22"/>
          </w:rPr>
          <w:delText>R</w:delText>
        </w:r>
      </w:del>
      <w:r w:rsidR="00883E36">
        <w:rPr>
          <w:rFonts w:cstheme="minorHAnsi"/>
          <w:color w:val="000000" w:themeColor="text1"/>
          <w:sz w:val="22"/>
          <w:szCs w:val="22"/>
        </w:rPr>
        <w:t xml:space="preserve">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w:t>
      </w:r>
      <w:r w:rsidR="00297D0F">
        <w:rPr>
          <w:rFonts w:cstheme="minorHAnsi"/>
          <w:color w:val="000000" w:themeColor="text1"/>
          <w:sz w:val="22"/>
          <w:szCs w:val="22"/>
        </w:rPr>
        <w:t>whole-</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PEVuZE5vdGU+PENpdGU+PEF1dGhvcj5MaTwvQXV0aG9yPjxZZWFyPjIwMTg8L1llYXI+PFJlY051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bGwtdGl0bGU+PC9wZXJpb2RpY2FsPjxwYWdlcz4yMDE1MDE1NzwvcGFnZXM+PHZvbHVtZT4yODI8
L3ZvbHVtZT48bnVtYmVyPjE4MDc8L251bWJlcj48ZGF0ZXM+PHllYXI+MjAxNTwveWVhcj48L2Rh
dGVzPjxpc2JuPjA5NjItODQ1MjwvaXNibj48dXJscz48L3VybHM+PC9yZWNvcmQ+PC9DaXRlPjwv
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1928E3">
        <w:rPr>
          <w:rFonts w:cstheme="minorHAnsi"/>
          <w:noProof/>
          <w:color w:val="000000" w:themeColor="text1"/>
          <w:sz w:val="22"/>
          <w:szCs w:val="22"/>
        </w:rPr>
        <w:t>(42, 43, but see 44, 45)</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w:t>
      </w:r>
      <w:r w:rsidR="00254CAD">
        <w:rPr>
          <w:rFonts w:cstheme="minorHAnsi"/>
          <w:color w:val="000000" w:themeColor="text1"/>
          <w:sz w:val="22"/>
          <w:szCs w:val="22"/>
        </w:rPr>
        <w:lastRenderedPageBreak/>
        <w:t xml:space="preserve">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1928E3">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50" w:author="Microsoft Office User" w:date="2020-08-15T02:42:00Z">
        <w:r w:rsidR="00B8108A">
          <w:rPr>
            <w:rFonts w:cstheme="minorHAnsi"/>
            <w:color w:val="000000" w:themeColor="text1"/>
            <w:sz w:val="22"/>
            <w:szCs w:val="22"/>
          </w:rPr>
          <w:t xml:space="preserve"> </w:t>
        </w:r>
      </w:ins>
      <w:ins w:id="51"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52" w:author="Heath Blackmon" w:date="2020-08-16T15:59:00Z">
        <w:r w:rsidR="004C17CE">
          <w:rPr>
            <w:rFonts w:cstheme="minorHAnsi"/>
            <w:color w:val="000000" w:themeColor="text1"/>
            <w:sz w:val="22"/>
            <w:szCs w:val="22"/>
          </w:rPr>
          <w:t>.</w:t>
        </w:r>
      </w:ins>
      <w:ins w:id="53" w:author="Heath Blackmon" w:date="2020-08-16T15:58:00Z">
        <w:r w:rsidR="004C17CE">
          <w:rPr>
            <w:rFonts w:cstheme="minorHAnsi"/>
            <w:color w:val="000000" w:themeColor="text1"/>
            <w:sz w:val="22"/>
            <w:szCs w:val="22"/>
          </w:rPr>
          <w:t xml:space="preserve"> </w:t>
        </w:r>
      </w:ins>
      <w:ins w:id="54" w:author="Heath Blackmon" w:date="2020-08-16T15:59:00Z">
        <w:r w:rsidR="004C17CE">
          <w:rPr>
            <w:rFonts w:cstheme="minorHAnsi"/>
            <w:color w:val="000000" w:themeColor="text1"/>
            <w:sz w:val="22"/>
            <w:szCs w:val="22"/>
          </w:rPr>
          <w:t>This suggests</w:t>
        </w:r>
      </w:ins>
      <w:ins w:id="55" w:author="Heath Blackmon" w:date="2020-08-16T15:58:00Z">
        <w:r w:rsidR="004C17CE">
          <w:rPr>
            <w:rFonts w:cstheme="minorHAnsi"/>
            <w:color w:val="000000" w:themeColor="text1"/>
            <w:sz w:val="22"/>
            <w:szCs w:val="22"/>
          </w:rPr>
          <w:t xml:space="preserve"> that the inclusion or exclusion of polyploidy in this particular analysis</w:t>
        </w:r>
      </w:ins>
      <w:ins w:id="56" w:author="Heath Blackmon" w:date="2020-08-16T15:59:00Z">
        <w:r w:rsidR="004C17CE">
          <w:rPr>
            <w:rFonts w:cstheme="minorHAnsi"/>
            <w:color w:val="000000" w:themeColor="text1"/>
            <w:sz w:val="22"/>
            <w:szCs w:val="22"/>
          </w:rPr>
          <w:t xml:space="preserve"> has no impact on our interpretation of the results</w:t>
        </w:r>
      </w:ins>
      <w:ins w:id="57"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628E94C9"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6835A2FC"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1928E3">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w:t>
      </w:r>
      <w:r>
        <w:rPr>
          <w:rFonts w:cstheme="minorHAnsi"/>
          <w:color w:val="000000" w:themeColor="text1"/>
          <w:sz w:val="22"/>
          <w:szCs w:val="22"/>
        </w:rPr>
        <w:lastRenderedPageBreak/>
        <w:t xml:space="preserve">representative of most diversity and has been shown to be unlikely under a range of potential parameter values </w:t>
      </w:r>
      <w:r w:rsidR="0072574C">
        <w:rPr>
          <w:rFonts w:cstheme="minorHAnsi"/>
          <w:color w:val="000000" w:themeColor="text1"/>
          <w:sz w:val="22"/>
          <w:szCs w:val="22"/>
        </w:rPr>
        <w:fldChar w:fldCharType="begin"/>
      </w:r>
      <w:r w:rsidR="001928E3">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1928E3">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 </w:instrText>
      </w:r>
      <w:r w:rsidR="001928E3">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1928E3">
        <w:rPr>
          <w:rFonts w:cstheme="minorHAnsi"/>
          <w:color w:val="000000" w:themeColor="text1"/>
          <w:sz w:val="22"/>
          <w:szCs w:val="22"/>
        </w:rPr>
        <w:instrText xml:space="preserve"> ADDIN EN.CITE.DATA </w:instrText>
      </w:r>
      <w:r w:rsidR="001928E3">
        <w:rPr>
          <w:rFonts w:cstheme="minorHAnsi"/>
          <w:color w:val="000000" w:themeColor="text1"/>
          <w:sz w:val="22"/>
          <w:szCs w:val="22"/>
        </w:rPr>
      </w:r>
      <w:r w:rsidR="001928E3">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1928E3">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58" w:author="Microsoft Office User" w:date="2020-08-11T15:08:00Z">
        <w:r w:rsidR="009200BD">
          <w:rPr>
            <w:rFonts w:cstheme="minorHAnsi"/>
            <w:bCs/>
            <w:sz w:val="22"/>
            <w:szCs w:val="22"/>
          </w:rPr>
          <w:t>, w</w:t>
        </w:r>
      </w:ins>
      <w:del w:id="59"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60" w:author="Microsoft Office User" w:date="2020-08-11T15:08:00Z">
        <w:r w:rsidR="0067543F" w:rsidDel="009200BD">
          <w:rPr>
            <w:rFonts w:eastAsiaTheme="minorEastAsia" w:cstheme="minorHAnsi"/>
            <w:bCs/>
            <w:sz w:val="22"/>
            <w:szCs w:val="22"/>
          </w:rPr>
          <w:delText>more quickly</w:delText>
        </w:r>
      </w:del>
      <w:ins w:id="61"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C4C81F7" w14:textId="77777777" w:rsidR="009200BD" w:rsidRDefault="0009567D" w:rsidP="00DE1F25">
      <w:pPr>
        <w:spacing w:after="0"/>
        <w:rPr>
          <w:ins w:id="62" w:author="Microsoft Office User" w:date="2020-08-12T01:20:00Z"/>
          <w:rFonts w:eastAsiaTheme="minorEastAsia" w:cstheme="minorHAnsi"/>
          <w:sz w:val="22"/>
          <w:szCs w:val="22"/>
        </w:rPr>
      </w:pPr>
      <w:r w:rsidRPr="00B262DF">
        <w:rPr>
          <w:rFonts w:cstheme="minorHAnsi"/>
          <w:b/>
          <w:sz w:val="22"/>
          <w:szCs w:val="22"/>
        </w:rPr>
        <w:t xml:space="preserve">Supplemental Figure 1. </w:t>
      </w:r>
      <w:r w:rsidR="002D30B1" w:rsidRPr="00B262DF">
        <w:rPr>
          <w:rFonts w:cstheme="minorHAnsi"/>
          <w:b/>
          <w:sz w:val="22"/>
          <w:szCs w:val="22"/>
        </w:rPr>
        <w:t>Comparison</w:t>
      </w:r>
      <w:r w:rsidRPr="00B262DF">
        <w:rPr>
          <w:rFonts w:cstheme="minorHAnsi"/>
          <w:b/>
          <w:sz w:val="22"/>
          <w:szCs w:val="22"/>
        </w:rPr>
        <w:t xml:space="preserve"> of inferences under alternative backbones</w:t>
      </w:r>
      <w:r>
        <w:rPr>
          <w:rFonts w:cstheme="minorHAnsi"/>
          <w:sz w:val="22"/>
          <w:szCs w:val="22"/>
        </w:rPr>
        <w:t xml:space="preserve">.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7342C7F9" w14:textId="77777777" w:rsidR="009200BD" w:rsidRDefault="009200BD" w:rsidP="00DE1F25">
      <w:pPr>
        <w:spacing w:after="0"/>
        <w:rPr>
          <w:ins w:id="63" w:author="Microsoft Office User" w:date="2020-08-12T01:20:00Z"/>
          <w:rFonts w:cstheme="minorHAnsi"/>
          <w:sz w:val="22"/>
          <w:szCs w:val="22"/>
        </w:rPr>
      </w:pPr>
    </w:p>
    <w:p w14:paraId="4343BF22" w14:textId="47D64E49" w:rsidR="009200BD" w:rsidRDefault="009200BD" w:rsidP="009200BD">
      <w:pPr>
        <w:spacing w:after="0"/>
        <w:rPr>
          <w:ins w:id="64" w:author="Microsoft Office User" w:date="2020-08-12T01:24:00Z"/>
          <w:rFonts w:cstheme="minorHAnsi"/>
          <w:b/>
          <w:sz w:val="22"/>
          <w:szCs w:val="22"/>
        </w:rPr>
      </w:pPr>
      <w:ins w:id="65" w:author="Microsoft Office User" w:date="2020-08-12T01:24:00Z">
        <w:r>
          <w:rPr>
            <w:rFonts w:cstheme="minorHAnsi"/>
            <w:b/>
            <w:noProof/>
            <w:sz w:val="22"/>
            <w:szCs w:val="22"/>
          </w:rPr>
          <w:drawing>
            <wp:inline distT="0" distB="0" distL="0" distR="0" wp14:anchorId="0386126D" wp14:editId="4D897040">
              <wp:extent cx="2362200" cy="214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12 at 1.24.30 AM.png"/>
                      <pic:cNvPicPr/>
                    </pic:nvPicPr>
                    <pic:blipFill rotWithShape="1">
                      <a:blip r:embed="rId10"/>
                      <a:srcRect l="5430" t="7556" r="10408" b="17334"/>
                      <a:stretch/>
                    </pic:blipFill>
                    <pic:spPr bwMode="auto">
                      <a:xfrm>
                        <a:off x="0" y="0"/>
                        <a:ext cx="2362200" cy="2146300"/>
                      </a:xfrm>
                      <a:prstGeom prst="rect">
                        <a:avLst/>
                      </a:prstGeom>
                      <a:ln>
                        <a:noFill/>
                      </a:ln>
                      <a:extLst>
                        <a:ext uri="{53640926-AAD7-44D8-BBD7-CCE9431645EC}">
                          <a14:shadowObscured xmlns:a14="http://schemas.microsoft.com/office/drawing/2010/main"/>
                        </a:ext>
                      </a:extLst>
                    </pic:spPr>
                  </pic:pic>
                </a:graphicData>
              </a:graphic>
            </wp:inline>
          </w:drawing>
        </w:r>
      </w:ins>
    </w:p>
    <w:p w14:paraId="0496C160" w14:textId="77777777" w:rsidR="009200BD" w:rsidRDefault="009200BD" w:rsidP="00DE1F25">
      <w:pPr>
        <w:spacing w:after="0"/>
        <w:rPr>
          <w:ins w:id="66" w:author="Microsoft Office User" w:date="2020-08-12T01:24:00Z"/>
          <w:rFonts w:cstheme="minorHAnsi"/>
          <w:b/>
          <w:sz w:val="22"/>
          <w:szCs w:val="22"/>
        </w:rPr>
      </w:pPr>
    </w:p>
    <w:p w14:paraId="364E0815" w14:textId="0DE0CFF6" w:rsidR="00077899" w:rsidRPr="00AE0786" w:rsidRDefault="009200BD" w:rsidP="00DE1F25">
      <w:pPr>
        <w:spacing w:after="0"/>
        <w:rPr>
          <w:rFonts w:cstheme="minorHAnsi"/>
          <w:sz w:val="22"/>
          <w:szCs w:val="22"/>
        </w:rPr>
      </w:pPr>
      <w:ins w:id="67" w:author="Microsoft Office User" w:date="2020-08-12T01:20:00Z">
        <w:r w:rsidRPr="009200BD">
          <w:rPr>
            <w:rFonts w:cstheme="minorHAnsi"/>
            <w:b/>
            <w:sz w:val="22"/>
            <w:szCs w:val="22"/>
            <w:rPrChange w:id="68" w:author="Microsoft Office User" w:date="2020-08-12T01:24:00Z">
              <w:rPr>
                <w:rFonts w:cstheme="minorHAnsi"/>
                <w:sz w:val="22"/>
                <w:szCs w:val="22"/>
              </w:rPr>
            </w:rPrChange>
          </w:rPr>
          <w:t>Supplemental Figure 2. Model for evolution of karyotype data.</w:t>
        </w:r>
        <w:r>
          <w:rPr>
            <w:rFonts w:cstheme="minorHAnsi"/>
            <w:sz w:val="22"/>
            <w:szCs w:val="22"/>
          </w:rPr>
          <w:t xml:space="preserve"> At any given </w:t>
        </w:r>
      </w:ins>
      <w:ins w:id="69" w:author="Microsoft Office User" w:date="2020-08-12T01:24:00Z">
        <w:r>
          <w:rPr>
            <w:rFonts w:cstheme="minorHAnsi"/>
            <w:sz w:val="22"/>
            <w:szCs w:val="22"/>
          </w:rPr>
          <w:t>time,</w:t>
        </w:r>
      </w:ins>
      <w:ins w:id="70" w:author="Microsoft Office User" w:date="2020-08-12T01:20:00Z">
        <w:r>
          <w:rPr>
            <w:rFonts w:cstheme="minorHAnsi"/>
            <w:sz w:val="22"/>
            <w:szCs w:val="22"/>
          </w:rPr>
          <w:t xml:space="preserve"> there is chromosome number </w:t>
        </w:r>
      </w:ins>
      <m:oMath>
        <m:r>
          <w:ins w:id="71" w:author="Microsoft Office User" w:date="2020-08-12T01:24:00Z">
            <w:rPr>
              <w:rFonts w:ascii="Cambria Math" w:hAnsi="Cambria Math" w:cstheme="minorHAnsi"/>
              <w:sz w:val="22"/>
              <w:szCs w:val="22"/>
            </w:rPr>
            <m:t>i </m:t>
          </w:ins>
        </m:r>
      </m:oMath>
      <w:ins w:id="72" w:author="Microsoft Office User" w:date="2020-08-12T01:20:00Z">
        <w:r>
          <w:rPr>
            <w:rFonts w:cstheme="minorHAnsi"/>
            <w:sz w:val="22"/>
            <w:szCs w:val="22"/>
          </w:rPr>
          <w:t xml:space="preserve">and </w:t>
        </w:r>
      </w:ins>
      <w:ins w:id="73" w:author="Microsoft Office User" w:date="2020-08-12T01:21:00Z">
        <w:r>
          <w:rPr>
            <w:rFonts w:cstheme="minorHAnsi"/>
            <w:sz w:val="22"/>
            <w:szCs w:val="22"/>
          </w:rPr>
          <w:t xml:space="preserve">either holocentric or monocentric chromosomes. A lineage can make four possible transitions: </w:t>
        </w:r>
      </w:ins>
      <m:oMath>
        <m:r>
          <w:ins w:id="74" w:author="Microsoft Office User" w:date="2020-08-12T01:23:00Z">
            <w:rPr>
              <w:rFonts w:ascii="Cambria Math" w:hAnsi="Cambria Math" w:cstheme="minorHAnsi"/>
              <w:sz w:val="22"/>
              <w:szCs w:val="22"/>
            </w:rPr>
            <m:t>δ</m:t>
          </w:ins>
        </m:r>
      </m:oMath>
      <w:ins w:id="75" w:author="Microsoft Office User" w:date="2020-08-12T01:21:00Z">
        <w:r>
          <w:rPr>
            <w:rFonts w:cstheme="minorHAnsi"/>
            <w:sz w:val="22"/>
            <w:szCs w:val="22"/>
          </w:rPr>
          <w:t xml:space="preserve"> the los</w:t>
        </w:r>
      </w:ins>
      <w:ins w:id="76" w:author="Microsoft Office User" w:date="2020-08-12T01:22:00Z">
        <w:r>
          <w:rPr>
            <w:rFonts w:cstheme="minorHAnsi"/>
            <w:sz w:val="22"/>
            <w:szCs w:val="22"/>
          </w:rPr>
          <w:t xml:space="preserve">s of a chromosome through fusion, </w:t>
        </w:r>
      </w:ins>
      <m:oMath>
        <m:r>
          <w:ins w:id="77" w:author="Microsoft Office User" w:date="2020-08-12T01:23:00Z">
            <w:rPr>
              <w:rFonts w:ascii="Cambria Math" w:hAnsi="Cambria Math" w:cstheme="minorHAnsi"/>
              <w:sz w:val="22"/>
              <w:szCs w:val="22"/>
            </w:rPr>
            <m:t>γ</m:t>
          </w:ins>
        </m:r>
      </m:oMath>
      <w:ins w:id="78" w:author="Microsoft Office User" w:date="2020-08-12T01:22:00Z">
        <w:r>
          <w:rPr>
            <w:rFonts w:cstheme="minorHAnsi"/>
            <w:sz w:val="22"/>
            <w:szCs w:val="22"/>
          </w:rPr>
          <w:t xml:space="preserve"> the gain of a chromosome through fission, </w:t>
        </w:r>
      </w:ins>
      <m:oMath>
        <m:r>
          <w:ins w:id="79" w:author="Microsoft Office User" w:date="2020-08-12T01:23:00Z">
            <w:rPr>
              <w:rFonts w:ascii="Cambria Math" w:hAnsi="Cambria Math" w:cstheme="minorHAnsi"/>
              <w:sz w:val="22"/>
              <w:szCs w:val="22"/>
            </w:rPr>
            <m:t>ρ</m:t>
          </w:ins>
        </m:r>
      </m:oMath>
      <w:ins w:id="80" w:author="Microsoft Office User" w:date="2020-08-12T01:22:00Z">
        <w:r>
          <w:rPr>
            <w:rFonts w:cstheme="minorHAnsi"/>
            <w:sz w:val="22"/>
            <w:szCs w:val="22"/>
          </w:rPr>
          <w:t xml:space="preserve"> the polyploidization</w:t>
        </w:r>
      </w:ins>
      <w:ins w:id="81" w:author="Microsoft Office User" w:date="2020-08-12T01:23:00Z">
        <w:r>
          <w:rPr>
            <w:rFonts w:cstheme="minorHAnsi"/>
            <w:sz w:val="22"/>
            <w:szCs w:val="22"/>
          </w:rPr>
          <w:t xml:space="preserve"> of the genome, and </w:t>
        </w:r>
      </w:ins>
      <m:oMath>
        <m:r>
          <w:ins w:id="82" w:author="Microsoft Office User" w:date="2020-08-12T01:23:00Z">
            <w:rPr>
              <w:rFonts w:ascii="Cambria Math" w:hAnsi="Cambria Math" w:cstheme="minorHAnsi"/>
              <w:sz w:val="22"/>
              <w:szCs w:val="22"/>
            </w:rPr>
            <m:t>q</m:t>
          </w:ins>
        </m:r>
      </m:oMath>
      <w:ins w:id="83" w:author="Microsoft Office User" w:date="2020-08-12T01:23:00Z">
        <w:r>
          <w:rPr>
            <w:rFonts w:cstheme="minorHAnsi"/>
            <w:sz w:val="22"/>
            <w:szCs w:val="22"/>
          </w:rPr>
          <w:t xml:space="preserve"> the transition from </w:t>
        </w:r>
        <w:proofErr w:type="spellStart"/>
        <w:r>
          <w:rPr>
            <w:rFonts w:cstheme="minorHAnsi"/>
            <w:sz w:val="22"/>
            <w:szCs w:val="22"/>
          </w:rPr>
          <w:t>holocentic</w:t>
        </w:r>
        <w:proofErr w:type="spellEnd"/>
        <w:r>
          <w:rPr>
            <w:rFonts w:cstheme="minorHAnsi"/>
            <w:sz w:val="22"/>
            <w:szCs w:val="22"/>
          </w:rPr>
          <w:t xml:space="preserve"> to monocentric. </w:t>
        </w:r>
      </w:ins>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63EC0BB3" w14:textId="77777777" w:rsidR="001928E3" w:rsidRPr="001928E3" w:rsidRDefault="006A5BDC" w:rsidP="001928E3">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928E3" w:rsidRPr="001928E3">
        <w:rPr>
          <w:noProof/>
        </w:rPr>
        <w:t>1.</w:t>
      </w:r>
      <w:r w:rsidR="001928E3" w:rsidRPr="001928E3">
        <w:rPr>
          <w:noProof/>
        </w:rPr>
        <w:tab/>
        <w:t>Wilson AC, Bush GL, Case SM, King MC. Social structuring of mammalian populations and rate of chromosomal evolution. Proceedings of the National Academy of Sciences. 1975;72(12):5061-5.</w:t>
      </w:r>
    </w:p>
    <w:p w14:paraId="7FF94E1D" w14:textId="77777777" w:rsidR="001928E3" w:rsidRPr="001928E3" w:rsidRDefault="001928E3" w:rsidP="001928E3">
      <w:pPr>
        <w:pStyle w:val="EndNoteBibliography"/>
        <w:spacing w:after="0"/>
        <w:rPr>
          <w:noProof/>
        </w:rPr>
      </w:pPr>
      <w:r w:rsidRPr="001928E3">
        <w:rPr>
          <w:noProof/>
        </w:rPr>
        <w:t>2.</w:t>
      </w:r>
      <w:r w:rsidRPr="001928E3">
        <w:rPr>
          <w:noProof/>
        </w:rPr>
        <w:tab/>
        <w:t>White MJD. Modes of speciation. San Francisco: : WH Freeman; 1978. 455 p.</w:t>
      </w:r>
    </w:p>
    <w:p w14:paraId="3EA3BCCA" w14:textId="77777777" w:rsidR="001928E3" w:rsidRPr="001928E3" w:rsidRDefault="001928E3" w:rsidP="001928E3">
      <w:pPr>
        <w:pStyle w:val="EndNoteBibliography"/>
        <w:spacing w:after="0"/>
        <w:rPr>
          <w:noProof/>
        </w:rPr>
      </w:pPr>
      <w:r w:rsidRPr="001928E3">
        <w:rPr>
          <w:noProof/>
        </w:rPr>
        <w:t>3.</w:t>
      </w:r>
      <w:r w:rsidRPr="001928E3">
        <w:rPr>
          <w:noProof/>
        </w:rPr>
        <w:tab/>
        <w:t>Bush GL. What do we really know about speciation? Perspectives on evolution. 1982:119-31.</w:t>
      </w:r>
    </w:p>
    <w:p w14:paraId="777705FC" w14:textId="77777777" w:rsidR="001928E3" w:rsidRPr="001928E3" w:rsidRDefault="001928E3" w:rsidP="001928E3">
      <w:pPr>
        <w:pStyle w:val="EndNoteBibliography"/>
        <w:spacing w:after="0"/>
        <w:rPr>
          <w:noProof/>
        </w:rPr>
      </w:pPr>
      <w:r w:rsidRPr="001928E3">
        <w:rPr>
          <w:noProof/>
        </w:rPr>
        <w:t>4.</w:t>
      </w:r>
      <w:r w:rsidRPr="001928E3">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71B1E03D" w14:textId="77777777" w:rsidR="001928E3" w:rsidRPr="001928E3" w:rsidRDefault="001928E3" w:rsidP="001928E3">
      <w:pPr>
        <w:pStyle w:val="EndNoteBibliography"/>
        <w:spacing w:after="0"/>
        <w:rPr>
          <w:noProof/>
        </w:rPr>
      </w:pPr>
      <w:r w:rsidRPr="001928E3">
        <w:rPr>
          <w:noProof/>
        </w:rPr>
        <w:t>5.</w:t>
      </w:r>
      <w:r w:rsidRPr="001928E3">
        <w:rPr>
          <w:noProof/>
        </w:rPr>
        <w:tab/>
        <w:t>Blackmon H, Justison J, Mayrose I, Goldberg EE. Meiotic drive shapes rates of karyotype evolution in mammals. Evolution. 2019;73(3):511-23.</w:t>
      </w:r>
    </w:p>
    <w:p w14:paraId="7172C1F2" w14:textId="77777777" w:rsidR="001928E3" w:rsidRPr="001928E3" w:rsidRDefault="001928E3" w:rsidP="001928E3">
      <w:pPr>
        <w:pStyle w:val="EndNoteBibliography"/>
        <w:spacing w:after="0"/>
        <w:rPr>
          <w:noProof/>
        </w:rPr>
      </w:pPr>
      <w:r w:rsidRPr="001928E3">
        <w:rPr>
          <w:noProof/>
        </w:rPr>
        <w:t>6.</w:t>
      </w:r>
      <w:r w:rsidRPr="001928E3">
        <w:rPr>
          <w:noProof/>
        </w:rPr>
        <w:tab/>
        <w:t>Blackmon H, Ross L, Bachtrog D. Sex Determination, Sex Chromosomes, and Karyotype Evolution in Insects. Journal of Heredity. 2017;108(1):78-93.</w:t>
      </w:r>
    </w:p>
    <w:p w14:paraId="41571625" w14:textId="77777777" w:rsidR="001928E3" w:rsidRPr="001928E3" w:rsidRDefault="001928E3" w:rsidP="001928E3">
      <w:pPr>
        <w:pStyle w:val="EndNoteBibliography"/>
        <w:spacing w:after="0"/>
        <w:rPr>
          <w:noProof/>
        </w:rPr>
      </w:pPr>
      <w:r w:rsidRPr="001928E3">
        <w:rPr>
          <w:noProof/>
        </w:rPr>
        <w:t>7.</w:t>
      </w:r>
      <w:r w:rsidRPr="001928E3">
        <w:rPr>
          <w:noProof/>
        </w:rPr>
        <w:tab/>
        <w:t>Petitpierre E. Why beetles have strikingly different rates of chromosomal evolution. Elytron. 1987;1:25-32.</w:t>
      </w:r>
    </w:p>
    <w:p w14:paraId="2DC759D0" w14:textId="77777777" w:rsidR="001928E3" w:rsidRPr="001928E3" w:rsidRDefault="001928E3" w:rsidP="001928E3">
      <w:pPr>
        <w:pStyle w:val="EndNoteBibliography"/>
        <w:spacing w:after="0"/>
        <w:rPr>
          <w:noProof/>
        </w:rPr>
      </w:pPr>
      <w:r w:rsidRPr="001928E3">
        <w:rPr>
          <w:noProof/>
        </w:rPr>
        <w:t>8.</w:t>
      </w:r>
      <w:r w:rsidRPr="001928E3">
        <w:rPr>
          <w:noProof/>
        </w:rPr>
        <w:tab/>
        <w:t>Faria R, Navarro A. Chromosomal speciation revisited: rearranging theory with pieces of evidence. Trends in ecology &amp; evolution. 2010;25(11):660-9.</w:t>
      </w:r>
    </w:p>
    <w:p w14:paraId="2DF2E68E" w14:textId="77777777" w:rsidR="001928E3" w:rsidRPr="001928E3" w:rsidRDefault="001928E3" w:rsidP="001928E3">
      <w:pPr>
        <w:pStyle w:val="EndNoteBibliography"/>
        <w:spacing w:after="0"/>
        <w:rPr>
          <w:noProof/>
        </w:rPr>
      </w:pPr>
      <w:r w:rsidRPr="001928E3">
        <w:rPr>
          <w:noProof/>
        </w:rPr>
        <w:t>9.</w:t>
      </w:r>
      <w:r w:rsidRPr="001928E3">
        <w:rPr>
          <w:noProof/>
        </w:rPr>
        <w:tab/>
        <w:t>Guerrero RF, Kirkpatrick M. Local Adaptation and the Evolution of Chromosome Fusions. Evolution. 2014.</w:t>
      </w:r>
    </w:p>
    <w:p w14:paraId="06DFB1F1" w14:textId="77777777" w:rsidR="001928E3" w:rsidRPr="001928E3" w:rsidRDefault="001928E3" w:rsidP="001928E3">
      <w:pPr>
        <w:pStyle w:val="EndNoteBibliography"/>
        <w:spacing w:after="0"/>
        <w:rPr>
          <w:noProof/>
        </w:rPr>
      </w:pPr>
      <w:r w:rsidRPr="001928E3">
        <w:rPr>
          <w:noProof/>
        </w:rPr>
        <w:t>10.</w:t>
      </w:r>
      <w:r w:rsidRPr="001928E3">
        <w:rPr>
          <w:noProof/>
        </w:rPr>
        <w:tab/>
        <w:t>Rieseberg LH. Chromosomal rearrangements and specieation. Trends Ecol Evol. 2001;16(7):351-8.</w:t>
      </w:r>
    </w:p>
    <w:p w14:paraId="20916D2A" w14:textId="77777777" w:rsidR="001928E3" w:rsidRPr="001928E3" w:rsidRDefault="001928E3" w:rsidP="001928E3">
      <w:pPr>
        <w:pStyle w:val="EndNoteBibliography"/>
        <w:spacing w:after="0"/>
        <w:rPr>
          <w:noProof/>
        </w:rPr>
      </w:pPr>
      <w:r w:rsidRPr="001928E3">
        <w:rPr>
          <w:noProof/>
        </w:rPr>
        <w:t>11.</w:t>
      </w:r>
      <w:r w:rsidRPr="001928E3">
        <w:rPr>
          <w:noProof/>
        </w:rPr>
        <w:tab/>
        <w:t>Lucek K. Evolutionary mechanisms of varying chromosome numbers in the radiation of Erebia butterflies. Genes. 2018;9(3):166.</w:t>
      </w:r>
    </w:p>
    <w:p w14:paraId="05035DA1" w14:textId="77777777" w:rsidR="001928E3" w:rsidRPr="001928E3" w:rsidRDefault="001928E3" w:rsidP="001928E3">
      <w:pPr>
        <w:pStyle w:val="EndNoteBibliography"/>
        <w:spacing w:after="0"/>
        <w:rPr>
          <w:noProof/>
        </w:rPr>
      </w:pPr>
      <w:r w:rsidRPr="001928E3">
        <w:rPr>
          <w:noProof/>
        </w:rPr>
        <w:t>12.</w:t>
      </w:r>
      <w:r w:rsidRPr="001928E3">
        <w:rPr>
          <w:noProof/>
        </w:rPr>
        <w:tab/>
        <w:t>Garagna S, Broccoli D, Redi CA, Searle JB, Cooke HJ, Capanna E. Robertsonian metacentrics of the house mouse lose telomeric sequences but retain some minor satellite DNA in the pericentromeric area. Chromosoma. 1995;103(10):685-92.</w:t>
      </w:r>
    </w:p>
    <w:p w14:paraId="4EE389E6" w14:textId="77777777" w:rsidR="001928E3" w:rsidRPr="001928E3" w:rsidRDefault="001928E3" w:rsidP="001928E3">
      <w:pPr>
        <w:pStyle w:val="EndNoteBibliography"/>
        <w:spacing w:after="0"/>
        <w:rPr>
          <w:noProof/>
        </w:rPr>
      </w:pPr>
      <w:r w:rsidRPr="001928E3">
        <w:rPr>
          <w:noProof/>
        </w:rPr>
        <w:t>13.</w:t>
      </w:r>
      <w:r w:rsidRPr="001928E3">
        <w:rPr>
          <w:noProof/>
        </w:rPr>
        <w:tab/>
        <w:t>Miga KH. Chromosome-specific centromere sequences provide an estimate of the ancestral chromosome 2 fusion event in hominin genomes. Journal of Heredity. 2017;108(1):45-52.</w:t>
      </w:r>
    </w:p>
    <w:p w14:paraId="6F545298" w14:textId="77777777" w:rsidR="001928E3" w:rsidRPr="001928E3" w:rsidRDefault="001928E3" w:rsidP="001928E3">
      <w:pPr>
        <w:pStyle w:val="EndNoteBibliography"/>
        <w:spacing w:after="0"/>
        <w:rPr>
          <w:noProof/>
        </w:rPr>
      </w:pPr>
      <w:r w:rsidRPr="001928E3">
        <w:rPr>
          <w:noProof/>
        </w:rPr>
        <w:t>14.</w:t>
      </w:r>
      <w:r w:rsidRPr="001928E3">
        <w:rPr>
          <w:noProof/>
        </w:rPr>
        <w:tab/>
        <w:t>Moretti A, Sabato S. Karyotype evolution by centromeric fission inZamia (Cycadales). Plant Systematics and Evolution. 1984;146(3-4):215-23.</w:t>
      </w:r>
    </w:p>
    <w:p w14:paraId="1BEC4A6F" w14:textId="77777777" w:rsidR="001928E3" w:rsidRPr="001928E3" w:rsidRDefault="001928E3" w:rsidP="001928E3">
      <w:pPr>
        <w:pStyle w:val="EndNoteBibliography"/>
        <w:spacing w:after="0"/>
        <w:rPr>
          <w:noProof/>
        </w:rPr>
      </w:pPr>
      <w:r w:rsidRPr="001928E3">
        <w:rPr>
          <w:noProof/>
        </w:rPr>
        <w:t>15.</w:t>
      </w:r>
      <w:r w:rsidRPr="001928E3">
        <w:rPr>
          <w:noProof/>
        </w:rPr>
        <w:tab/>
        <w:t>Harlan JR, deWet JM. On Ö. Winge and a prayer: the origins of polyploidy. The botanical review. 1975;41(4):361-90.</w:t>
      </w:r>
    </w:p>
    <w:p w14:paraId="7BA1B6E4" w14:textId="77777777" w:rsidR="001928E3" w:rsidRPr="001928E3" w:rsidRDefault="001928E3" w:rsidP="001928E3">
      <w:pPr>
        <w:pStyle w:val="EndNoteBibliography"/>
        <w:spacing w:after="0"/>
        <w:rPr>
          <w:noProof/>
        </w:rPr>
      </w:pPr>
      <w:r w:rsidRPr="001928E3">
        <w:rPr>
          <w:noProof/>
        </w:rPr>
        <w:t>16.</w:t>
      </w:r>
      <w:r w:rsidRPr="001928E3">
        <w:rPr>
          <w:noProof/>
        </w:rPr>
        <w:tab/>
        <w:t>Torres EM, Williams BR, Amon A. Aneuploidy: cells losing their balance. Genetics. 2008;179(2):737-46.</w:t>
      </w:r>
    </w:p>
    <w:p w14:paraId="393F1CCB" w14:textId="77777777" w:rsidR="001928E3" w:rsidRPr="001928E3" w:rsidRDefault="001928E3" w:rsidP="001928E3">
      <w:pPr>
        <w:pStyle w:val="EndNoteBibliography"/>
        <w:spacing w:after="0"/>
        <w:rPr>
          <w:noProof/>
        </w:rPr>
      </w:pPr>
      <w:r w:rsidRPr="001928E3">
        <w:rPr>
          <w:noProof/>
        </w:rPr>
        <w:t>17.</w:t>
      </w:r>
      <w:r w:rsidRPr="001928E3">
        <w:rPr>
          <w:noProof/>
        </w:rPr>
        <w:tab/>
        <w:t>Matsumoto T, Kitano J. The intricate relationship between sexually antagonistic selection and the evolution of sex chromosome fusions. Journal of theoretical biology. 2016;404:97-108.</w:t>
      </w:r>
    </w:p>
    <w:p w14:paraId="09D3F3D3" w14:textId="77777777" w:rsidR="001928E3" w:rsidRPr="001928E3" w:rsidRDefault="001928E3" w:rsidP="001928E3">
      <w:pPr>
        <w:pStyle w:val="EndNoteBibliography"/>
        <w:spacing w:after="0"/>
        <w:rPr>
          <w:noProof/>
        </w:rPr>
      </w:pPr>
      <w:r w:rsidRPr="001928E3">
        <w:rPr>
          <w:noProof/>
        </w:rPr>
        <w:t>18.</w:t>
      </w:r>
      <w:r w:rsidRPr="001928E3">
        <w:rPr>
          <w:noProof/>
        </w:rPr>
        <w:tab/>
        <w:t>Pennell MW, Kirkpatrick M, Otto SP, Vamosi JC, Peichel CL, Valenzuela N, et al. Y fuse? Sex chromosome fusions in fishes and reptiles. PLoS genetics. 2015;11(5):e1005237.</w:t>
      </w:r>
    </w:p>
    <w:p w14:paraId="7D5E6A98" w14:textId="77777777" w:rsidR="001928E3" w:rsidRPr="001928E3" w:rsidRDefault="001928E3" w:rsidP="001928E3">
      <w:pPr>
        <w:pStyle w:val="EndNoteBibliography"/>
        <w:spacing w:after="0"/>
        <w:rPr>
          <w:noProof/>
        </w:rPr>
      </w:pPr>
      <w:r w:rsidRPr="001928E3">
        <w:rPr>
          <w:noProof/>
        </w:rPr>
        <w:lastRenderedPageBreak/>
        <w:t>19.</w:t>
      </w:r>
      <w:r w:rsidRPr="001928E3">
        <w:rPr>
          <w:noProof/>
        </w:rPr>
        <w:tab/>
        <w:t>Hill J, Rastas P, Hornett EA, Neethiraj R, Clark N, Morehouse N, et al. Unprecedented reorganization of holocentric chromosomes provides insights into the enigma of lepidopteran chromosome evolution. Science advances. 2019;5(6):eaau3648.</w:t>
      </w:r>
    </w:p>
    <w:p w14:paraId="57422EAF" w14:textId="77777777" w:rsidR="001928E3" w:rsidRPr="001928E3" w:rsidRDefault="001928E3" w:rsidP="001928E3">
      <w:pPr>
        <w:pStyle w:val="EndNoteBibliography"/>
        <w:spacing w:after="0"/>
        <w:rPr>
          <w:noProof/>
        </w:rPr>
      </w:pPr>
      <w:r w:rsidRPr="001928E3">
        <w:rPr>
          <w:noProof/>
        </w:rPr>
        <w:t>20.</w:t>
      </w:r>
      <w:r w:rsidRPr="001928E3">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1043B1EB" w14:textId="77777777" w:rsidR="001928E3" w:rsidRPr="001928E3" w:rsidRDefault="001928E3" w:rsidP="001928E3">
      <w:pPr>
        <w:pStyle w:val="EndNoteBibliography"/>
        <w:spacing w:after="0"/>
        <w:rPr>
          <w:noProof/>
        </w:rPr>
      </w:pPr>
      <w:r w:rsidRPr="001928E3">
        <w:rPr>
          <w:noProof/>
        </w:rPr>
        <w:t>21.</w:t>
      </w:r>
      <w:r w:rsidRPr="001928E3">
        <w:rPr>
          <w:noProof/>
        </w:rPr>
        <w:tab/>
        <w:t>Melters DP, Paliulis LV, Korf IF, Chan SW. Holocentric chromosomes: convergent evolution, meiotic adaptations, and genomic analysis. Chromosome Research. 2012;20(5):579-93.</w:t>
      </w:r>
    </w:p>
    <w:p w14:paraId="6920EF1A" w14:textId="77777777" w:rsidR="001928E3" w:rsidRPr="001928E3" w:rsidRDefault="001928E3" w:rsidP="001928E3">
      <w:pPr>
        <w:pStyle w:val="EndNoteBibliography"/>
        <w:spacing w:after="0"/>
        <w:rPr>
          <w:noProof/>
        </w:rPr>
      </w:pPr>
      <w:r w:rsidRPr="001928E3">
        <w:rPr>
          <w:noProof/>
        </w:rPr>
        <w:t>22.</w:t>
      </w:r>
      <w:r w:rsidRPr="001928E3">
        <w:rPr>
          <w:noProof/>
        </w:rPr>
        <w:tab/>
        <w:t>Mola L, Papeschi A. Holokinetic chromosomes at a glance. BAG-Journal of Basic and Applied Genetics. 2006;17(1):17-33.</w:t>
      </w:r>
    </w:p>
    <w:p w14:paraId="2F56FE03" w14:textId="77777777" w:rsidR="001928E3" w:rsidRPr="001928E3" w:rsidRDefault="001928E3" w:rsidP="001928E3">
      <w:pPr>
        <w:pStyle w:val="EndNoteBibliography"/>
        <w:spacing w:after="0"/>
        <w:rPr>
          <w:noProof/>
        </w:rPr>
      </w:pPr>
      <w:r w:rsidRPr="001928E3">
        <w:rPr>
          <w:noProof/>
        </w:rPr>
        <w:t>23.</w:t>
      </w:r>
      <w:r w:rsidRPr="001928E3">
        <w:rPr>
          <w:noProof/>
        </w:rPr>
        <w:tab/>
        <w:t>Luceño M, Guerra M. Numerical variations in species exhibiting holocentric chromosomes: a nomenclatural proposal. Caryologia. 1996;49(3-4):301-9.</w:t>
      </w:r>
    </w:p>
    <w:p w14:paraId="4DCA7586" w14:textId="77777777" w:rsidR="001928E3" w:rsidRPr="001928E3" w:rsidRDefault="001928E3" w:rsidP="001928E3">
      <w:pPr>
        <w:pStyle w:val="EndNoteBibliography"/>
        <w:spacing w:after="0"/>
        <w:rPr>
          <w:noProof/>
        </w:rPr>
      </w:pPr>
      <w:r w:rsidRPr="001928E3">
        <w:rPr>
          <w:noProof/>
        </w:rPr>
        <w:t>24.</w:t>
      </w:r>
      <w:r w:rsidRPr="001928E3">
        <w:rPr>
          <w:noProof/>
        </w:rPr>
        <w:tab/>
        <w:t>Malheiros-Garde N, Gardé A. Fragmentation as a possible evolutionary process in the genus Luzula DC. Genetica Iberica. 1950;2:257-62.</w:t>
      </w:r>
    </w:p>
    <w:p w14:paraId="3A30E82B" w14:textId="77777777" w:rsidR="001928E3" w:rsidRPr="001928E3" w:rsidRDefault="001928E3" w:rsidP="001928E3">
      <w:pPr>
        <w:pStyle w:val="EndNoteBibliography"/>
        <w:spacing w:after="0"/>
        <w:rPr>
          <w:noProof/>
        </w:rPr>
      </w:pPr>
      <w:r w:rsidRPr="001928E3">
        <w:rPr>
          <w:noProof/>
        </w:rPr>
        <w:t>25.</w:t>
      </w:r>
      <w:r w:rsidRPr="001928E3">
        <w:rPr>
          <w:noProof/>
        </w:rPr>
        <w:tab/>
        <w:t>Faulkner J. Chromosome studies on Carex section Acutae in north-west Europe. Botanical Journal of the Linnean Society. 1972;65(3):271-301.</w:t>
      </w:r>
    </w:p>
    <w:p w14:paraId="306CD900" w14:textId="77777777" w:rsidR="001928E3" w:rsidRPr="001928E3" w:rsidRDefault="001928E3" w:rsidP="001928E3">
      <w:pPr>
        <w:pStyle w:val="EndNoteBibliography"/>
        <w:spacing w:after="0"/>
        <w:rPr>
          <w:noProof/>
        </w:rPr>
      </w:pPr>
      <w:r w:rsidRPr="001928E3">
        <w:rPr>
          <w:noProof/>
        </w:rPr>
        <w:t>26.</w:t>
      </w:r>
      <w:r w:rsidRPr="001928E3">
        <w:rPr>
          <w:noProof/>
        </w:rPr>
        <w:tab/>
        <w:t>Cope T, editor Cytology and hybridization in the Juncus bufonius L. aggregate in western Europe. Watsonia; 1985: Citeseer.</w:t>
      </w:r>
    </w:p>
    <w:p w14:paraId="34BFD568" w14:textId="77777777" w:rsidR="001928E3" w:rsidRPr="001928E3" w:rsidRDefault="001928E3" w:rsidP="001928E3">
      <w:pPr>
        <w:pStyle w:val="EndNoteBibliography"/>
        <w:spacing w:after="0"/>
        <w:rPr>
          <w:noProof/>
        </w:rPr>
      </w:pPr>
      <w:r w:rsidRPr="001928E3">
        <w:rPr>
          <w:noProof/>
        </w:rPr>
        <w:t>27.</w:t>
      </w:r>
      <w:r w:rsidRPr="001928E3">
        <w:rPr>
          <w:noProof/>
        </w:rPr>
        <w:tab/>
        <w:t>Escudero M, Hipp AL, Hansen TF, Voje KL, Luceño M. Selection and inertia in the evolution of holocentric chromosomes in sedges (Carex, Cyperaceae). New Phytologist. 2012;195(1):237-47.</w:t>
      </w:r>
    </w:p>
    <w:p w14:paraId="5223CAB5" w14:textId="77777777" w:rsidR="001928E3" w:rsidRPr="001928E3" w:rsidRDefault="001928E3" w:rsidP="001928E3">
      <w:pPr>
        <w:pStyle w:val="EndNoteBibliography"/>
        <w:spacing w:after="0"/>
        <w:rPr>
          <w:noProof/>
        </w:rPr>
      </w:pPr>
      <w:r w:rsidRPr="001928E3">
        <w:rPr>
          <w:noProof/>
        </w:rPr>
        <w:t>28.</w:t>
      </w:r>
      <w:r w:rsidRPr="001928E3">
        <w:rPr>
          <w:noProof/>
        </w:rPr>
        <w:tab/>
        <w:t>Schneider MC, Zacaro AA, Pinto-da-Rocha R, Candido DM, Cella DM. Complex meiotic configuration of the holocentric chromosomes: the intriguing case of the scorpion Tityus bahiensis. Chromosome Research. 2009;17(7):883-98.</w:t>
      </w:r>
    </w:p>
    <w:p w14:paraId="0F64682F" w14:textId="77777777" w:rsidR="001928E3" w:rsidRPr="001928E3" w:rsidRDefault="001928E3" w:rsidP="001928E3">
      <w:pPr>
        <w:pStyle w:val="EndNoteBibliography"/>
        <w:spacing w:after="0"/>
        <w:rPr>
          <w:noProof/>
        </w:rPr>
      </w:pPr>
      <w:r w:rsidRPr="001928E3">
        <w:rPr>
          <w:noProof/>
        </w:rPr>
        <w:t>29.</w:t>
      </w:r>
      <w:r w:rsidRPr="001928E3">
        <w:rPr>
          <w:noProof/>
        </w:rPr>
        <w:tab/>
        <w:t>Panzera F, Pérez R, Hornos S, Panzera Y, Cestau R, Delgado V, et al. Chromosome numbers in the Triatominae (Hemiptera-Reduviidae): a review. Memórias do Instituto Oswaldo Cruz. 1996;91(4):515-8.</w:t>
      </w:r>
    </w:p>
    <w:p w14:paraId="2DBDE54B" w14:textId="77777777" w:rsidR="001928E3" w:rsidRPr="001928E3" w:rsidRDefault="001928E3" w:rsidP="001928E3">
      <w:pPr>
        <w:pStyle w:val="EndNoteBibliography"/>
        <w:spacing w:after="0"/>
        <w:rPr>
          <w:noProof/>
        </w:rPr>
      </w:pPr>
      <w:r w:rsidRPr="001928E3">
        <w:rPr>
          <w:noProof/>
        </w:rPr>
        <w:t>30.</w:t>
      </w:r>
      <w:r w:rsidRPr="001928E3">
        <w:rPr>
          <w:noProof/>
        </w:rPr>
        <w:tab/>
        <w:t>Mora C, Tittensor DP, Adl S, Simpson AG, Worm B. How many species are there on Earth and in the ocean? PLoS biology. 2011;9(8).</w:t>
      </w:r>
    </w:p>
    <w:p w14:paraId="48354844" w14:textId="77777777" w:rsidR="001928E3" w:rsidRPr="001928E3" w:rsidRDefault="001928E3" w:rsidP="001928E3">
      <w:pPr>
        <w:pStyle w:val="EndNoteBibliography"/>
        <w:spacing w:after="0"/>
        <w:rPr>
          <w:noProof/>
        </w:rPr>
      </w:pPr>
      <w:r w:rsidRPr="001928E3">
        <w:rPr>
          <w:noProof/>
        </w:rPr>
        <w:t>31.</w:t>
      </w:r>
      <w:r w:rsidRPr="001928E3">
        <w:rPr>
          <w:noProof/>
        </w:rPr>
        <w:tab/>
        <w:t>Ross L, Blackmon H, Lorite P, Gokhman VE, Hardy NB. Recombination, chromosome number and eusociality in the Hymenoptera. Journal of evolutionary biology. 2015;28(1):105-16.</w:t>
      </w:r>
    </w:p>
    <w:p w14:paraId="09F32C7B" w14:textId="77777777" w:rsidR="001928E3" w:rsidRPr="001928E3" w:rsidRDefault="001928E3" w:rsidP="001928E3">
      <w:pPr>
        <w:pStyle w:val="EndNoteBibliography"/>
        <w:spacing w:after="0"/>
        <w:rPr>
          <w:noProof/>
        </w:rPr>
      </w:pPr>
      <w:r w:rsidRPr="001928E3">
        <w:rPr>
          <w:noProof/>
        </w:rPr>
        <w:t>32.</w:t>
      </w:r>
      <w:r w:rsidRPr="001928E3">
        <w:rPr>
          <w:noProof/>
        </w:rPr>
        <w:tab/>
        <w:t>Vershinina AO, Lukhtanov VA. Evolutionary mechanisms of runaway chromosome number change in Agrodiaetus butterflies. Scientific reports. 2017;7(1):1-9.</w:t>
      </w:r>
    </w:p>
    <w:p w14:paraId="410B6EBB" w14:textId="77777777" w:rsidR="001928E3" w:rsidRPr="001928E3" w:rsidRDefault="001928E3" w:rsidP="001928E3">
      <w:pPr>
        <w:pStyle w:val="EndNoteBibliography"/>
        <w:spacing w:after="0"/>
        <w:rPr>
          <w:noProof/>
        </w:rPr>
      </w:pPr>
      <w:r w:rsidRPr="001928E3">
        <w:rPr>
          <w:noProof/>
        </w:rPr>
        <w:t>33.</w:t>
      </w:r>
      <w:r w:rsidRPr="001928E3">
        <w:rPr>
          <w:noProof/>
        </w:rPr>
        <w:tab/>
        <w:t>Cook LG. Extraordinary and extensive karyotypic variation: a 48-fold range in chromosome number in the gall-inducing scale insect Apiomorpha (Hemiptera: Coccoidea: Eriococcidae). Genome. 2000;43(2):255-63.</w:t>
      </w:r>
    </w:p>
    <w:p w14:paraId="74C771BA" w14:textId="77777777" w:rsidR="001928E3" w:rsidRPr="001928E3" w:rsidRDefault="001928E3" w:rsidP="001928E3">
      <w:pPr>
        <w:pStyle w:val="EndNoteBibliography"/>
        <w:spacing w:after="0"/>
        <w:rPr>
          <w:noProof/>
        </w:rPr>
      </w:pPr>
      <w:r w:rsidRPr="001928E3">
        <w:rPr>
          <w:noProof/>
        </w:rPr>
        <w:t>34.</w:t>
      </w:r>
      <w:r w:rsidRPr="001928E3">
        <w:rPr>
          <w:noProof/>
        </w:rPr>
        <w:tab/>
        <w:t>Church SH, Donoughe S, de Medeiros BA, Extavour CG. Insect egg size and shape evolve with ecology but not developmental rate. Nature. 2019;571(7763):58-62.</w:t>
      </w:r>
    </w:p>
    <w:p w14:paraId="7276A47C" w14:textId="77777777" w:rsidR="001928E3" w:rsidRPr="001928E3" w:rsidRDefault="001928E3" w:rsidP="001928E3">
      <w:pPr>
        <w:pStyle w:val="EndNoteBibliography"/>
        <w:spacing w:after="0"/>
        <w:rPr>
          <w:noProof/>
        </w:rPr>
      </w:pPr>
      <w:r w:rsidRPr="001928E3">
        <w:rPr>
          <w:noProof/>
        </w:rPr>
        <w:t>35.</w:t>
      </w:r>
      <w:r w:rsidRPr="001928E3">
        <w:rPr>
          <w:noProof/>
        </w:rPr>
        <w:tab/>
        <w:t>Misof B, Liu S, Meusemann K, Peters RS, Donath A, Mayer C, et al. Phylogenomics resolves the timing and pattern of insect evolution. Science. 2014;346(6210):763-7.</w:t>
      </w:r>
    </w:p>
    <w:p w14:paraId="737BC0F3" w14:textId="77777777" w:rsidR="001928E3" w:rsidRPr="001928E3" w:rsidRDefault="001928E3" w:rsidP="001928E3">
      <w:pPr>
        <w:pStyle w:val="EndNoteBibliography"/>
        <w:spacing w:after="0"/>
        <w:rPr>
          <w:noProof/>
        </w:rPr>
      </w:pPr>
      <w:r w:rsidRPr="001928E3">
        <w:rPr>
          <w:noProof/>
        </w:rPr>
        <w:lastRenderedPageBreak/>
        <w:t>36.</w:t>
      </w:r>
      <w:r w:rsidRPr="001928E3">
        <w:rPr>
          <w:noProof/>
        </w:rPr>
        <w:tab/>
        <w:t>Rainford JL, Hofreiter M, Nicholson DB, Mayhew PJ. Phylogenetic distribution of extant richness suggests metamorphosis is a key innovation driving diversification in insects. PLoS One. 2014;9(10).</w:t>
      </w:r>
    </w:p>
    <w:p w14:paraId="223094D8" w14:textId="77777777" w:rsidR="001928E3" w:rsidRPr="001928E3" w:rsidRDefault="001928E3" w:rsidP="001928E3">
      <w:pPr>
        <w:pStyle w:val="EndNoteBibliography"/>
        <w:spacing w:after="0"/>
        <w:rPr>
          <w:noProof/>
        </w:rPr>
      </w:pPr>
      <w:r w:rsidRPr="001928E3">
        <w:rPr>
          <w:noProof/>
        </w:rPr>
        <w:t>37.</w:t>
      </w:r>
      <w:r w:rsidRPr="001928E3">
        <w:rPr>
          <w:noProof/>
        </w:rPr>
        <w:tab/>
        <w:t>FitzJohn RG. Diversitree: comparative phylogenetic analyses of diversification in R. Methods in Ecology and Evolution. 2012;3(6):1084-92.</w:t>
      </w:r>
    </w:p>
    <w:p w14:paraId="45D43C4F" w14:textId="77777777" w:rsidR="001928E3" w:rsidRPr="001928E3" w:rsidRDefault="001928E3" w:rsidP="001928E3">
      <w:pPr>
        <w:pStyle w:val="EndNoteBibliography"/>
        <w:spacing w:after="0"/>
        <w:rPr>
          <w:noProof/>
        </w:rPr>
      </w:pPr>
      <w:r w:rsidRPr="001928E3">
        <w:rPr>
          <w:noProof/>
        </w:rPr>
        <w:t>38.</w:t>
      </w:r>
      <w:r w:rsidRPr="001928E3">
        <w:rPr>
          <w:noProof/>
        </w:rPr>
        <w:tab/>
        <w:t>Team RC. R: A language and environment for statistical computing. R Foundation for Statistical Computing. Vienna, Austria2020.</w:t>
      </w:r>
    </w:p>
    <w:p w14:paraId="67B7EE51" w14:textId="77777777" w:rsidR="001928E3" w:rsidRPr="001928E3" w:rsidRDefault="001928E3" w:rsidP="001928E3">
      <w:pPr>
        <w:pStyle w:val="EndNoteBibliography"/>
        <w:spacing w:after="0"/>
        <w:rPr>
          <w:noProof/>
        </w:rPr>
      </w:pPr>
      <w:r w:rsidRPr="001928E3">
        <w:rPr>
          <w:noProof/>
        </w:rPr>
        <w:t>39.</w:t>
      </w:r>
      <w:r w:rsidRPr="001928E3">
        <w:rPr>
          <w:noProof/>
        </w:rPr>
        <w:tab/>
        <w:t>Robinson R. Lepidoptera genetics. Oxford: Pergamon Press; 1971.</w:t>
      </w:r>
    </w:p>
    <w:p w14:paraId="021C2547" w14:textId="77777777" w:rsidR="001928E3" w:rsidRPr="001928E3" w:rsidRDefault="001928E3" w:rsidP="001928E3">
      <w:pPr>
        <w:pStyle w:val="EndNoteBibliography"/>
        <w:spacing w:after="0"/>
        <w:rPr>
          <w:noProof/>
        </w:rPr>
      </w:pPr>
      <w:r w:rsidRPr="001928E3">
        <w:rPr>
          <w:noProof/>
        </w:rPr>
        <w:t>40.</w:t>
      </w:r>
      <w:r w:rsidRPr="001928E3">
        <w:rPr>
          <w:noProof/>
        </w:rPr>
        <w:tab/>
        <w:t>Chmátal L, Gabriel SI, Mitsainas GP, Martínez-Vargas J, Ventura J, Searle JB, et al. Centromere strength provides the cell biological basis for meiotic drive and karyotype evolution in mice. Current Biology. 2014;24(19):2295-300.</w:t>
      </w:r>
    </w:p>
    <w:p w14:paraId="429403E4" w14:textId="77777777" w:rsidR="001928E3" w:rsidRPr="001928E3" w:rsidRDefault="001928E3" w:rsidP="001928E3">
      <w:pPr>
        <w:pStyle w:val="EndNoteBibliography"/>
        <w:spacing w:after="0"/>
        <w:rPr>
          <w:noProof/>
        </w:rPr>
      </w:pPr>
      <w:r w:rsidRPr="001928E3">
        <w:rPr>
          <w:noProof/>
        </w:rPr>
        <w:t>41.</w:t>
      </w:r>
      <w:r w:rsidRPr="001928E3">
        <w:rPr>
          <w:noProof/>
        </w:rPr>
        <w:tab/>
        <w:t>Gassmann R, Rechtsteiner A, Yuen KW, Muroyama A, Egelhofer T, Gaydos L, et al. An inverse relationship to germline transcription defines centromeric chromatin in C. elegans. Nature. 2012;484(7395):534-7.</w:t>
      </w:r>
    </w:p>
    <w:p w14:paraId="3F9C3CA8" w14:textId="77777777" w:rsidR="001928E3" w:rsidRPr="001928E3" w:rsidRDefault="001928E3" w:rsidP="001928E3">
      <w:pPr>
        <w:pStyle w:val="EndNoteBibliography"/>
        <w:spacing w:after="0"/>
        <w:rPr>
          <w:noProof/>
        </w:rPr>
      </w:pPr>
      <w:r w:rsidRPr="001928E3">
        <w:rPr>
          <w:noProof/>
        </w:rPr>
        <w:t>42.</w:t>
      </w:r>
      <w:r w:rsidRPr="001928E3">
        <w:rPr>
          <w:noProof/>
        </w:rPr>
        <w:tab/>
        <w:t>Li Z, Tiley GP, Galuska SR, Reardon CR, Kidder TI, Rundell RJ, et al. Multiple large-scale gene and genome duplications during the evolution of hexapods. Proceedings of the National Academy of Sciences. 2018;115(18):4713-8.</w:t>
      </w:r>
    </w:p>
    <w:p w14:paraId="62CD9E1C" w14:textId="77777777" w:rsidR="001928E3" w:rsidRPr="001928E3" w:rsidRDefault="001928E3" w:rsidP="001928E3">
      <w:pPr>
        <w:pStyle w:val="EndNoteBibliography"/>
        <w:spacing w:after="0"/>
        <w:rPr>
          <w:noProof/>
        </w:rPr>
      </w:pPr>
      <w:r w:rsidRPr="001928E3">
        <w:rPr>
          <w:noProof/>
        </w:rPr>
        <w:t>43.</w:t>
      </w:r>
      <w:r w:rsidRPr="001928E3">
        <w:rPr>
          <w:noProof/>
        </w:rPr>
        <w:tab/>
        <w:t>Li Z, Tiley GP, Rundell RJ, Barker MS. Reply to Nakatani and McLysaght: analyzing deep duplication events. Proceedings of the National Academy of Sciences. 2019;116(6):1819-20.</w:t>
      </w:r>
    </w:p>
    <w:p w14:paraId="7E4FD4F8" w14:textId="77777777" w:rsidR="001928E3" w:rsidRPr="001928E3" w:rsidRDefault="001928E3" w:rsidP="001928E3">
      <w:pPr>
        <w:pStyle w:val="EndNoteBibliography"/>
        <w:spacing w:after="0"/>
        <w:rPr>
          <w:noProof/>
        </w:rPr>
      </w:pPr>
      <w:r w:rsidRPr="001928E3">
        <w:rPr>
          <w:noProof/>
        </w:rPr>
        <w:t>44.</w:t>
      </w:r>
      <w:r w:rsidRPr="001928E3">
        <w:rPr>
          <w:noProof/>
        </w:rPr>
        <w:tab/>
        <w:t>Nakatani Y, McLysaght A. Macrosynteny analysis shows the absence of ancient whole-genome duplication in lepidopteran insects. Proceedings of the National Academy of Sciences. 2019;116(6):1816-8.</w:t>
      </w:r>
    </w:p>
    <w:p w14:paraId="7EBDF509" w14:textId="77777777" w:rsidR="001928E3" w:rsidRPr="001928E3" w:rsidRDefault="001928E3" w:rsidP="001928E3">
      <w:pPr>
        <w:pStyle w:val="EndNoteBibliography"/>
        <w:spacing w:after="0"/>
        <w:rPr>
          <w:noProof/>
        </w:rPr>
      </w:pPr>
      <w:r w:rsidRPr="001928E3">
        <w:rPr>
          <w:noProof/>
        </w:rPr>
        <w:t>45.</w:t>
      </w:r>
      <w:r w:rsidRPr="001928E3">
        <w:rPr>
          <w:noProof/>
        </w:rPr>
        <w:tab/>
        <w:t>Lukhtanov VA, Shapoval NA, Anokhin BA, Saifitdinova AF, Kuznetsova VG. Homoploid hybrid speciation and genome evolution via chromosome sorting. Proceedings of the Royal Society B: Biological Sciences. 2015;282(1807):20150157.</w:t>
      </w:r>
    </w:p>
    <w:p w14:paraId="009E12DA" w14:textId="77777777" w:rsidR="001928E3" w:rsidRPr="001928E3" w:rsidRDefault="001928E3" w:rsidP="001928E3">
      <w:pPr>
        <w:pStyle w:val="EndNoteBibliography"/>
        <w:spacing w:after="0"/>
        <w:rPr>
          <w:noProof/>
        </w:rPr>
      </w:pPr>
      <w:r w:rsidRPr="001928E3">
        <w:rPr>
          <w:noProof/>
        </w:rPr>
        <w:t>46.</w:t>
      </w:r>
      <w:r w:rsidRPr="001928E3">
        <w:rPr>
          <w:noProof/>
        </w:rPr>
        <w:tab/>
        <w:t>Glick L, Mayrose I. ChromEvol: assessing the pattern of chromosome number evolution and the inference of polyploidy along a phylogeny. Molecular Biology and Evolution. 2014;31(7):1914-22.</w:t>
      </w:r>
    </w:p>
    <w:p w14:paraId="561847D8" w14:textId="77777777" w:rsidR="001928E3" w:rsidRPr="001928E3" w:rsidRDefault="001928E3" w:rsidP="001928E3">
      <w:pPr>
        <w:pStyle w:val="EndNoteBibliography"/>
        <w:spacing w:after="0"/>
        <w:rPr>
          <w:noProof/>
        </w:rPr>
      </w:pPr>
      <w:r w:rsidRPr="001928E3">
        <w:rPr>
          <w:noProof/>
        </w:rPr>
        <w:t>47.</w:t>
      </w:r>
      <w:r w:rsidRPr="001928E3">
        <w:rPr>
          <w:noProof/>
        </w:rPr>
        <w:tab/>
        <w:t>Mayrose I, Barker MS, Otto SP. Probabilistic models of chromosome number evolution and the inference of polyploidy. Systematic biology. 2010;59(2):132-44.</w:t>
      </w:r>
    </w:p>
    <w:p w14:paraId="06B7E9D7" w14:textId="77777777" w:rsidR="001928E3" w:rsidRPr="001928E3" w:rsidRDefault="001928E3" w:rsidP="001928E3">
      <w:pPr>
        <w:pStyle w:val="EndNoteBibliography"/>
        <w:spacing w:after="0"/>
        <w:rPr>
          <w:noProof/>
        </w:rPr>
      </w:pPr>
      <w:r w:rsidRPr="001928E3">
        <w:rPr>
          <w:noProof/>
        </w:rPr>
        <w:t>48.</w:t>
      </w:r>
      <w:r w:rsidRPr="001928E3">
        <w:rPr>
          <w:noProof/>
        </w:rPr>
        <w:tab/>
        <w:t>Zenil‐Ferguson R, Ponciano JM, Burleigh JG. Testing the association of phenotypes with polyploidy: An example using herbaceous and woody eudicots. Evolution. 2017;71(5):1138-48.</w:t>
      </w:r>
    </w:p>
    <w:p w14:paraId="6366A1F2" w14:textId="77777777" w:rsidR="001928E3" w:rsidRPr="001928E3" w:rsidRDefault="001928E3" w:rsidP="001928E3">
      <w:pPr>
        <w:pStyle w:val="EndNoteBibliography"/>
        <w:spacing w:after="0"/>
        <w:rPr>
          <w:noProof/>
        </w:rPr>
      </w:pPr>
      <w:r w:rsidRPr="001928E3">
        <w:rPr>
          <w:noProof/>
        </w:rPr>
        <w:t>49.</w:t>
      </w:r>
      <w:r w:rsidRPr="001928E3">
        <w:rPr>
          <w:noProof/>
        </w:rPr>
        <w:tab/>
        <w:t>Poggio M, Bressa M, Papeschi A. Karyotype evolution in Reduviidae (Insecta: Heteroptera) with special reference to Stenopodainae and Harpactorinae. Comparative Cytogenetics. 2007;1(2):159-68.</w:t>
      </w:r>
    </w:p>
    <w:p w14:paraId="37F9D62E" w14:textId="77777777" w:rsidR="001928E3" w:rsidRPr="001928E3" w:rsidRDefault="001928E3" w:rsidP="001928E3">
      <w:pPr>
        <w:pStyle w:val="EndNoteBibliography"/>
        <w:spacing w:after="0"/>
        <w:rPr>
          <w:noProof/>
        </w:rPr>
      </w:pPr>
      <w:r w:rsidRPr="001928E3">
        <w:rPr>
          <w:noProof/>
        </w:rPr>
        <w:t>50.</w:t>
      </w:r>
      <w:r w:rsidRPr="001928E3">
        <w:rPr>
          <w:noProof/>
        </w:rPr>
        <w:tab/>
        <w:t>White M, Key K, André M, Cheney J. Cytogenetics of the viatica group of morabine grasshoppers II. Kangaroo Island populations. Australian Journal of Zoology. 1969;17(2):313-28.</w:t>
      </w:r>
    </w:p>
    <w:p w14:paraId="39ABE053" w14:textId="77777777" w:rsidR="001928E3" w:rsidRPr="001928E3" w:rsidRDefault="001928E3" w:rsidP="001928E3">
      <w:pPr>
        <w:pStyle w:val="EndNoteBibliography"/>
        <w:spacing w:after="0"/>
        <w:rPr>
          <w:noProof/>
        </w:rPr>
      </w:pPr>
      <w:r w:rsidRPr="001928E3">
        <w:rPr>
          <w:noProof/>
        </w:rPr>
        <w:t>51.</w:t>
      </w:r>
      <w:r w:rsidRPr="001928E3">
        <w:rPr>
          <w:noProof/>
        </w:rPr>
        <w:tab/>
        <w:t>Lande R. The expected fixation rate of chromosomal inversions. Evolution. 1984:743-52.</w:t>
      </w:r>
    </w:p>
    <w:p w14:paraId="023A738D" w14:textId="77777777" w:rsidR="001928E3" w:rsidRPr="001928E3" w:rsidRDefault="001928E3" w:rsidP="001928E3">
      <w:pPr>
        <w:pStyle w:val="EndNoteBibliography"/>
        <w:spacing w:after="0"/>
        <w:rPr>
          <w:noProof/>
        </w:rPr>
      </w:pPr>
      <w:r w:rsidRPr="001928E3">
        <w:rPr>
          <w:noProof/>
        </w:rPr>
        <w:t>52.</w:t>
      </w:r>
      <w:r w:rsidRPr="001928E3">
        <w:rPr>
          <w:noProof/>
        </w:rPr>
        <w:tab/>
        <w:t>Bengtsson BO. Rates of karyotype evolution in placental mammals. Hereditas. 1980;92:37-47.</w:t>
      </w:r>
    </w:p>
    <w:p w14:paraId="3A5B916B" w14:textId="77777777" w:rsidR="001928E3" w:rsidRPr="001928E3" w:rsidRDefault="001928E3" w:rsidP="001928E3">
      <w:pPr>
        <w:pStyle w:val="EndNoteBibliography"/>
        <w:spacing w:after="0"/>
        <w:rPr>
          <w:noProof/>
        </w:rPr>
      </w:pPr>
      <w:r w:rsidRPr="001928E3">
        <w:rPr>
          <w:noProof/>
        </w:rPr>
        <w:t>53.</w:t>
      </w:r>
      <w:r w:rsidRPr="001928E3">
        <w:rPr>
          <w:noProof/>
        </w:rPr>
        <w:tab/>
        <w:t>Bush GL, Case SM, Wilson AC, Patton JL. Rapid speciation and chromosomal evolution in mammals. Proceedings of the National Academy of Sciences. 1977;74(9):3942-6.</w:t>
      </w:r>
    </w:p>
    <w:p w14:paraId="583295A7" w14:textId="77777777" w:rsidR="001928E3" w:rsidRPr="001928E3" w:rsidRDefault="001928E3" w:rsidP="001928E3">
      <w:pPr>
        <w:pStyle w:val="EndNoteBibliography"/>
        <w:spacing w:after="0"/>
        <w:rPr>
          <w:noProof/>
        </w:rPr>
      </w:pPr>
      <w:r w:rsidRPr="001928E3">
        <w:rPr>
          <w:noProof/>
        </w:rPr>
        <w:t>54.</w:t>
      </w:r>
      <w:r w:rsidRPr="001928E3">
        <w:rPr>
          <w:noProof/>
        </w:rPr>
        <w:tab/>
        <w:t>Imai HT, Maruyama T, Crozier RH. Rates of Mammalian Karyotype Evolution by the Karyograph Method. The American Naturalist. 1983;121(4):477-88.</w:t>
      </w:r>
    </w:p>
    <w:p w14:paraId="4A5B314A" w14:textId="77777777" w:rsidR="001928E3" w:rsidRPr="001928E3" w:rsidRDefault="001928E3" w:rsidP="001928E3">
      <w:pPr>
        <w:pStyle w:val="EndNoteBibliography"/>
        <w:spacing w:after="0"/>
        <w:rPr>
          <w:noProof/>
        </w:rPr>
      </w:pPr>
      <w:r w:rsidRPr="001928E3">
        <w:rPr>
          <w:noProof/>
        </w:rPr>
        <w:lastRenderedPageBreak/>
        <w:t>55.</w:t>
      </w:r>
      <w:r w:rsidRPr="001928E3">
        <w:rPr>
          <w:noProof/>
        </w:rPr>
        <w:tab/>
        <w:t>Larson A, Prager EM, Wilson AC. Chromosomal evolution, speciation and morphological change in vertebrates: the role of social behaviour. Chromosomes Today. 1984;8:215-28.</w:t>
      </w:r>
    </w:p>
    <w:p w14:paraId="3C0E63CC" w14:textId="77777777" w:rsidR="001928E3" w:rsidRPr="001928E3" w:rsidRDefault="001928E3" w:rsidP="001928E3">
      <w:pPr>
        <w:pStyle w:val="EndNoteBibliography"/>
        <w:rPr>
          <w:noProof/>
        </w:rPr>
      </w:pPr>
      <w:r w:rsidRPr="001928E3">
        <w:rPr>
          <w:noProof/>
        </w:rPr>
        <w:t>56.</w:t>
      </w:r>
      <w:r w:rsidRPr="001928E3">
        <w:rPr>
          <w:noProof/>
        </w:rPr>
        <w:tab/>
        <w:t>Coyne JA. Correlation between heterozygosity and rate of chromosome evolution in animals. The American Naturalist. 1984;123(5):725-9.</w:t>
      </w:r>
    </w:p>
    <w:p w14:paraId="2914EA79" w14:textId="42D9E40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9621D" w14:textId="77777777" w:rsidR="00D006DC" w:rsidRDefault="00D006DC" w:rsidP="00854D0F">
      <w:pPr>
        <w:spacing w:after="0"/>
      </w:pPr>
      <w:r>
        <w:separator/>
      </w:r>
    </w:p>
  </w:endnote>
  <w:endnote w:type="continuationSeparator" w:id="0">
    <w:p w14:paraId="2DD7307A" w14:textId="77777777" w:rsidR="00D006DC" w:rsidRDefault="00D006DC"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68F74" w14:textId="77777777" w:rsidR="00D006DC" w:rsidRDefault="00D006DC" w:rsidP="00854D0F">
      <w:pPr>
        <w:spacing w:after="0"/>
      </w:pPr>
      <w:r>
        <w:separator/>
      </w:r>
    </w:p>
  </w:footnote>
  <w:footnote w:type="continuationSeparator" w:id="0">
    <w:p w14:paraId="4506B6F6" w14:textId="77777777" w:rsidR="00D006DC" w:rsidRDefault="00D006DC"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00&lt;/item&gt;&lt;item&gt;327&lt;/item&gt;&lt;item&gt;358&lt;/item&gt;&lt;item&gt;359&lt;/item&gt;&lt;item&gt;360&lt;/item&gt;&lt;item&gt;365&lt;/item&gt;&lt;item&gt;368&lt;/item&gt;&lt;item&gt;371&lt;/item&gt;&lt;item&gt;372&lt;/item&gt;&lt;item&gt;374&lt;/item&gt;&lt;item&gt;377&lt;/item&gt;&lt;item&gt;379&lt;/item&gt;&lt;item&gt;380&lt;/item&gt;&lt;item&gt;390&lt;/item&gt;&lt;item&gt;418&lt;/item&gt;&lt;item&gt;420&lt;/item&gt;&lt;item&gt;422&lt;/item&gt;&lt;item&gt;423&lt;/item&gt;&lt;item&gt;424&lt;/item&gt;&lt;item&gt;425&lt;/item&gt;&lt;item&gt;426&lt;/item&gt;&lt;item&gt;429&lt;/item&gt;&lt;item&gt;434&lt;/item&gt;&lt;item&gt;435&lt;/item&gt;&lt;item&gt;441&lt;/item&gt;&lt;item&gt;453&lt;/item&gt;&lt;item&gt;457&lt;/item&gt;&lt;item&gt;460&lt;/item&gt;&lt;item&gt;461&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D2907"/>
    <w:rsid w:val="00200F32"/>
    <w:rsid w:val="00215E65"/>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52AF"/>
    <w:rsid w:val="003C6248"/>
    <w:rsid w:val="003E0512"/>
    <w:rsid w:val="003E16F5"/>
    <w:rsid w:val="003F14DB"/>
    <w:rsid w:val="003F6492"/>
    <w:rsid w:val="004034FA"/>
    <w:rsid w:val="0041099B"/>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61EAB"/>
    <w:rsid w:val="006637EB"/>
    <w:rsid w:val="006654C1"/>
    <w:rsid w:val="0066551E"/>
    <w:rsid w:val="00671853"/>
    <w:rsid w:val="006732FE"/>
    <w:rsid w:val="0067543F"/>
    <w:rsid w:val="00687BFB"/>
    <w:rsid w:val="006910F6"/>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2F55"/>
    <w:rsid w:val="009A2FA9"/>
    <w:rsid w:val="009A70F8"/>
    <w:rsid w:val="009B4AB5"/>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6D6"/>
    <w:rsid w:val="00B01304"/>
    <w:rsid w:val="00B10B2C"/>
    <w:rsid w:val="00B237BD"/>
    <w:rsid w:val="00B262DF"/>
    <w:rsid w:val="00B41D41"/>
    <w:rsid w:val="00B52998"/>
    <w:rsid w:val="00B52DD3"/>
    <w:rsid w:val="00B52E05"/>
    <w:rsid w:val="00B61F8B"/>
    <w:rsid w:val="00B8108A"/>
    <w:rsid w:val="00B810DC"/>
    <w:rsid w:val="00BA26CE"/>
    <w:rsid w:val="00BB6F51"/>
    <w:rsid w:val="00BC37B9"/>
    <w:rsid w:val="00BD0893"/>
    <w:rsid w:val="00BD3C3A"/>
    <w:rsid w:val="00BD4CA4"/>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6044"/>
    <w:rsid w:val="00D32443"/>
    <w:rsid w:val="00D520A4"/>
    <w:rsid w:val="00D67771"/>
    <w:rsid w:val="00D7569D"/>
    <w:rsid w:val="00D83307"/>
    <w:rsid w:val="00D92D83"/>
    <w:rsid w:val="00D935B0"/>
    <w:rsid w:val="00D97F3B"/>
    <w:rsid w:val="00DB797E"/>
    <w:rsid w:val="00DC340D"/>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56D6F"/>
    <w:rsid w:val="00F6048E"/>
    <w:rsid w:val="00F61221"/>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21</Pages>
  <Words>9912</Words>
  <Characters>56501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66281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10</cp:revision>
  <cp:lastPrinted>2020-06-07T23:40:00Z</cp:lastPrinted>
  <dcterms:created xsi:type="dcterms:W3CDTF">2020-08-07T16:31:00Z</dcterms:created>
  <dcterms:modified xsi:type="dcterms:W3CDTF">2020-08-16T21:44:00Z</dcterms:modified>
  <cp:category/>
</cp:coreProperties>
</file>