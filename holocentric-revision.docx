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A5AE36" w14:textId="34DD37A4" w:rsidR="00EE6581" w:rsidRPr="00DE1F25" w:rsidRDefault="00F76E90" w:rsidP="00DE1F25">
      <w:pPr>
        <w:spacing w:after="0"/>
        <w:rPr>
          <w:rFonts w:cstheme="minorHAnsi"/>
          <w:b/>
          <w:bCs/>
          <w:iCs/>
          <w:sz w:val="32"/>
          <w:szCs w:val="32"/>
        </w:rPr>
      </w:pPr>
      <w:r w:rsidRPr="00F5162B">
        <w:rPr>
          <w:rFonts w:cstheme="minorHAnsi"/>
          <w:b/>
          <w:bCs/>
          <w:iCs/>
          <w:sz w:val="32"/>
          <w:szCs w:val="32"/>
        </w:rPr>
        <w:t xml:space="preserve">Chromosome number evolves at equal rates in holocentric and monocentric </w:t>
      </w:r>
      <w:del w:id="0" w:author="Heath Blackmon" w:date="2020-08-11T14:53:00Z">
        <w:r w:rsidRPr="00F5162B" w:rsidDel="001058E1">
          <w:rPr>
            <w:rFonts w:cstheme="minorHAnsi"/>
            <w:b/>
            <w:bCs/>
            <w:iCs/>
            <w:sz w:val="32"/>
            <w:szCs w:val="32"/>
          </w:rPr>
          <w:delText>insects</w:delText>
        </w:r>
      </w:del>
      <w:ins w:id="1" w:author="Heath Blackmon" w:date="2020-08-11T14:53:00Z">
        <w:r w:rsidR="001058E1">
          <w:rPr>
            <w:rFonts w:cstheme="minorHAnsi"/>
            <w:b/>
            <w:bCs/>
            <w:iCs/>
            <w:sz w:val="32"/>
            <w:szCs w:val="32"/>
          </w:rPr>
          <w:t>clades</w:t>
        </w:r>
      </w:ins>
      <w:r w:rsidRPr="00F5162B">
        <w:rPr>
          <w:rFonts w:cstheme="minorHAnsi"/>
          <w:b/>
          <w:bCs/>
          <w:iCs/>
          <w:sz w:val="32"/>
          <w:szCs w:val="32"/>
        </w:rPr>
        <w:t>.</w:t>
      </w:r>
    </w:p>
    <w:p w14:paraId="3EE176F7" w14:textId="08BB7932" w:rsidR="00EE6581" w:rsidRPr="00AE0786" w:rsidRDefault="00EE6581" w:rsidP="00DE1F25">
      <w:pPr>
        <w:spacing w:after="0"/>
        <w:rPr>
          <w:rFonts w:cstheme="minorHAnsi"/>
          <w:iCs/>
          <w:sz w:val="22"/>
          <w:szCs w:val="22"/>
          <w:vertAlign w:val="superscript"/>
        </w:rPr>
      </w:pPr>
      <w:r w:rsidRPr="00AE0786">
        <w:rPr>
          <w:rFonts w:cstheme="minorHAnsi"/>
          <w:iCs/>
          <w:sz w:val="22"/>
          <w:szCs w:val="22"/>
        </w:rPr>
        <w:t>Sarah N. Ruckman</w:t>
      </w:r>
      <w:r w:rsidRPr="00AE0786">
        <w:rPr>
          <w:rFonts w:cstheme="minorHAnsi"/>
          <w:iCs/>
          <w:sz w:val="22"/>
          <w:szCs w:val="22"/>
          <w:vertAlign w:val="superscript"/>
        </w:rPr>
        <w:t>12</w:t>
      </w:r>
      <w:r w:rsidR="00DE1F25">
        <w:rPr>
          <w:rFonts w:ascii="Calibri" w:hAnsi="Calibri" w:cs="Calibri"/>
          <w:iCs/>
          <w:sz w:val="22"/>
          <w:szCs w:val="22"/>
          <w:vertAlign w:val="superscript"/>
        </w:rPr>
        <w:t>†</w:t>
      </w:r>
      <w:r w:rsidRPr="00AE0786">
        <w:rPr>
          <w:rFonts w:cstheme="minorHAnsi"/>
          <w:iCs/>
          <w:sz w:val="22"/>
          <w:szCs w:val="22"/>
        </w:rPr>
        <w:t>, Michelle Jonika</w:t>
      </w:r>
      <w:r w:rsidRPr="00AE0786">
        <w:rPr>
          <w:rFonts w:cstheme="minorHAnsi"/>
          <w:iCs/>
          <w:sz w:val="22"/>
          <w:szCs w:val="22"/>
          <w:vertAlign w:val="superscript"/>
        </w:rPr>
        <w:t>13</w:t>
      </w:r>
      <w:r w:rsidR="00DE1F25">
        <w:rPr>
          <w:rFonts w:ascii="Calibri" w:hAnsi="Calibri" w:cs="Calibri"/>
          <w:iCs/>
          <w:sz w:val="22"/>
          <w:szCs w:val="22"/>
          <w:vertAlign w:val="superscript"/>
        </w:rPr>
        <w:t>†</w:t>
      </w:r>
      <w:r w:rsidRPr="00AE0786">
        <w:rPr>
          <w:rFonts w:cstheme="minorHAnsi"/>
          <w:iCs/>
          <w:sz w:val="22"/>
          <w:szCs w:val="22"/>
        </w:rPr>
        <w:t xml:space="preserve">, </w:t>
      </w:r>
      <w:r w:rsidR="000C7CF3" w:rsidRPr="00AE0786">
        <w:rPr>
          <w:rFonts w:cstheme="minorHAnsi"/>
          <w:iCs/>
          <w:sz w:val="22"/>
          <w:szCs w:val="22"/>
        </w:rPr>
        <w:t>Claudio Casola</w:t>
      </w:r>
      <w:r w:rsidR="00F11DFD">
        <w:rPr>
          <w:rFonts w:cstheme="minorHAnsi"/>
          <w:iCs/>
          <w:sz w:val="22"/>
          <w:szCs w:val="22"/>
          <w:vertAlign w:val="superscript"/>
        </w:rPr>
        <w:t>2</w:t>
      </w:r>
      <w:r w:rsidR="00334DFC">
        <w:rPr>
          <w:rFonts w:cstheme="minorHAnsi"/>
          <w:iCs/>
          <w:sz w:val="22"/>
          <w:szCs w:val="22"/>
          <w:vertAlign w:val="superscript"/>
        </w:rPr>
        <w:t>4</w:t>
      </w:r>
      <w:r w:rsidR="000C7CF3" w:rsidRPr="00AE0786">
        <w:rPr>
          <w:rFonts w:cstheme="minorHAnsi"/>
          <w:iCs/>
          <w:sz w:val="22"/>
          <w:szCs w:val="22"/>
        </w:rPr>
        <w:t xml:space="preserve">, </w:t>
      </w:r>
      <w:r w:rsidRPr="00AE0786">
        <w:rPr>
          <w:rFonts w:cstheme="minorHAnsi"/>
          <w:iCs/>
          <w:sz w:val="22"/>
          <w:szCs w:val="22"/>
        </w:rPr>
        <w:t>and Heath Blackmon</w:t>
      </w:r>
      <w:r w:rsidRPr="00AE0786">
        <w:rPr>
          <w:rFonts w:cstheme="minorHAnsi"/>
          <w:iCs/>
          <w:sz w:val="22"/>
          <w:szCs w:val="22"/>
          <w:vertAlign w:val="superscript"/>
        </w:rPr>
        <w:t>123</w:t>
      </w:r>
    </w:p>
    <w:p w14:paraId="5C02C746" w14:textId="77777777" w:rsidR="00EE6581" w:rsidRPr="00AE0786" w:rsidRDefault="00EE6581" w:rsidP="00DE1F25">
      <w:pPr>
        <w:spacing w:after="0"/>
        <w:rPr>
          <w:rFonts w:cstheme="minorHAnsi"/>
          <w:iCs/>
          <w:sz w:val="22"/>
          <w:szCs w:val="22"/>
          <w:vertAlign w:val="superscript"/>
        </w:rPr>
      </w:pPr>
    </w:p>
    <w:p w14:paraId="595044B0" w14:textId="77777777" w:rsidR="00EE6581" w:rsidRPr="00AE0786" w:rsidRDefault="00EE6581" w:rsidP="00DE1F25">
      <w:pPr>
        <w:spacing w:after="0"/>
        <w:rPr>
          <w:rFonts w:cstheme="minorHAnsi"/>
          <w:sz w:val="22"/>
          <w:szCs w:val="22"/>
        </w:rPr>
      </w:pPr>
      <w:r w:rsidRPr="00AE0786">
        <w:rPr>
          <w:rFonts w:cstheme="minorHAnsi"/>
          <w:sz w:val="22"/>
          <w:szCs w:val="22"/>
          <w:vertAlign w:val="superscript"/>
        </w:rPr>
        <w:t>1</w:t>
      </w:r>
      <w:r w:rsidRPr="00AE0786">
        <w:rPr>
          <w:rFonts w:cstheme="minorHAnsi"/>
          <w:sz w:val="22"/>
          <w:szCs w:val="22"/>
        </w:rPr>
        <w:t>Department of Biology, Texas A&amp;M University, College Station, Texas, USA</w:t>
      </w:r>
    </w:p>
    <w:p w14:paraId="7767EB9A" w14:textId="5F46835A" w:rsidR="00EE6581" w:rsidRPr="00AE0786" w:rsidRDefault="00EE6581" w:rsidP="00DE1F25">
      <w:pPr>
        <w:spacing w:after="0"/>
        <w:rPr>
          <w:rFonts w:cstheme="minorHAnsi"/>
          <w:sz w:val="22"/>
          <w:szCs w:val="22"/>
        </w:rPr>
      </w:pPr>
      <w:r w:rsidRPr="00AE0786">
        <w:rPr>
          <w:rFonts w:cstheme="minorHAnsi"/>
          <w:sz w:val="22"/>
          <w:szCs w:val="22"/>
          <w:vertAlign w:val="superscript"/>
        </w:rPr>
        <w:t>2</w:t>
      </w:r>
      <w:r w:rsidRPr="00AE0786">
        <w:rPr>
          <w:rFonts w:cstheme="minorHAnsi"/>
          <w:sz w:val="22"/>
          <w:szCs w:val="22"/>
        </w:rPr>
        <w:t>Ecology and Evolutionary Biology Interdisciplinary Program, Texas A&amp;M University, College Station, Texas, USA</w:t>
      </w:r>
    </w:p>
    <w:p w14:paraId="2F29F627" w14:textId="377EF4B5" w:rsidR="00EE6581" w:rsidRPr="00AE0786" w:rsidRDefault="00EE6581" w:rsidP="00DE1F25">
      <w:pPr>
        <w:spacing w:after="0"/>
        <w:rPr>
          <w:rFonts w:cstheme="minorHAnsi"/>
          <w:sz w:val="22"/>
          <w:szCs w:val="22"/>
        </w:rPr>
      </w:pPr>
      <w:r w:rsidRPr="00AE0786">
        <w:rPr>
          <w:rFonts w:cstheme="minorHAnsi"/>
          <w:sz w:val="22"/>
          <w:szCs w:val="22"/>
          <w:vertAlign w:val="superscript"/>
        </w:rPr>
        <w:t>3</w:t>
      </w:r>
      <w:r w:rsidRPr="00AE0786">
        <w:rPr>
          <w:rFonts w:cstheme="minorHAnsi"/>
          <w:sz w:val="22"/>
          <w:szCs w:val="22"/>
        </w:rPr>
        <w:t>Genetics Interdisciplinary Program, Texas A&amp;M University, College Station, Texas, USA</w:t>
      </w:r>
    </w:p>
    <w:p w14:paraId="4955F621" w14:textId="53FFE793" w:rsidR="000C7CF3" w:rsidRPr="00AE0786" w:rsidRDefault="000C7CF3" w:rsidP="00DE1F25">
      <w:pPr>
        <w:spacing w:after="0"/>
        <w:rPr>
          <w:rFonts w:eastAsia="Times New Roman" w:cstheme="minorHAnsi"/>
          <w:sz w:val="22"/>
          <w:szCs w:val="22"/>
        </w:rPr>
      </w:pPr>
      <w:r w:rsidRPr="00AE0786">
        <w:rPr>
          <w:rFonts w:cstheme="minorHAnsi"/>
          <w:sz w:val="22"/>
          <w:szCs w:val="22"/>
          <w:vertAlign w:val="superscript"/>
        </w:rPr>
        <w:t>4</w:t>
      </w:r>
      <w:r w:rsidRPr="00AE0786">
        <w:rPr>
          <w:rFonts w:eastAsia="Times New Roman" w:cstheme="minorHAnsi"/>
          <w:sz w:val="22"/>
          <w:szCs w:val="22"/>
        </w:rPr>
        <w:t xml:space="preserve">Department of </w:t>
      </w:r>
      <w:r w:rsidR="00A63527">
        <w:rPr>
          <w:rFonts w:eastAsia="Times New Roman" w:cstheme="minorHAnsi"/>
          <w:sz w:val="22"/>
          <w:szCs w:val="22"/>
        </w:rPr>
        <w:t>Ecology and Conservation Biology</w:t>
      </w:r>
      <w:r w:rsidRPr="00AE0786">
        <w:rPr>
          <w:rFonts w:eastAsia="Times New Roman" w:cstheme="minorHAnsi"/>
          <w:sz w:val="22"/>
          <w:szCs w:val="22"/>
        </w:rPr>
        <w:t>, Texas A&amp;M</w:t>
      </w:r>
      <w:r w:rsidR="00BC37B9" w:rsidRPr="00AE0786">
        <w:rPr>
          <w:rFonts w:cstheme="minorHAnsi"/>
          <w:sz w:val="22"/>
          <w:szCs w:val="22"/>
        </w:rPr>
        <w:t>, College Station, Texas, USA</w:t>
      </w:r>
    </w:p>
    <w:p w14:paraId="0F5ADE75" w14:textId="77777777" w:rsidR="000C7CF3" w:rsidRPr="00AE0786" w:rsidRDefault="000C7CF3" w:rsidP="00DE1F25">
      <w:pPr>
        <w:spacing w:after="0"/>
        <w:rPr>
          <w:rFonts w:eastAsia="Times New Roman" w:cstheme="minorHAnsi"/>
          <w:sz w:val="22"/>
          <w:szCs w:val="22"/>
        </w:rPr>
      </w:pPr>
    </w:p>
    <w:p w14:paraId="45998ECC" w14:textId="57F33D3C" w:rsidR="00EE6581" w:rsidRPr="00AE0786" w:rsidRDefault="00DE1F25" w:rsidP="00DE1F25">
      <w:pPr>
        <w:spacing w:after="0"/>
        <w:rPr>
          <w:rFonts w:cstheme="minorHAnsi"/>
          <w:sz w:val="22"/>
          <w:szCs w:val="22"/>
        </w:rPr>
      </w:pPr>
      <w:r>
        <w:rPr>
          <w:rFonts w:ascii="Calibri" w:hAnsi="Calibri" w:cs="Calibri"/>
          <w:iCs/>
          <w:sz w:val="22"/>
          <w:szCs w:val="22"/>
          <w:vertAlign w:val="superscript"/>
        </w:rPr>
        <w:t>†</w:t>
      </w:r>
      <w:r w:rsidR="00EE6581" w:rsidRPr="00AE0786">
        <w:rPr>
          <w:rFonts w:cstheme="minorHAnsi"/>
          <w:sz w:val="22"/>
          <w:szCs w:val="22"/>
        </w:rPr>
        <w:t xml:space="preserve">Authors contributed equally </w:t>
      </w:r>
      <w:r>
        <w:rPr>
          <w:rFonts w:cstheme="minorHAnsi"/>
          <w:sz w:val="22"/>
          <w:szCs w:val="22"/>
        </w:rPr>
        <w:t>to the manuscript.</w:t>
      </w:r>
      <w:r w:rsidR="00DD5BFC" w:rsidRPr="00AE0786">
        <w:rPr>
          <w:rFonts w:cstheme="minorHAnsi"/>
          <w:sz w:val="22"/>
          <w:szCs w:val="22"/>
        </w:rPr>
        <w:t xml:space="preserve"> </w:t>
      </w:r>
      <w:r>
        <w:rPr>
          <w:rFonts w:cstheme="minorHAnsi"/>
          <w:sz w:val="22"/>
          <w:szCs w:val="22"/>
        </w:rPr>
        <w:t>Author o</w:t>
      </w:r>
      <w:r w:rsidR="00DD5BFC" w:rsidRPr="00AE0786">
        <w:rPr>
          <w:rFonts w:cstheme="minorHAnsi"/>
          <w:sz w:val="22"/>
          <w:szCs w:val="22"/>
        </w:rPr>
        <w:t>rder</w:t>
      </w:r>
      <w:r w:rsidR="00EE6581" w:rsidRPr="00AE0786">
        <w:rPr>
          <w:rFonts w:cstheme="minorHAnsi"/>
          <w:sz w:val="22"/>
          <w:szCs w:val="22"/>
        </w:rPr>
        <w:t xml:space="preserve"> was de</w:t>
      </w:r>
      <w:r>
        <w:rPr>
          <w:rFonts w:cstheme="minorHAnsi"/>
          <w:sz w:val="22"/>
          <w:szCs w:val="22"/>
        </w:rPr>
        <w:t>termined</w:t>
      </w:r>
      <w:r w:rsidR="00EE6581" w:rsidRPr="00AE0786">
        <w:rPr>
          <w:rFonts w:cstheme="minorHAnsi"/>
          <w:sz w:val="22"/>
          <w:szCs w:val="22"/>
        </w:rPr>
        <w:t xml:space="preserve"> based on an R script simulating a coin toss</w:t>
      </w:r>
    </w:p>
    <w:p w14:paraId="19CE0DC0" w14:textId="77777777" w:rsidR="00EE6581" w:rsidRPr="00AE0786" w:rsidRDefault="00EE6581" w:rsidP="00DE1F25">
      <w:pPr>
        <w:spacing w:after="0"/>
        <w:rPr>
          <w:rFonts w:cstheme="minorHAnsi"/>
          <w:b/>
          <w:bCs/>
          <w:iCs/>
          <w:sz w:val="22"/>
          <w:szCs w:val="22"/>
        </w:rPr>
      </w:pPr>
    </w:p>
    <w:p w14:paraId="4AED3305" w14:textId="29106F46" w:rsidR="00EE6581" w:rsidRPr="00AE0786" w:rsidRDefault="00EE6581" w:rsidP="00DE1F25">
      <w:pPr>
        <w:spacing w:after="0"/>
        <w:rPr>
          <w:rFonts w:cstheme="minorHAnsi"/>
          <w:iCs/>
          <w:sz w:val="22"/>
          <w:szCs w:val="22"/>
        </w:rPr>
      </w:pPr>
      <w:r w:rsidRPr="00AE0786">
        <w:rPr>
          <w:rFonts w:cstheme="minorHAnsi"/>
          <w:b/>
          <w:bCs/>
          <w:iCs/>
          <w:sz w:val="22"/>
          <w:szCs w:val="22"/>
        </w:rPr>
        <w:t xml:space="preserve">Keywords: </w:t>
      </w:r>
      <w:r w:rsidRPr="00AE0786">
        <w:rPr>
          <w:rFonts w:cstheme="minorHAnsi"/>
          <w:iCs/>
          <w:sz w:val="22"/>
          <w:szCs w:val="22"/>
        </w:rPr>
        <w:t>Fusions, fissions, chromosome evolution, holocentric, monocentric</w:t>
      </w:r>
      <w:r w:rsidR="00EB4A1A" w:rsidRPr="00AE0786">
        <w:rPr>
          <w:rFonts w:cstheme="minorHAnsi"/>
          <w:iCs/>
          <w:sz w:val="22"/>
          <w:szCs w:val="22"/>
        </w:rPr>
        <w:t>, lepidoptera</w:t>
      </w:r>
    </w:p>
    <w:p w14:paraId="190B51F7" w14:textId="7724696B" w:rsidR="00EE6581" w:rsidRPr="00AE0786" w:rsidRDefault="00EE6581" w:rsidP="00DE1F25">
      <w:pPr>
        <w:spacing w:after="0"/>
        <w:rPr>
          <w:rFonts w:cstheme="minorHAnsi"/>
          <w:b/>
          <w:bCs/>
          <w:iCs/>
          <w:sz w:val="22"/>
          <w:szCs w:val="22"/>
        </w:rPr>
      </w:pPr>
      <w:r w:rsidRPr="00AE0786">
        <w:rPr>
          <w:rFonts w:cstheme="minorHAnsi"/>
          <w:b/>
          <w:bCs/>
          <w:iCs/>
          <w:sz w:val="22"/>
          <w:szCs w:val="22"/>
        </w:rPr>
        <w:br w:type="page"/>
      </w:r>
    </w:p>
    <w:p w14:paraId="7268ED72" w14:textId="19E5320B" w:rsidR="00EE6581" w:rsidRPr="00AE0786" w:rsidRDefault="00EE6581" w:rsidP="005C30E8">
      <w:pPr>
        <w:pStyle w:val="Default"/>
        <w:widowControl w:val="0"/>
        <w:spacing w:line="480" w:lineRule="auto"/>
        <w:rPr>
          <w:rFonts w:asciiTheme="minorHAnsi" w:hAnsiTheme="minorHAnsi" w:cstheme="minorHAnsi"/>
          <w:b/>
          <w:bCs/>
          <w:iCs/>
          <w:sz w:val="22"/>
        </w:rPr>
      </w:pPr>
      <w:r w:rsidRPr="00AE0786">
        <w:rPr>
          <w:rFonts w:asciiTheme="minorHAnsi" w:hAnsiTheme="minorHAnsi" w:cstheme="minorHAnsi"/>
          <w:b/>
          <w:bCs/>
          <w:iCs/>
          <w:sz w:val="22"/>
        </w:rPr>
        <w:lastRenderedPageBreak/>
        <w:t>Abstract</w:t>
      </w:r>
    </w:p>
    <w:p w14:paraId="44FC63B6" w14:textId="77777777" w:rsidR="001B0FEA" w:rsidRDefault="003873E6" w:rsidP="005C30E8">
      <w:pPr>
        <w:pStyle w:val="Default"/>
        <w:widowControl w:val="0"/>
        <w:spacing w:line="480" w:lineRule="auto"/>
        <w:rPr>
          <w:rFonts w:asciiTheme="minorHAnsi" w:hAnsiTheme="minorHAnsi" w:cstheme="minorHAnsi"/>
          <w:b/>
          <w:bCs/>
          <w:iCs/>
          <w:color w:val="FF0000"/>
          <w:sz w:val="22"/>
        </w:rPr>
      </w:pPr>
      <w:r w:rsidRPr="00E51865">
        <w:rPr>
          <w:rFonts w:asciiTheme="minorHAnsi" w:hAnsiTheme="minorHAnsi" w:cstheme="minorHAnsi"/>
          <w:b/>
          <w:bCs/>
          <w:iCs/>
          <w:color w:val="FF0000"/>
          <w:sz w:val="22"/>
        </w:rPr>
        <w:tab/>
      </w:r>
    </w:p>
    <w:p w14:paraId="08BD9323" w14:textId="195A90C8" w:rsidR="00EE6581" w:rsidRPr="009612EA" w:rsidRDefault="00111ACE" w:rsidP="005C30E8">
      <w:pPr>
        <w:pStyle w:val="Default"/>
        <w:widowControl w:val="0"/>
        <w:spacing w:line="480" w:lineRule="auto"/>
        <w:rPr>
          <w:rFonts w:asciiTheme="minorHAnsi" w:hAnsiTheme="minorHAnsi" w:cstheme="minorHAnsi"/>
          <w:iCs/>
          <w:sz w:val="22"/>
        </w:rPr>
      </w:pPr>
      <w:r>
        <w:rPr>
          <w:rFonts w:asciiTheme="minorHAnsi" w:hAnsiTheme="minorHAnsi" w:cstheme="minorHAnsi"/>
          <w:iCs/>
          <w:sz w:val="22"/>
        </w:rPr>
        <w:t xml:space="preserve">Despite the fundamental </w:t>
      </w:r>
      <w:r w:rsidR="0033695D">
        <w:rPr>
          <w:rFonts w:asciiTheme="minorHAnsi" w:hAnsiTheme="minorHAnsi" w:cstheme="minorHAnsi"/>
          <w:iCs/>
          <w:sz w:val="22"/>
        </w:rPr>
        <w:t xml:space="preserve">role </w:t>
      </w:r>
      <w:r>
        <w:rPr>
          <w:rFonts w:asciiTheme="minorHAnsi" w:hAnsiTheme="minorHAnsi" w:cstheme="minorHAnsi"/>
          <w:iCs/>
          <w:sz w:val="22"/>
        </w:rPr>
        <w:t xml:space="preserve">of centromeres two different types are observed across plants and animals. Monocentric chromosomes possess a single region that function as the centromere while in holocentric chromosomes centromere activity is </w:t>
      </w:r>
      <w:r w:rsidR="0033695D">
        <w:rPr>
          <w:rFonts w:asciiTheme="minorHAnsi" w:hAnsiTheme="minorHAnsi" w:cstheme="minorHAnsi"/>
          <w:iCs/>
          <w:sz w:val="22"/>
        </w:rPr>
        <w:t xml:space="preserve">spread </w:t>
      </w:r>
      <w:r>
        <w:rPr>
          <w:rFonts w:asciiTheme="minorHAnsi" w:hAnsiTheme="minorHAnsi" w:cstheme="minorHAnsi"/>
          <w:iCs/>
          <w:sz w:val="22"/>
        </w:rPr>
        <w:t xml:space="preserve">across the </w:t>
      </w:r>
      <w:r w:rsidR="00427E90">
        <w:rPr>
          <w:rFonts w:asciiTheme="minorHAnsi" w:hAnsiTheme="minorHAnsi" w:cstheme="minorHAnsi"/>
          <w:iCs/>
          <w:sz w:val="22"/>
        </w:rPr>
        <w:t xml:space="preserve">entire </w:t>
      </w:r>
      <w:r>
        <w:rPr>
          <w:rFonts w:asciiTheme="minorHAnsi" w:hAnsiTheme="minorHAnsi" w:cstheme="minorHAnsi"/>
          <w:iCs/>
          <w:sz w:val="22"/>
        </w:rPr>
        <w:t xml:space="preserve">chromosome. </w:t>
      </w:r>
      <w:r w:rsidR="00427E90">
        <w:rPr>
          <w:rFonts w:asciiTheme="minorHAnsi" w:hAnsiTheme="minorHAnsi" w:cstheme="minorHAnsi"/>
          <w:iCs/>
          <w:sz w:val="22"/>
        </w:rPr>
        <w:t xml:space="preserve"> Proper segregation may fail in species with monocentric chromosomes after a fusion or fission, which may </w:t>
      </w:r>
      <w:r w:rsidR="0033695D">
        <w:rPr>
          <w:rFonts w:asciiTheme="minorHAnsi" w:hAnsiTheme="minorHAnsi" w:cstheme="minorHAnsi"/>
          <w:iCs/>
          <w:sz w:val="22"/>
        </w:rPr>
        <w:t>lead to chromosomes with no</w:t>
      </w:r>
      <w:r w:rsidR="00427E90">
        <w:rPr>
          <w:rFonts w:asciiTheme="minorHAnsi" w:hAnsiTheme="minorHAnsi" w:cstheme="minorHAnsi"/>
          <w:iCs/>
          <w:sz w:val="22"/>
        </w:rPr>
        <w:t xml:space="preserve"> centromere</w:t>
      </w:r>
      <w:r w:rsidR="0033695D">
        <w:rPr>
          <w:rFonts w:asciiTheme="minorHAnsi" w:hAnsiTheme="minorHAnsi" w:cstheme="minorHAnsi"/>
          <w:iCs/>
          <w:sz w:val="22"/>
        </w:rPr>
        <w:t xml:space="preserve"> or multiple centromeres</w:t>
      </w:r>
      <w:r w:rsidR="00427E90">
        <w:rPr>
          <w:rFonts w:asciiTheme="minorHAnsi" w:hAnsiTheme="minorHAnsi" w:cstheme="minorHAnsi"/>
          <w:iCs/>
          <w:sz w:val="22"/>
        </w:rPr>
        <w:t xml:space="preserve">. </w:t>
      </w:r>
      <w:r w:rsidR="00C328DC">
        <w:rPr>
          <w:rFonts w:asciiTheme="minorHAnsi" w:hAnsiTheme="minorHAnsi" w:cstheme="minorHAnsi"/>
          <w:iCs/>
          <w:sz w:val="22"/>
        </w:rPr>
        <w:t>In contrast</w:t>
      </w:r>
      <w:r w:rsidR="005A3DA6">
        <w:rPr>
          <w:rFonts w:asciiTheme="minorHAnsi" w:hAnsiTheme="minorHAnsi" w:cstheme="minorHAnsi"/>
          <w:iCs/>
          <w:sz w:val="22"/>
        </w:rPr>
        <w:t>,</w:t>
      </w:r>
      <w:r w:rsidR="00C328DC">
        <w:rPr>
          <w:rFonts w:asciiTheme="minorHAnsi" w:hAnsiTheme="minorHAnsi" w:cstheme="minorHAnsi"/>
          <w:iCs/>
          <w:sz w:val="22"/>
        </w:rPr>
        <w:t xml:space="preserve"> species with holocentric chromosome</w:t>
      </w:r>
      <w:r w:rsidR="005A3DA6">
        <w:rPr>
          <w:rFonts w:asciiTheme="minorHAnsi" w:hAnsiTheme="minorHAnsi" w:cstheme="minorHAnsi"/>
          <w:iCs/>
          <w:sz w:val="22"/>
        </w:rPr>
        <w:t>s</w:t>
      </w:r>
      <w:r w:rsidR="00C328DC">
        <w:rPr>
          <w:rFonts w:asciiTheme="minorHAnsi" w:hAnsiTheme="minorHAnsi" w:cstheme="minorHAnsi"/>
          <w:iCs/>
          <w:sz w:val="22"/>
        </w:rPr>
        <w:t xml:space="preserve"> should still be able to safely segregate chromosomes</w:t>
      </w:r>
      <w:r w:rsidR="00427E90">
        <w:rPr>
          <w:rFonts w:asciiTheme="minorHAnsi" w:hAnsiTheme="minorHAnsi" w:cstheme="minorHAnsi"/>
          <w:iCs/>
          <w:sz w:val="22"/>
        </w:rPr>
        <w:t xml:space="preserve"> after fusion or fission</w:t>
      </w:r>
      <w:r w:rsidR="00C328DC">
        <w:rPr>
          <w:rFonts w:asciiTheme="minorHAnsi" w:hAnsiTheme="minorHAnsi" w:cstheme="minorHAnsi"/>
          <w:iCs/>
          <w:sz w:val="22"/>
        </w:rPr>
        <w:t xml:space="preserve">. This along with the observation of high chromosome number in some holocentric clades has led to the hypothesis that holocentricity leads to higher rates of chromosome number evolution. </w:t>
      </w:r>
      <w:r w:rsidR="00D32443" w:rsidRPr="009612EA">
        <w:rPr>
          <w:rFonts w:asciiTheme="minorHAnsi" w:hAnsiTheme="minorHAnsi" w:cstheme="minorHAnsi"/>
          <w:sz w:val="22"/>
        </w:rPr>
        <w:t xml:space="preserve">To test for differences in </w:t>
      </w:r>
      <w:r w:rsidR="00C328DC">
        <w:rPr>
          <w:rFonts w:asciiTheme="minorHAnsi" w:hAnsiTheme="minorHAnsi" w:cstheme="minorHAnsi"/>
          <w:sz w:val="22"/>
        </w:rPr>
        <w:t>rates of chromosome number evolution</w:t>
      </w:r>
      <w:r w:rsidR="00D32443" w:rsidRPr="009612EA">
        <w:rPr>
          <w:rFonts w:asciiTheme="minorHAnsi" w:hAnsiTheme="minorHAnsi" w:cstheme="minorHAnsi"/>
          <w:sz w:val="22"/>
        </w:rPr>
        <w:t xml:space="preserve"> </w:t>
      </w:r>
      <w:r w:rsidR="00427E90">
        <w:rPr>
          <w:rFonts w:asciiTheme="minorHAnsi" w:hAnsiTheme="minorHAnsi" w:cstheme="minorHAnsi"/>
          <w:sz w:val="22"/>
        </w:rPr>
        <w:t xml:space="preserve">between these systems, </w:t>
      </w:r>
      <w:r w:rsidR="00D32443" w:rsidRPr="009612EA">
        <w:rPr>
          <w:rFonts w:asciiTheme="minorHAnsi" w:hAnsiTheme="minorHAnsi" w:cstheme="minorHAnsi"/>
          <w:sz w:val="22"/>
        </w:rPr>
        <w:t>w</w:t>
      </w:r>
      <w:r w:rsidR="003873E6" w:rsidRPr="009612EA">
        <w:rPr>
          <w:rFonts w:asciiTheme="minorHAnsi" w:hAnsiTheme="minorHAnsi" w:cstheme="minorHAnsi"/>
          <w:iCs/>
          <w:sz w:val="22"/>
        </w:rPr>
        <w:t xml:space="preserve">e </w:t>
      </w:r>
      <w:r w:rsidR="00DD5BFC" w:rsidRPr="009612EA">
        <w:rPr>
          <w:rFonts w:asciiTheme="minorHAnsi" w:hAnsiTheme="minorHAnsi" w:cstheme="minorHAnsi"/>
          <w:iCs/>
          <w:sz w:val="22"/>
        </w:rPr>
        <w:t xml:space="preserve">analyzed data from </w:t>
      </w:r>
      <w:r w:rsidR="00620A54">
        <w:rPr>
          <w:rFonts w:asciiTheme="minorHAnsi" w:hAnsiTheme="minorHAnsi" w:cstheme="minorHAnsi"/>
          <w:iCs/>
          <w:sz w:val="22"/>
        </w:rPr>
        <w:t>4,393</w:t>
      </w:r>
      <w:r w:rsidR="003873E6" w:rsidRPr="009612EA">
        <w:rPr>
          <w:rFonts w:asciiTheme="minorHAnsi" w:hAnsiTheme="minorHAnsi" w:cstheme="minorHAnsi"/>
          <w:iCs/>
          <w:sz w:val="22"/>
        </w:rPr>
        <w:t xml:space="preserve"> species of insects </w:t>
      </w:r>
      <w:r w:rsidR="00DD5BFC" w:rsidRPr="009612EA">
        <w:rPr>
          <w:rFonts w:asciiTheme="minorHAnsi" w:hAnsiTheme="minorHAnsi" w:cstheme="minorHAnsi"/>
          <w:iCs/>
          <w:sz w:val="22"/>
        </w:rPr>
        <w:t xml:space="preserve">in </w:t>
      </w:r>
      <w:r w:rsidR="00C328DC">
        <w:rPr>
          <w:rFonts w:asciiTheme="minorHAnsi" w:hAnsiTheme="minorHAnsi" w:cstheme="minorHAnsi"/>
          <w:iCs/>
          <w:sz w:val="22"/>
        </w:rPr>
        <w:t>a</w:t>
      </w:r>
      <w:r w:rsidR="00DD5BFC" w:rsidRPr="009612EA">
        <w:rPr>
          <w:rFonts w:asciiTheme="minorHAnsi" w:hAnsiTheme="minorHAnsi" w:cstheme="minorHAnsi"/>
          <w:iCs/>
          <w:sz w:val="22"/>
        </w:rPr>
        <w:t xml:space="preserve"> phylogenetic framework</w:t>
      </w:r>
      <w:r w:rsidR="00D32443" w:rsidRPr="009612EA">
        <w:rPr>
          <w:rFonts w:asciiTheme="minorHAnsi" w:hAnsiTheme="minorHAnsi" w:cstheme="minorHAnsi"/>
          <w:iCs/>
          <w:sz w:val="22"/>
        </w:rPr>
        <w:t xml:space="preserve">. </w:t>
      </w:r>
      <w:r w:rsidR="00EB4A1A" w:rsidRPr="009612EA">
        <w:rPr>
          <w:rFonts w:asciiTheme="minorHAnsi" w:hAnsiTheme="minorHAnsi" w:cstheme="minorHAnsi"/>
          <w:iCs/>
          <w:sz w:val="22"/>
        </w:rPr>
        <w:t xml:space="preserve">We found </w:t>
      </w:r>
      <w:r w:rsidR="00980022">
        <w:rPr>
          <w:rFonts w:asciiTheme="minorHAnsi" w:hAnsiTheme="minorHAnsi" w:cstheme="minorHAnsi"/>
          <w:iCs/>
          <w:sz w:val="22"/>
        </w:rPr>
        <w:t xml:space="preserve">that </w:t>
      </w:r>
      <w:r w:rsidR="00EB4A1A" w:rsidRPr="009612EA">
        <w:rPr>
          <w:rFonts w:asciiTheme="minorHAnsi" w:hAnsiTheme="minorHAnsi" w:cstheme="minorHAnsi"/>
          <w:iCs/>
          <w:sz w:val="22"/>
        </w:rPr>
        <w:t>insect orders exhibit striking differences in rates of fissions</w:t>
      </w:r>
      <w:r w:rsidR="00980022">
        <w:rPr>
          <w:rFonts w:asciiTheme="minorHAnsi" w:hAnsiTheme="minorHAnsi" w:cstheme="minorHAnsi"/>
          <w:iCs/>
          <w:sz w:val="22"/>
        </w:rPr>
        <w:t>,</w:t>
      </w:r>
      <w:r w:rsidR="00EB4A1A" w:rsidRPr="009612EA">
        <w:rPr>
          <w:rFonts w:asciiTheme="minorHAnsi" w:hAnsiTheme="minorHAnsi" w:cstheme="minorHAnsi"/>
          <w:iCs/>
          <w:sz w:val="22"/>
        </w:rPr>
        <w:t xml:space="preserve"> fusion</w:t>
      </w:r>
      <w:r w:rsidR="00980022">
        <w:rPr>
          <w:rFonts w:asciiTheme="minorHAnsi" w:hAnsiTheme="minorHAnsi" w:cstheme="minorHAnsi"/>
          <w:iCs/>
          <w:sz w:val="22"/>
        </w:rPr>
        <w:t>s,</w:t>
      </w:r>
      <w:r w:rsidR="00EB4A1A" w:rsidRPr="009612EA">
        <w:rPr>
          <w:rFonts w:asciiTheme="minorHAnsi" w:hAnsiTheme="minorHAnsi" w:cstheme="minorHAnsi"/>
          <w:iCs/>
          <w:sz w:val="22"/>
        </w:rPr>
        <w:t xml:space="preserve"> and polyploidy. </w:t>
      </w:r>
      <w:r w:rsidR="0033695D">
        <w:rPr>
          <w:rFonts w:asciiTheme="minorHAnsi" w:hAnsiTheme="minorHAnsi" w:cstheme="minorHAnsi"/>
          <w:iCs/>
          <w:sz w:val="22"/>
        </w:rPr>
        <w:t xml:space="preserve">However, </w:t>
      </w:r>
      <w:r w:rsidR="00EB4A1A" w:rsidRPr="009612EA">
        <w:rPr>
          <w:rFonts w:asciiTheme="minorHAnsi" w:hAnsiTheme="minorHAnsi" w:cstheme="minorHAnsi"/>
          <w:iCs/>
          <w:sz w:val="22"/>
        </w:rPr>
        <w:t>across all insects we found no evidence that holocentric clades have higher rates of fission</w:t>
      </w:r>
      <w:r w:rsidR="00980022">
        <w:rPr>
          <w:rFonts w:asciiTheme="minorHAnsi" w:hAnsiTheme="minorHAnsi" w:cstheme="minorHAnsi"/>
          <w:iCs/>
          <w:sz w:val="22"/>
        </w:rPr>
        <w:t>s</w:t>
      </w:r>
      <w:r w:rsidR="00EB4A1A" w:rsidRPr="009612EA">
        <w:rPr>
          <w:rFonts w:asciiTheme="minorHAnsi" w:hAnsiTheme="minorHAnsi" w:cstheme="minorHAnsi"/>
          <w:iCs/>
          <w:sz w:val="22"/>
        </w:rPr>
        <w:t>, fusion</w:t>
      </w:r>
      <w:r w:rsidR="00980022">
        <w:rPr>
          <w:rFonts w:asciiTheme="minorHAnsi" w:hAnsiTheme="minorHAnsi" w:cstheme="minorHAnsi"/>
          <w:iCs/>
          <w:sz w:val="22"/>
        </w:rPr>
        <w:t>s</w:t>
      </w:r>
      <w:r w:rsidR="00EB4A1A" w:rsidRPr="009612EA">
        <w:rPr>
          <w:rFonts w:asciiTheme="minorHAnsi" w:hAnsiTheme="minorHAnsi" w:cstheme="minorHAnsi"/>
          <w:iCs/>
          <w:sz w:val="22"/>
        </w:rPr>
        <w:t>, or polyploidy than monocentric clades.</w:t>
      </w:r>
      <w:r w:rsidR="00980022">
        <w:rPr>
          <w:rFonts w:asciiTheme="minorHAnsi" w:hAnsiTheme="minorHAnsi" w:cstheme="minorHAnsi"/>
          <w:iCs/>
          <w:sz w:val="22"/>
        </w:rPr>
        <w:t xml:space="preserve"> Our results suggest that holocentricity alone does not lead to higher rates of chromosome number changes. Instead, we suggest that </w:t>
      </w:r>
      <w:r w:rsidR="00C328DC">
        <w:rPr>
          <w:rFonts w:asciiTheme="minorHAnsi" w:hAnsiTheme="minorHAnsi" w:cstheme="minorHAnsi"/>
          <w:iCs/>
          <w:sz w:val="22"/>
        </w:rPr>
        <w:t>other co</w:t>
      </w:r>
      <w:r w:rsidR="005A3DA6">
        <w:rPr>
          <w:rFonts w:asciiTheme="minorHAnsi" w:hAnsiTheme="minorHAnsi" w:cstheme="minorHAnsi"/>
          <w:iCs/>
          <w:sz w:val="22"/>
        </w:rPr>
        <w:t>-</w:t>
      </w:r>
      <w:r w:rsidR="00C328DC">
        <w:rPr>
          <w:rFonts w:asciiTheme="minorHAnsi" w:hAnsiTheme="minorHAnsi" w:cstheme="minorHAnsi"/>
          <w:iCs/>
          <w:sz w:val="22"/>
        </w:rPr>
        <w:t xml:space="preserve">evolving traits must explain striking </w:t>
      </w:r>
      <w:r w:rsidR="00947779">
        <w:rPr>
          <w:rFonts w:asciiTheme="minorHAnsi" w:hAnsiTheme="minorHAnsi" w:cstheme="minorHAnsi"/>
          <w:iCs/>
          <w:sz w:val="22"/>
        </w:rPr>
        <w:t xml:space="preserve">differences </w:t>
      </w:r>
      <w:r w:rsidR="00614AC6">
        <w:rPr>
          <w:rFonts w:asciiTheme="minorHAnsi" w:hAnsiTheme="minorHAnsi" w:cstheme="minorHAnsi"/>
          <w:iCs/>
          <w:sz w:val="22"/>
        </w:rPr>
        <w:t>between</w:t>
      </w:r>
      <w:r w:rsidR="00947779">
        <w:rPr>
          <w:rFonts w:asciiTheme="minorHAnsi" w:hAnsiTheme="minorHAnsi" w:cstheme="minorHAnsi"/>
          <w:iCs/>
          <w:sz w:val="22"/>
        </w:rPr>
        <w:t xml:space="preserve"> clades. </w:t>
      </w:r>
    </w:p>
    <w:p w14:paraId="18748F07" w14:textId="631032A8" w:rsidR="00EB4A1A" w:rsidRPr="00AE0786" w:rsidRDefault="00EB4A1A" w:rsidP="005C30E8">
      <w:pPr>
        <w:spacing w:after="0" w:line="480" w:lineRule="auto"/>
        <w:rPr>
          <w:rFonts w:cstheme="minorHAnsi"/>
          <w:b/>
          <w:bCs/>
          <w:iCs/>
          <w:sz w:val="22"/>
          <w:szCs w:val="22"/>
        </w:rPr>
      </w:pPr>
      <w:r w:rsidRPr="00AE0786">
        <w:rPr>
          <w:rFonts w:cstheme="minorHAnsi"/>
          <w:b/>
          <w:bCs/>
          <w:iCs/>
          <w:sz w:val="22"/>
          <w:szCs w:val="22"/>
        </w:rPr>
        <w:br w:type="page"/>
      </w:r>
    </w:p>
    <w:p w14:paraId="7A849400" w14:textId="08CB181E" w:rsidR="006C71CA" w:rsidRPr="00AE0786" w:rsidRDefault="00D97F3B" w:rsidP="005C30E8">
      <w:pPr>
        <w:pStyle w:val="Default"/>
        <w:widowControl w:val="0"/>
        <w:spacing w:line="480" w:lineRule="auto"/>
        <w:rPr>
          <w:rFonts w:asciiTheme="minorHAnsi" w:hAnsiTheme="minorHAnsi" w:cstheme="minorHAnsi"/>
          <w:b/>
          <w:bCs/>
          <w:iCs/>
          <w:sz w:val="22"/>
        </w:rPr>
      </w:pPr>
      <w:r w:rsidRPr="00AE0786">
        <w:rPr>
          <w:rFonts w:asciiTheme="minorHAnsi" w:hAnsiTheme="minorHAnsi" w:cstheme="minorHAnsi"/>
          <w:b/>
          <w:bCs/>
          <w:iCs/>
          <w:sz w:val="22"/>
        </w:rPr>
        <w:lastRenderedPageBreak/>
        <w:t>Introduction</w:t>
      </w:r>
    </w:p>
    <w:p w14:paraId="1C17C4D0" w14:textId="77777777" w:rsidR="00DE1F25" w:rsidRDefault="00DE1F25" w:rsidP="005C30E8">
      <w:pPr>
        <w:pStyle w:val="Default"/>
        <w:widowControl w:val="0"/>
        <w:spacing w:line="480" w:lineRule="auto"/>
        <w:rPr>
          <w:rFonts w:asciiTheme="minorHAnsi" w:hAnsiTheme="minorHAnsi" w:cstheme="minorHAnsi"/>
          <w:sz w:val="22"/>
        </w:rPr>
      </w:pPr>
    </w:p>
    <w:p w14:paraId="3924DD84" w14:textId="2E94A7E5" w:rsidR="006B2B0C" w:rsidRDefault="0065584C"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sz w:val="22"/>
        </w:rPr>
        <w:t>Chromosome</w:t>
      </w:r>
      <w:r w:rsidR="00BD0893" w:rsidRPr="00AE0786">
        <w:rPr>
          <w:rFonts w:asciiTheme="minorHAnsi" w:hAnsiTheme="minorHAnsi" w:cstheme="minorHAnsi"/>
          <w:sz w:val="22"/>
        </w:rPr>
        <w:t xml:space="preserve"> number stability is </w:t>
      </w:r>
      <w:r w:rsidR="006B2B0C">
        <w:rPr>
          <w:rFonts w:asciiTheme="minorHAnsi" w:hAnsiTheme="minorHAnsi" w:cstheme="minorHAnsi"/>
          <w:sz w:val="22"/>
        </w:rPr>
        <w:t xml:space="preserve">generally </w:t>
      </w:r>
      <w:r w:rsidR="00BD0893" w:rsidRPr="00AE0786">
        <w:rPr>
          <w:rFonts w:asciiTheme="minorHAnsi" w:hAnsiTheme="minorHAnsi" w:cstheme="minorHAnsi"/>
          <w:sz w:val="22"/>
        </w:rPr>
        <w:t xml:space="preserve">expected among </w:t>
      </w:r>
      <w:r w:rsidRPr="00AE0786">
        <w:rPr>
          <w:rFonts w:asciiTheme="minorHAnsi" w:hAnsiTheme="minorHAnsi" w:cstheme="minorHAnsi"/>
          <w:color w:val="000000" w:themeColor="text1"/>
          <w:sz w:val="22"/>
        </w:rPr>
        <w:t>lineages as shifts in chromosome number can lead to a decrease in fitness</w:t>
      </w:r>
      <w:r w:rsidR="00450ECD">
        <w:rPr>
          <w:rFonts w:asciiTheme="minorHAnsi" w:hAnsiTheme="minorHAnsi" w:cstheme="minorHAnsi"/>
          <w:color w:val="000000" w:themeColor="text1"/>
          <w:sz w:val="22"/>
        </w:rPr>
        <w:t xml:space="preserve"> </w:t>
      </w:r>
      <w:r w:rsidR="00450ECD">
        <w:rPr>
          <w:rFonts w:asciiTheme="minorHAnsi" w:hAnsiTheme="minorHAnsi" w:cstheme="minorHAnsi"/>
          <w:color w:val="000000" w:themeColor="text1"/>
          <w:sz w:val="22"/>
        </w:rPr>
        <w:fldChar w:fldCharType="begin">
          <w:fldData xml:space="preserve">PEVuZE5vdGU+PENpdGU+PEF1dGhvcj5XaWxzb248L0F1dGhvcj48WWVhcj4xOTc1PC9ZZWFyPjxS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</w:fldData>
        </w:fldChar>
      </w:r>
      <w:r w:rsidR="001928E3">
        <w:rPr>
          <w:rFonts w:asciiTheme="minorHAnsi" w:hAnsiTheme="minorHAnsi" w:cstheme="minorHAnsi"/>
          <w:color w:val="000000" w:themeColor="text1"/>
          <w:sz w:val="22"/>
        </w:rPr>
        <w:instrText xml:space="preserve"> ADDIN EN.CITE </w:instrText>
      </w:r>
      <w:r w:rsidR="001928E3">
        <w:rPr>
          <w:rFonts w:asciiTheme="minorHAnsi" w:hAnsiTheme="minorHAnsi" w:cstheme="minorHAnsi"/>
          <w:color w:val="000000" w:themeColor="text1"/>
          <w:sz w:val="22"/>
        </w:rPr>
        <w:fldChar w:fldCharType="begin">
          <w:fldData xml:space="preserve">PEVuZE5vdGU+PENpdGU+PEF1dGhvcj5XaWxzb248L0F1dGhvcj48WWVhcj4xOTc1PC9ZZWFyPjxS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</w:fldData>
        </w:fldChar>
      </w:r>
      <w:r w:rsidR="001928E3">
        <w:rPr>
          <w:rFonts w:asciiTheme="minorHAnsi" w:hAnsiTheme="minorHAnsi" w:cstheme="minorHAnsi"/>
          <w:color w:val="000000" w:themeColor="text1"/>
          <w:sz w:val="22"/>
        </w:rPr>
        <w:instrText xml:space="preserve"> ADDIN EN.CITE.DATA </w:instrText>
      </w:r>
      <w:r w:rsidR="001928E3">
        <w:rPr>
          <w:rFonts w:asciiTheme="minorHAnsi" w:hAnsiTheme="minorHAnsi" w:cstheme="minorHAnsi"/>
          <w:color w:val="000000" w:themeColor="text1"/>
          <w:sz w:val="22"/>
        </w:rPr>
      </w:r>
      <w:r w:rsidR="001928E3">
        <w:rPr>
          <w:rFonts w:asciiTheme="minorHAnsi" w:hAnsiTheme="minorHAnsi" w:cstheme="minorHAnsi"/>
          <w:color w:val="000000" w:themeColor="text1"/>
          <w:sz w:val="22"/>
        </w:rPr>
        <w:fldChar w:fldCharType="end"/>
      </w:r>
      <w:r w:rsidR="00450ECD">
        <w:rPr>
          <w:rFonts w:asciiTheme="minorHAnsi" w:hAnsiTheme="minorHAnsi" w:cstheme="minorHAnsi"/>
          <w:color w:val="000000" w:themeColor="text1"/>
          <w:sz w:val="22"/>
        </w:rPr>
      </w:r>
      <w:r w:rsidR="00450ECD">
        <w:rPr>
          <w:rFonts w:asciiTheme="minorHAnsi" w:hAnsiTheme="minorHAnsi" w:cstheme="minorHAnsi"/>
          <w:color w:val="000000" w:themeColor="text1"/>
          <w:sz w:val="22"/>
        </w:rPr>
        <w:fldChar w:fldCharType="separate"/>
      </w:r>
      <w:r w:rsidR="005C30E8">
        <w:rPr>
          <w:rFonts w:asciiTheme="minorHAnsi" w:hAnsiTheme="minorHAnsi" w:cstheme="minorHAnsi"/>
          <w:noProof/>
          <w:color w:val="000000" w:themeColor="text1"/>
          <w:sz w:val="22"/>
        </w:rPr>
        <w:t>(1-3)</w:t>
      </w:r>
      <w:r w:rsidR="00450ECD">
        <w:rPr>
          <w:rFonts w:asciiTheme="minorHAnsi" w:hAnsiTheme="minorHAnsi" w:cstheme="minorHAnsi"/>
          <w:color w:val="000000" w:themeColor="text1"/>
          <w:sz w:val="22"/>
        </w:rPr>
        <w:fldChar w:fldCharType="end"/>
      </w:r>
      <w:r w:rsidRPr="00AE0786">
        <w:rPr>
          <w:rFonts w:asciiTheme="minorHAnsi" w:hAnsiTheme="minorHAnsi" w:cstheme="minorHAnsi"/>
          <w:color w:val="000000" w:themeColor="text1"/>
          <w:sz w:val="22"/>
        </w:rPr>
        <w:t xml:space="preserve">. </w:t>
      </w:r>
      <w:r w:rsidR="00BD0893" w:rsidRPr="00AE0786">
        <w:rPr>
          <w:rFonts w:asciiTheme="minorHAnsi" w:hAnsiTheme="minorHAnsi" w:cstheme="minorHAnsi"/>
          <w:sz w:val="22"/>
        </w:rPr>
        <w:t xml:space="preserve">This stability in chromosome number is </w:t>
      </w:r>
      <w:r w:rsidR="00921A58">
        <w:rPr>
          <w:rFonts w:asciiTheme="minorHAnsi" w:hAnsiTheme="minorHAnsi" w:cstheme="minorHAnsi"/>
          <w:sz w:val="22"/>
        </w:rPr>
        <w:t xml:space="preserve">thought to be </w:t>
      </w:r>
      <w:r w:rsidR="00BD0893" w:rsidRPr="00AE0786">
        <w:rPr>
          <w:rFonts w:asciiTheme="minorHAnsi" w:hAnsiTheme="minorHAnsi" w:cstheme="minorHAnsi"/>
          <w:sz w:val="22"/>
        </w:rPr>
        <w:t xml:space="preserve">driven by </w:t>
      </w:r>
      <w:r w:rsidR="00F81B68" w:rsidRPr="00AE0786">
        <w:rPr>
          <w:rFonts w:asciiTheme="minorHAnsi" w:hAnsiTheme="minorHAnsi" w:cstheme="minorHAnsi"/>
          <w:sz w:val="22"/>
        </w:rPr>
        <w:t xml:space="preserve">the </w:t>
      </w:r>
      <w:r w:rsidR="00BD0893" w:rsidRPr="00AE0786">
        <w:rPr>
          <w:rFonts w:asciiTheme="minorHAnsi" w:hAnsiTheme="minorHAnsi" w:cstheme="minorHAnsi"/>
          <w:sz w:val="22"/>
        </w:rPr>
        <w:t>underdominance of chromosomal rearrangements</w:t>
      </w:r>
      <w:r w:rsidR="007F3446" w:rsidRPr="00AE0786">
        <w:rPr>
          <w:rFonts w:asciiTheme="minorHAnsi" w:hAnsiTheme="minorHAnsi" w:cstheme="minorHAnsi"/>
          <w:sz w:val="22"/>
        </w:rPr>
        <w:t xml:space="preserve"> </w:t>
      </w:r>
      <w:r w:rsidR="00053A54">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&lt;EndNote&gt;&lt;Cite&gt;&lt;Author&gt;Escudero&lt;/Author&gt;&lt;Year&gt;2016&lt;/Year&gt;&lt;RecNum&gt;429&lt;/RecNum&gt;&lt;DisplayText&gt;(4)&lt;/DisplayText&gt;&lt;record&gt;&lt;rec-number&gt;429&lt;/rec-number&gt;&lt;foreign-keys&gt;&lt;key app="EN" db-id="psx5aavda22efleatx5vaweatapzwapastxd" timestamp="1589953749" guid="57cdcc96-3fb2-4088-b471-edf3bd04c24b"&gt;429&lt;/key&gt;&lt;/foreign-keys&gt;&lt;ref-type name="Journal Article"&gt;17&lt;/ref-type&gt;&lt;contributors&gt;&lt;authors&gt;&lt;author&gt;Escudero, Marcial&lt;/author&gt;&lt;author&gt;Hahn, Marlene&lt;/author&gt;&lt;author&gt;Brown, Bethany H&lt;/author&gt;&lt;author&gt;Lueders, Kate&lt;/author&gt;&lt;author&gt;Hipp, Andrew L&lt;/author&gt;&lt;/authors&gt;&lt;/contributors&gt;&lt;titles&gt;&lt;title&gt;Chromosomal rearrangements in holocentric organisms lead to reproductive isolation by hybrid dysfunction: The correlation between karyotype rearrangements and germination rates in sedges&lt;/title&gt;&lt;secondary-title&gt;American journal of botany&lt;/secondary-title&gt;&lt;/titles&gt;&lt;periodical&gt;&lt;full-title&gt;American journal of botany&lt;/full-title&gt;&lt;/periodical&gt;&lt;pages&gt;1529-1536&lt;/pages&gt;&lt;volume&gt;103&lt;/volume&gt;&lt;number&gt;8&lt;/number&gt;&lt;dates&gt;&lt;year&gt;2016&lt;/year&gt;&lt;/dates&gt;&lt;isbn&gt;0002-9122&lt;/isbn&gt;&lt;urls&gt;&lt;/urls&gt;&lt;/record&gt;&lt;/Cite&gt;&lt;/EndNote&gt;</w:instrText>
      </w:r>
      <w:r w:rsidR="00053A54">
        <w:rPr>
          <w:rFonts w:asciiTheme="minorHAnsi" w:hAnsiTheme="minorHAnsi" w:cstheme="minorHAnsi"/>
          <w:sz w:val="22"/>
        </w:rPr>
        <w:fldChar w:fldCharType="separate"/>
      </w:r>
      <w:r w:rsidR="005C30E8">
        <w:rPr>
          <w:rFonts w:asciiTheme="minorHAnsi" w:hAnsiTheme="minorHAnsi" w:cstheme="minorHAnsi"/>
          <w:noProof/>
          <w:sz w:val="22"/>
        </w:rPr>
        <w:t>(4)</w:t>
      </w:r>
      <w:r w:rsidR="00053A54">
        <w:rPr>
          <w:rFonts w:asciiTheme="minorHAnsi" w:hAnsiTheme="minorHAnsi" w:cstheme="minorHAnsi"/>
          <w:sz w:val="22"/>
        </w:rPr>
        <w:fldChar w:fldCharType="end"/>
      </w:r>
      <w:r w:rsidR="00442BC8" w:rsidRPr="00AE0786">
        <w:rPr>
          <w:rFonts w:asciiTheme="minorHAnsi" w:hAnsiTheme="minorHAnsi" w:cstheme="minorHAnsi"/>
          <w:sz w:val="22"/>
        </w:rPr>
        <w:t>.</w:t>
      </w:r>
      <w:r w:rsidR="00BD0893" w:rsidRPr="00AE0786">
        <w:rPr>
          <w:rFonts w:asciiTheme="minorHAnsi" w:hAnsiTheme="minorHAnsi" w:cstheme="minorHAnsi"/>
          <w:sz w:val="22"/>
        </w:rPr>
        <w:t xml:space="preserve"> </w:t>
      </w:r>
      <w:r w:rsidR="00921A58">
        <w:rPr>
          <w:rFonts w:asciiTheme="minorHAnsi" w:hAnsiTheme="minorHAnsi" w:cstheme="minorHAnsi"/>
          <w:sz w:val="22"/>
        </w:rPr>
        <w:t xml:space="preserve">However, this expected stability is challenged by </w:t>
      </w:r>
      <w:r w:rsidR="006B2B0C">
        <w:rPr>
          <w:rFonts w:asciiTheme="minorHAnsi" w:hAnsiTheme="minorHAnsi" w:cstheme="minorHAnsi"/>
          <w:sz w:val="22"/>
        </w:rPr>
        <w:t xml:space="preserve">some </w:t>
      </w:r>
      <w:r w:rsidR="00921A58">
        <w:rPr>
          <w:rFonts w:asciiTheme="minorHAnsi" w:hAnsiTheme="minorHAnsi" w:cstheme="minorHAnsi"/>
          <w:sz w:val="22"/>
        </w:rPr>
        <w:t xml:space="preserve">clades that exhibit striking variation in chromosomes number as well as the interdigitation of fast and slow evolving lineages within clades </w:t>
      </w:r>
      <w:r w:rsidR="00921A58">
        <w:rPr>
          <w:rFonts w:asciiTheme="minorHAnsi" w:hAnsiTheme="minorHAnsi" w:cstheme="minorHAnsi"/>
          <w:sz w:val="22"/>
        </w:rPr>
        <w:fldChar w:fldCharType="begin">
          <w:fldData xml:space="preserve">PEVuZE5vdGU+PENpdGU+PEF1dGhvcj5CbGFja21vbjwvQXV0aG9yPjxZZWFyPjIwMTk8L1llYXI+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</w:fldData>
        </w:fldChar>
      </w:r>
      <w:r w:rsidR="005C30E8">
        <w:rPr>
          <w:rFonts w:asciiTheme="minorHAnsi" w:hAnsiTheme="minorHAnsi" w:cstheme="minorHAnsi"/>
          <w:sz w:val="22"/>
        </w:rPr>
        <w:instrText xml:space="preserve"> ADDIN EN.CITE </w:instrText>
      </w:r>
      <w:r w:rsidR="005C30E8">
        <w:rPr>
          <w:rFonts w:asciiTheme="minorHAnsi" w:hAnsiTheme="minorHAnsi" w:cstheme="minorHAnsi"/>
          <w:sz w:val="22"/>
        </w:rPr>
        <w:fldChar w:fldCharType="begin">
          <w:fldData xml:space="preserve">PEVuZE5vdGU+PENpdGU+PEF1dGhvcj5CbGFja21vbjwvQXV0aG9yPjxZZWFyPjIwMTk8L1llYXI+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</w:fldData>
        </w:fldChar>
      </w:r>
      <w:r w:rsidR="005C30E8">
        <w:rPr>
          <w:rFonts w:asciiTheme="minorHAnsi" w:hAnsiTheme="minorHAnsi" w:cstheme="minorHAnsi"/>
          <w:sz w:val="22"/>
        </w:rPr>
        <w:instrText xml:space="preserve"> ADDIN EN.CITE.DATA </w:instrText>
      </w:r>
      <w:r w:rsidR="005C30E8">
        <w:rPr>
          <w:rFonts w:asciiTheme="minorHAnsi" w:hAnsiTheme="minorHAnsi" w:cstheme="minorHAnsi"/>
          <w:sz w:val="22"/>
        </w:rPr>
      </w:r>
      <w:r w:rsidR="005C30E8">
        <w:rPr>
          <w:rFonts w:asciiTheme="minorHAnsi" w:hAnsiTheme="minorHAnsi" w:cstheme="minorHAnsi"/>
          <w:sz w:val="22"/>
        </w:rPr>
        <w:fldChar w:fldCharType="end"/>
      </w:r>
      <w:r w:rsidR="00921A58">
        <w:rPr>
          <w:rFonts w:asciiTheme="minorHAnsi" w:hAnsiTheme="minorHAnsi" w:cstheme="minorHAnsi"/>
          <w:sz w:val="22"/>
        </w:rPr>
      </w:r>
      <w:r w:rsidR="00921A58">
        <w:rPr>
          <w:rFonts w:asciiTheme="minorHAnsi" w:hAnsiTheme="minorHAnsi" w:cstheme="minorHAnsi"/>
          <w:sz w:val="22"/>
        </w:rPr>
        <w:fldChar w:fldCharType="separate"/>
      </w:r>
      <w:r w:rsidR="005C30E8">
        <w:rPr>
          <w:rFonts w:asciiTheme="minorHAnsi" w:hAnsiTheme="minorHAnsi" w:cstheme="minorHAnsi"/>
          <w:noProof/>
          <w:sz w:val="22"/>
        </w:rPr>
        <w:t>(5-7)</w:t>
      </w:r>
      <w:r w:rsidR="00921A58">
        <w:rPr>
          <w:rFonts w:asciiTheme="minorHAnsi" w:hAnsiTheme="minorHAnsi" w:cstheme="minorHAnsi"/>
          <w:sz w:val="22"/>
        </w:rPr>
        <w:fldChar w:fldCharType="end"/>
      </w:r>
      <w:r w:rsidR="00921A58">
        <w:rPr>
          <w:rFonts w:asciiTheme="minorHAnsi" w:hAnsiTheme="minorHAnsi" w:cstheme="minorHAnsi"/>
          <w:sz w:val="22"/>
        </w:rPr>
        <w:t>.</w:t>
      </w:r>
      <w:r w:rsidR="000A5121">
        <w:rPr>
          <w:rFonts w:asciiTheme="minorHAnsi" w:hAnsiTheme="minorHAnsi" w:cstheme="minorHAnsi"/>
          <w:sz w:val="22"/>
        </w:rPr>
        <w:t xml:space="preserve"> </w:t>
      </w:r>
      <w:r w:rsidR="006B2B0C">
        <w:rPr>
          <w:rFonts w:asciiTheme="minorHAnsi" w:hAnsiTheme="minorHAnsi" w:cstheme="minorHAnsi"/>
          <w:sz w:val="22"/>
        </w:rPr>
        <w:t xml:space="preserve">Understanding the reasons that clades vary in rates of chromosome number evolution is key to understanding how genome structure evolves. Furthermore, changes in chromosome number and less drastic changes like inversions can play a key role in </w:t>
      </w:r>
      <w:r w:rsidR="004D1129">
        <w:rPr>
          <w:rFonts w:asciiTheme="minorHAnsi" w:hAnsiTheme="minorHAnsi" w:cstheme="minorHAnsi"/>
          <w:sz w:val="22"/>
        </w:rPr>
        <w:t xml:space="preserve">divergence, </w:t>
      </w:r>
      <w:r w:rsidR="006B2B0C">
        <w:rPr>
          <w:rFonts w:asciiTheme="minorHAnsi" w:hAnsiTheme="minorHAnsi" w:cstheme="minorHAnsi"/>
          <w:sz w:val="22"/>
        </w:rPr>
        <w:t>adaptation</w:t>
      </w:r>
      <w:r w:rsidR="004D1129">
        <w:rPr>
          <w:rFonts w:asciiTheme="minorHAnsi" w:hAnsiTheme="minorHAnsi" w:cstheme="minorHAnsi"/>
          <w:sz w:val="22"/>
        </w:rPr>
        <w:t>,</w:t>
      </w:r>
      <w:r w:rsidR="006B2B0C">
        <w:rPr>
          <w:rFonts w:asciiTheme="minorHAnsi" w:hAnsiTheme="minorHAnsi" w:cstheme="minorHAnsi"/>
          <w:sz w:val="22"/>
        </w:rPr>
        <w:t xml:space="preserve"> and speciation </w:t>
      </w:r>
      <w:r w:rsidR="006B2B0C">
        <w:rPr>
          <w:rFonts w:asciiTheme="minorHAnsi" w:hAnsiTheme="minorHAnsi" w:cstheme="minorHAnsi"/>
          <w:sz w:val="22"/>
        </w:rPr>
        <w:fldChar w:fldCharType="begin">
          <w:fldData xml:space="preserve">PEVuZE5vdGU+PENpdGU+PEF1dGhvcj5GYXJpYTwvQXV0aG9yPjxZZWFyPjIwMTA8L1llYXI+PFJl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</w:fldData>
        </w:fldChar>
      </w:r>
      <w:r w:rsidR="001928E3">
        <w:rPr>
          <w:rFonts w:asciiTheme="minorHAnsi" w:hAnsiTheme="minorHAnsi" w:cstheme="minorHAnsi"/>
          <w:sz w:val="22"/>
        </w:rPr>
        <w:instrText xml:space="preserve"> ADDIN EN.CITE </w:instrText>
      </w:r>
      <w:r w:rsidR="001928E3">
        <w:rPr>
          <w:rFonts w:asciiTheme="minorHAnsi" w:hAnsiTheme="minorHAnsi" w:cstheme="minorHAnsi"/>
          <w:sz w:val="22"/>
        </w:rPr>
        <w:fldChar w:fldCharType="begin">
          <w:fldData xml:space="preserve">PEVuZE5vdGU+PENpdGU+PEF1dGhvcj5GYXJpYTwvQXV0aG9yPjxZZWFyPjIwMTA8L1llYXI+PFJl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</w:fldData>
        </w:fldChar>
      </w:r>
      <w:r w:rsidR="001928E3">
        <w:rPr>
          <w:rFonts w:asciiTheme="minorHAnsi" w:hAnsiTheme="minorHAnsi" w:cstheme="minorHAnsi"/>
          <w:sz w:val="22"/>
        </w:rPr>
        <w:instrText xml:space="preserve"> ADDIN EN.CITE.DATA </w:instrText>
      </w:r>
      <w:r w:rsidR="001928E3">
        <w:rPr>
          <w:rFonts w:asciiTheme="minorHAnsi" w:hAnsiTheme="minorHAnsi" w:cstheme="minorHAnsi"/>
          <w:sz w:val="22"/>
        </w:rPr>
      </w:r>
      <w:r w:rsidR="001928E3">
        <w:rPr>
          <w:rFonts w:asciiTheme="minorHAnsi" w:hAnsiTheme="minorHAnsi" w:cstheme="minorHAnsi"/>
          <w:sz w:val="22"/>
        </w:rPr>
        <w:fldChar w:fldCharType="end"/>
      </w:r>
      <w:r w:rsidR="006B2B0C">
        <w:rPr>
          <w:rFonts w:asciiTheme="minorHAnsi" w:hAnsiTheme="minorHAnsi" w:cstheme="minorHAnsi"/>
          <w:sz w:val="22"/>
        </w:rPr>
      </w:r>
      <w:r w:rsidR="006B2B0C">
        <w:rPr>
          <w:rFonts w:asciiTheme="minorHAnsi" w:hAnsiTheme="minorHAnsi" w:cstheme="minorHAnsi"/>
          <w:sz w:val="22"/>
        </w:rPr>
        <w:fldChar w:fldCharType="separate"/>
      </w:r>
      <w:r w:rsidR="005C30E8">
        <w:rPr>
          <w:rFonts w:asciiTheme="minorHAnsi" w:hAnsiTheme="minorHAnsi" w:cstheme="minorHAnsi"/>
          <w:noProof/>
          <w:sz w:val="22"/>
        </w:rPr>
        <w:t>(2, 8-10)</w:t>
      </w:r>
      <w:r w:rsidR="006B2B0C">
        <w:rPr>
          <w:rFonts w:asciiTheme="minorHAnsi" w:hAnsiTheme="minorHAnsi" w:cstheme="minorHAnsi"/>
          <w:sz w:val="22"/>
        </w:rPr>
        <w:fldChar w:fldCharType="end"/>
      </w:r>
      <w:r w:rsidR="006B2B0C">
        <w:rPr>
          <w:rFonts w:asciiTheme="minorHAnsi" w:hAnsiTheme="minorHAnsi" w:cstheme="minorHAnsi"/>
          <w:sz w:val="22"/>
        </w:rPr>
        <w:t>.</w:t>
      </w:r>
      <w:r w:rsidR="004D1129">
        <w:rPr>
          <w:rFonts w:asciiTheme="minorHAnsi" w:hAnsiTheme="minorHAnsi" w:cstheme="minorHAnsi"/>
          <w:sz w:val="22"/>
        </w:rPr>
        <w:t xml:space="preserve"> </w:t>
      </w:r>
      <w:r w:rsidR="004D1129" w:rsidRPr="00AE0786">
        <w:rPr>
          <w:rFonts w:asciiTheme="minorHAnsi" w:hAnsiTheme="minorHAnsi" w:cstheme="minorHAnsi"/>
          <w:sz w:val="22"/>
        </w:rPr>
        <w:t xml:space="preserve">In light of the </w:t>
      </w:r>
      <w:r w:rsidR="004D1129">
        <w:rPr>
          <w:rFonts w:asciiTheme="minorHAnsi" w:hAnsiTheme="minorHAnsi" w:cstheme="minorHAnsi"/>
          <w:sz w:val="22"/>
        </w:rPr>
        <w:t>potential impacts of</w:t>
      </w:r>
      <w:r w:rsidR="004D1129" w:rsidRPr="00AE0786">
        <w:rPr>
          <w:rFonts w:asciiTheme="minorHAnsi" w:hAnsiTheme="minorHAnsi" w:cstheme="minorHAnsi"/>
          <w:sz w:val="22"/>
        </w:rPr>
        <w:t xml:space="preserve"> chromosomal change, identifying traits associated with increased rates of chromosomal rearrangements </w:t>
      </w:r>
      <w:r w:rsidR="004D1129">
        <w:rPr>
          <w:rFonts w:asciiTheme="minorHAnsi" w:hAnsiTheme="minorHAnsi" w:cstheme="minorHAnsi"/>
          <w:sz w:val="22"/>
        </w:rPr>
        <w:t>is key step in understanding</w:t>
      </w:r>
      <w:r w:rsidR="004D1129" w:rsidRPr="00AE0786">
        <w:rPr>
          <w:rFonts w:asciiTheme="minorHAnsi" w:hAnsiTheme="minorHAnsi" w:cstheme="minorHAnsi"/>
          <w:sz w:val="22"/>
        </w:rPr>
        <w:t xml:space="preserve"> patterns of extant diversity</w:t>
      </w:r>
      <w:r w:rsidR="004D1129">
        <w:rPr>
          <w:rFonts w:asciiTheme="minorHAnsi" w:hAnsiTheme="minorHAnsi" w:cstheme="minorHAnsi"/>
          <w:sz w:val="22"/>
        </w:rPr>
        <w:t>.</w:t>
      </w:r>
    </w:p>
    <w:p w14:paraId="094DBCB5" w14:textId="77777777" w:rsidR="006B2B0C" w:rsidRDefault="006B2B0C" w:rsidP="005C30E8">
      <w:pPr>
        <w:pStyle w:val="Default"/>
        <w:widowControl w:val="0"/>
        <w:spacing w:line="480" w:lineRule="auto"/>
        <w:rPr>
          <w:rFonts w:asciiTheme="minorHAnsi" w:hAnsiTheme="minorHAnsi" w:cstheme="minorHAnsi"/>
          <w:sz w:val="22"/>
        </w:rPr>
      </w:pPr>
    </w:p>
    <w:p w14:paraId="70518A15" w14:textId="5CBF0AF9" w:rsidR="009C5348" w:rsidRPr="00AE0786" w:rsidRDefault="00620A54" w:rsidP="005C30E8">
      <w:pPr>
        <w:pStyle w:val="Default"/>
        <w:widowControl w:val="0"/>
        <w:spacing w:line="480" w:lineRule="auto"/>
        <w:rPr>
          <w:rFonts w:asciiTheme="minorHAnsi" w:hAnsiTheme="minorHAnsi" w:cstheme="minorHAnsi"/>
          <w:sz w:val="22"/>
        </w:rPr>
      </w:pPr>
      <w:r>
        <w:rPr>
          <w:rFonts w:asciiTheme="minorHAnsi" w:hAnsiTheme="minorHAnsi" w:cstheme="minorHAnsi"/>
          <w:sz w:val="22"/>
        </w:rPr>
        <w:t>W</w:t>
      </w:r>
      <w:r w:rsidR="00A612D9">
        <w:rPr>
          <w:rFonts w:asciiTheme="minorHAnsi" w:hAnsiTheme="minorHAnsi" w:cstheme="minorHAnsi"/>
          <w:sz w:val="22"/>
        </w:rPr>
        <w:t xml:space="preserve">ithin clades, karyotypes are </w:t>
      </w:r>
      <w:r w:rsidR="000A5121">
        <w:rPr>
          <w:rFonts w:asciiTheme="minorHAnsi" w:hAnsiTheme="minorHAnsi" w:cstheme="minorHAnsi"/>
          <w:sz w:val="22"/>
        </w:rPr>
        <w:t xml:space="preserve">often </w:t>
      </w:r>
      <w:r w:rsidR="00A612D9">
        <w:rPr>
          <w:rFonts w:asciiTheme="minorHAnsi" w:hAnsiTheme="minorHAnsi" w:cstheme="minorHAnsi"/>
          <w:sz w:val="22"/>
        </w:rPr>
        <w:t xml:space="preserve">reshaped through fusions and fissions </w:t>
      </w:r>
      <w:r w:rsidR="006C71CA" w:rsidRPr="00AE0786">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&lt;EndNote&gt;&lt;Cite&gt;&lt;Author&gt;Lucek&lt;/Author&gt;&lt;Year&gt;2018&lt;/Year&gt;&lt;RecNum&gt;365&lt;/RecNum&gt;&lt;DisplayText&gt;(11)&lt;/DisplayText&gt;&lt;record&gt;&lt;rec-number&gt;365&lt;/rec-number&gt;&lt;foreign-keys&gt;&lt;key app="EN" db-id="psx5aavda22efleatx5vaweatapzwapastxd" timestamp="1586320543" guid="f2215a68-6092-42fc-8117-052471dea022"&gt;365&lt;/key&gt;&lt;/foreign-keys&gt;&lt;ref-type name="Journal Article"&gt;17&lt;/ref-type&gt;&lt;contributors&gt;&lt;authors&gt;&lt;author&gt;Lucek, Kay&lt;/author&gt;&lt;/authors&gt;&lt;/contributors&gt;&lt;titles&gt;&lt;title&gt;Evolutionary mechanisms of varying chromosome numbers in the radiation of Erebia butterflies&lt;/title&gt;&lt;secondary-title&gt;Genes&lt;/secondary-title&gt;&lt;/titles&gt;&lt;periodical&gt;&lt;full-title&gt;Genes&lt;/full-title&gt;&lt;/periodical&gt;&lt;pages&gt;166&lt;/pages&gt;&lt;volume&gt;9&lt;/volume&gt;&lt;number&gt;3&lt;/number&gt;&lt;dates&gt;&lt;year&gt;2018&lt;/year&gt;&lt;/dates&gt;&lt;urls&gt;&lt;/urls&gt;&lt;/record&gt;&lt;/Cite&gt;&lt;/EndNote&gt;</w:instrText>
      </w:r>
      <w:r w:rsidR="006C71CA" w:rsidRPr="00AE0786">
        <w:rPr>
          <w:rFonts w:asciiTheme="minorHAnsi" w:hAnsiTheme="minorHAnsi" w:cstheme="minorHAnsi"/>
          <w:sz w:val="22"/>
        </w:rPr>
        <w:fldChar w:fldCharType="separate"/>
      </w:r>
      <w:r w:rsidR="005C30E8">
        <w:rPr>
          <w:rFonts w:asciiTheme="minorHAnsi" w:hAnsiTheme="minorHAnsi" w:cstheme="minorHAnsi"/>
          <w:noProof/>
          <w:sz w:val="22"/>
        </w:rPr>
        <w:t>(11)</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We use these terms </w:t>
      </w:r>
      <w:r w:rsidR="00442BC8" w:rsidRPr="00AE0786">
        <w:rPr>
          <w:rFonts w:asciiTheme="minorHAnsi" w:hAnsiTheme="minorHAnsi" w:cstheme="minorHAnsi"/>
          <w:sz w:val="22"/>
        </w:rPr>
        <w:t xml:space="preserve">(fusion and fission) </w:t>
      </w:r>
      <w:r w:rsidR="006C71CA" w:rsidRPr="00AE0786">
        <w:rPr>
          <w:rFonts w:asciiTheme="minorHAnsi" w:hAnsiTheme="minorHAnsi" w:cstheme="minorHAnsi"/>
          <w:sz w:val="22"/>
        </w:rPr>
        <w:t xml:space="preserve">for simplicity to describe </w:t>
      </w:r>
      <w:r w:rsidR="00614AC6">
        <w:rPr>
          <w:rFonts w:asciiTheme="minorHAnsi" w:hAnsiTheme="minorHAnsi" w:cstheme="minorHAnsi"/>
          <w:sz w:val="22"/>
        </w:rPr>
        <w:t>increases or decreases of</w:t>
      </w:r>
      <w:r w:rsidR="00A612D9">
        <w:rPr>
          <w:rFonts w:asciiTheme="minorHAnsi" w:hAnsiTheme="minorHAnsi" w:cstheme="minorHAnsi"/>
          <w:sz w:val="22"/>
        </w:rPr>
        <w:t xml:space="preserve"> chromosome number by one</w:t>
      </w:r>
      <w:r w:rsidR="006C71CA" w:rsidRPr="00AE0786">
        <w:rPr>
          <w:rFonts w:asciiTheme="minorHAnsi" w:hAnsiTheme="minorHAnsi" w:cstheme="minorHAnsi"/>
          <w:sz w:val="22"/>
        </w:rPr>
        <w:t>. However, in reality</w:t>
      </w:r>
      <w:r w:rsidR="00F81B68" w:rsidRPr="00AE0786">
        <w:rPr>
          <w:rFonts w:asciiTheme="minorHAnsi" w:hAnsiTheme="minorHAnsi" w:cstheme="minorHAnsi"/>
          <w:sz w:val="22"/>
        </w:rPr>
        <w:t>,</w:t>
      </w:r>
      <w:r w:rsidR="006C71CA" w:rsidRPr="00AE0786">
        <w:rPr>
          <w:rFonts w:asciiTheme="minorHAnsi" w:hAnsiTheme="minorHAnsi" w:cstheme="minorHAnsi"/>
          <w:sz w:val="22"/>
        </w:rPr>
        <w:t xml:space="preserve"> fusions decreasing chromosome number capture two different processes at the molecular level. First, </w:t>
      </w:r>
      <w:del w:id="2" w:author="Heath Blackmon" w:date="2020-08-16T14:49:00Z">
        <w:r w:rsidR="006C71CA" w:rsidRPr="00AE0786" w:rsidDel="00E35CCA">
          <w:rPr>
            <w:rFonts w:asciiTheme="minorHAnsi" w:hAnsiTheme="minorHAnsi" w:cstheme="minorHAnsi"/>
            <w:sz w:val="22"/>
          </w:rPr>
          <w:delText xml:space="preserve">Robertsonian </w:delText>
        </w:r>
      </w:del>
      <w:r w:rsidR="006C71CA" w:rsidRPr="00AE0786">
        <w:rPr>
          <w:rFonts w:asciiTheme="minorHAnsi" w:hAnsiTheme="minorHAnsi" w:cstheme="minorHAnsi"/>
          <w:sz w:val="22"/>
        </w:rPr>
        <w:t xml:space="preserve">translocations followed by the </w:t>
      </w:r>
      <w:ins w:id="3" w:author="Heath Blackmon" w:date="2020-08-16T14:49:00Z">
        <w:r w:rsidR="00E35CCA">
          <w:rPr>
            <w:rFonts w:asciiTheme="minorHAnsi" w:hAnsiTheme="minorHAnsi" w:cstheme="minorHAnsi"/>
            <w:sz w:val="22"/>
          </w:rPr>
          <w:t xml:space="preserve">possible </w:t>
        </w:r>
      </w:ins>
      <w:r w:rsidR="006C71CA" w:rsidRPr="00AE0786">
        <w:rPr>
          <w:rFonts w:asciiTheme="minorHAnsi" w:hAnsiTheme="minorHAnsi" w:cstheme="minorHAnsi"/>
          <w:sz w:val="22"/>
        </w:rPr>
        <w:t>loss of</w:t>
      </w:r>
      <w:ins w:id="4" w:author="Heath Blackmon" w:date="2020-08-16T14:50:00Z">
        <w:r w:rsidR="00E35CCA">
          <w:rPr>
            <w:rFonts w:asciiTheme="minorHAnsi" w:hAnsiTheme="minorHAnsi" w:cstheme="minorHAnsi"/>
            <w:sz w:val="22"/>
          </w:rPr>
          <w:t xml:space="preserve"> a</w:t>
        </w:r>
      </w:ins>
      <w:del w:id="5" w:author="Heath Blackmon" w:date="2020-08-16T14:50:00Z">
        <w:r w:rsidR="006C71CA" w:rsidRPr="00AE0786" w:rsidDel="00E35CCA">
          <w:rPr>
            <w:rFonts w:asciiTheme="minorHAnsi" w:hAnsiTheme="minorHAnsi" w:cstheme="minorHAnsi"/>
            <w:sz w:val="22"/>
          </w:rPr>
          <w:delText xml:space="preserve"> </w:delText>
        </w:r>
        <w:r w:rsidR="003A0DAF" w:rsidRPr="00AE0786" w:rsidDel="00E35CCA">
          <w:rPr>
            <w:rFonts w:asciiTheme="minorHAnsi" w:hAnsiTheme="minorHAnsi" w:cstheme="minorHAnsi"/>
            <w:sz w:val="22"/>
          </w:rPr>
          <w:delText>the</w:delText>
        </w:r>
      </w:del>
      <w:r w:rsidR="003A0DAF" w:rsidRPr="00AE0786">
        <w:rPr>
          <w:rFonts w:asciiTheme="minorHAnsi" w:hAnsiTheme="minorHAnsi" w:cstheme="minorHAnsi"/>
          <w:sz w:val="22"/>
        </w:rPr>
        <w:t xml:space="preserve"> </w:t>
      </w:r>
      <w:ins w:id="6" w:author="Heath Blackmon" w:date="2020-08-16T14:49:00Z">
        <w:r w:rsidR="00E35CCA">
          <w:rPr>
            <w:rFonts w:asciiTheme="minorHAnsi" w:hAnsiTheme="minorHAnsi" w:cstheme="minorHAnsi"/>
            <w:sz w:val="22"/>
          </w:rPr>
          <w:t xml:space="preserve">small fragments of </w:t>
        </w:r>
      </w:ins>
      <w:ins w:id="7" w:author="Heath Blackmon" w:date="2020-08-16T14:50:00Z">
        <w:r w:rsidR="00E35CCA">
          <w:rPr>
            <w:rFonts w:asciiTheme="minorHAnsi" w:hAnsiTheme="minorHAnsi" w:cstheme="minorHAnsi"/>
            <w:sz w:val="22"/>
          </w:rPr>
          <w:t xml:space="preserve">one </w:t>
        </w:r>
      </w:ins>
      <w:ins w:id="8" w:author="Heath Blackmon" w:date="2020-08-16T14:49:00Z">
        <w:r w:rsidR="00E35CCA">
          <w:rPr>
            <w:rFonts w:asciiTheme="minorHAnsi" w:hAnsiTheme="minorHAnsi" w:cstheme="minorHAnsi"/>
            <w:sz w:val="22"/>
          </w:rPr>
          <w:t xml:space="preserve">chromosome </w:t>
        </w:r>
      </w:ins>
      <w:del w:id="9" w:author="Heath Blackmon" w:date="2020-08-16T14:49:00Z">
        <w:r w:rsidR="003A0DAF" w:rsidRPr="00AE0786" w:rsidDel="00E35CCA">
          <w:rPr>
            <w:rFonts w:asciiTheme="minorHAnsi" w:hAnsiTheme="minorHAnsi" w:cstheme="minorHAnsi"/>
            <w:sz w:val="22"/>
          </w:rPr>
          <w:delText>short arms</w:delText>
        </w:r>
        <w:r w:rsidR="00186372" w:rsidRPr="00AE0786" w:rsidDel="00E35CCA">
          <w:rPr>
            <w:rFonts w:asciiTheme="minorHAnsi" w:hAnsiTheme="minorHAnsi" w:cstheme="minorHAnsi"/>
            <w:sz w:val="22"/>
          </w:rPr>
          <w:delText xml:space="preserve"> </w:delText>
        </w:r>
      </w:del>
      <w:r w:rsidR="00186372" w:rsidRPr="00AE0786">
        <w:rPr>
          <w:rFonts w:asciiTheme="minorHAnsi" w:hAnsiTheme="minorHAnsi" w:cstheme="minorHAnsi"/>
          <w:sz w:val="22"/>
        </w:rPr>
        <w:t>can decrease chromosome number</w:t>
      </w:r>
      <w:ins w:id="10" w:author="Heath Blackmon" w:date="2020-08-16T14:49:00Z">
        <w:r w:rsidR="00E35CCA">
          <w:rPr>
            <w:rFonts w:asciiTheme="minorHAnsi" w:hAnsiTheme="minorHAnsi" w:cstheme="minorHAnsi"/>
            <w:sz w:val="22"/>
          </w:rPr>
          <w:t xml:space="preserve"> (e.g. Robertsonian translocation </w:t>
        </w:r>
      </w:ins>
      <w:ins w:id="11" w:author="Heath Blackmon" w:date="2020-08-16T14:50:00Z">
        <w:r w:rsidR="00E35CCA">
          <w:rPr>
            <w:rFonts w:asciiTheme="minorHAnsi" w:hAnsiTheme="minorHAnsi" w:cstheme="minorHAnsi"/>
            <w:sz w:val="22"/>
          </w:rPr>
          <w:t>in monocentric species)</w:t>
        </w:r>
      </w:ins>
      <w:r w:rsidR="00D7569D" w:rsidRPr="00AE0786">
        <w:rPr>
          <w:rFonts w:asciiTheme="minorHAnsi" w:hAnsiTheme="minorHAnsi" w:cstheme="minorHAnsi"/>
          <w:sz w:val="22"/>
        </w:rPr>
        <w:t xml:space="preserve"> </w:t>
      </w:r>
      <w:r w:rsidR="00D7569D"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&lt;EndNote&gt;&lt;Cite&gt;&lt;Author&gt;Garagna&lt;/Author&gt;&lt;Year&gt;1995&lt;/Year&gt;&lt;RecNum&gt;2842&lt;/RecNum&gt;&lt;DisplayText&gt;(12)&lt;/DisplayText&gt;&lt;record&gt;&lt;rec-number&gt;2842&lt;/rec-number&gt;&lt;foreign-keys&gt;&lt;key app="EN" db-id="20tzrfeaqpde50e5e2dvtwp7sr5fsss0txe9" timestamp="1591570887"&gt;2842&lt;/key&gt;&lt;/foreign-keys&gt;&lt;ref-type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EndNote&gt;</w:instrText>
      </w:r>
      <w:r w:rsidR="00D7569D" w:rsidRPr="00AE0786">
        <w:rPr>
          <w:rFonts w:asciiTheme="minorHAnsi" w:hAnsiTheme="minorHAnsi" w:cstheme="minorHAnsi"/>
          <w:sz w:val="22"/>
        </w:rPr>
        <w:fldChar w:fldCharType="separate"/>
      </w:r>
      <w:r w:rsidR="005C30E8">
        <w:rPr>
          <w:rFonts w:asciiTheme="minorHAnsi" w:hAnsiTheme="minorHAnsi" w:cstheme="minorHAnsi"/>
          <w:noProof/>
          <w:sz w:val="22"/>
        </w:rPr>
        <w:t>(12)</w:t>
      </w:r>
      <w:r w:rsidR="00D7569D" w:rsidRPr="00AE0786">
        <w:rPr>
          <w:rFonts w:asciiTheme="minorHAnsi" w:hAnsiTheme="minorHAnsi" w:cstheme="minorHAnsi"/>
          <w:sz w:val="22"/>
        </w:rPr>
        <w:fldChar w:fldCharType="end"/>
      </w:r>
      <w:r w:rsidR="003A0DAF" w:rsidRPr="00AE0786">
        <w:rPr>
          <w:rFonts w:asciiTheme="minorHAnsi" w:hAnsiTheme="minorHAnsi" w:cstheme="minorHAnsi"/>
          <w:sz w:val="22"/>
        </w:rPr>
        <w:t>.</w:t>
      </w:r>
      <w:r w:rsidR="006C71CA" w:rsidRPr="00AE0786">
        <w:rPr>
          <w:rFonts w:asciiTheme="minorHAnsi" w:hAnsiTheme="minorHAnsi" w:cstheme="minorHAnsi"/>
          <w:sz w:val="22"/>
        </w:rPr>
        <w:t xml:space="preserve"> </w:t>
      </w:r>
      <w:r w:rsidR="003A0DAF" w:rsidRPr="00AE0786">
        <w:rPr>
          <w:rFonts w:asciiTheme="minorHAnsi" w:hAnsiTheme="minorHAnsi" w:cstheme="minorHAnsi"/>
          <w:sz w:val="22"/>
        </w:rPr>
        <w:t>S</w:t>
      </w:r>
      <w:r w:rsidR="006C71CA" w:rsidRPr="00AE0786">
        <w:rPr>
          <w:rFonts w:asciiTheme="minorHAnsi" w:hAnsiTheme="minorHAnsi" w:cstheme="minorHAnsi"/>
          <w:sz w:val="22"/>
        </w:rPr>
        <w:t xml:space="preserve">econd, </w:t>
      </w:r>
      <w:r w:rsidR="00F81B68"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fusion of telomeres from two chromosomes followed by inactivation of one of the </w:t>
      </w:r>
      <w:r w:rsidR="006B401A" w:rsidRPr="00AE0786">
        <w:rPr>
          <w:rFonts w:asciiTheme="minorHAnsi" w:hAnsiTheme="minorHAnsi" w:cstheme="minorHAnsi"/>
          <w:sz w:val="22"/>
        </w:rPr>
        <w:t xml:space="preserve">ancestral </w:t>
      </w:r>
      <w:r w:rsidR="006C71CA" w:rsidRPr="00AE0786">
        <w:rPr>
          <w:rFonts w:asciiTheme="minorHAnsi" w:hAnsiTheme="minorHAnsi" w:cstheme="minorHAnsi"/>
          <w:sz w:val="22"/>
        </w:rPr>
        <w:t xml:space="preserve">centromeres </w:t>
      </w:r>
      <w:r w:rsidR="003A0DAF" w:rsidRPr="00AE0786">
        <w:rPr>
          <w:rFonts w:asciiTheme="minorHAnsi" w:hAnsiTheme="minorHAnsi" w:cstheme="minorHAnsi"/>
          <w:sz w:val="22"/>
        </w:rPr>
        <w:t xml:space="preserve">can </w:t>
      </w:r>
      <w:r w:rsidR="006B401A" w:rsidRPr="00AE0786">
        <w:rPr>
          <w:rFonts w:asciiTheme="minorHAnsi" w:hAnsiTheme="minorHAnsi" w:cstheme="minorHAnsi"/>
          <w:sz w:val="22"/>
        </w:rPr>
        <w:t>occur</w:t>
      </w:r>
      <w:r w:rsidR="00614AC6">
        <w:rPr>
          <w:rFonts w:asciiTheme="minorHAnsi" w:hAnsiTheme="minorHAnsi" w:cstheme="minorHAnsi"/>
          <w:sz w:val="22"/>
        </w:rPr>
        <w:t>,</w:t>
      </w:r>
      <w:r w:rsidR="006B401A" w:rsidRPr="00AE0786">
        <w:rPr>
          <w:rFonts w:asciiTheme="minorHAnsi" w:hAnsiTheme="minorHAnsi" w:cstheme="minorHAnsi"/>
          <w:sz w:val="22"/>
        </w:rPr>
        <w:t xml:space="preserve"> as evidenced by the evolutionary history of human</w:t>
      </w:r>
      <w:r w:rsidR="003A0DAF" w:rsidRPr="00AE0786">
        <w:rPr>
          <w:rFonts w:asciiTheme="minorHAnsi" w:hAnsiTheme="minorHAnsi" w:cstheme="minorHAnsi"/>
          <w:sz w:val="22"/>
        </w:rPr>
        <w:t xml:space="preserve"> chromosome 2 </w:t>
      </w:r>
      <w:r w:rsidR="006C71CA" w:rsidRPr="00AE0786">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&lt;EndNote&gt;&lt;Cite&gt;&lt;Author&gt;Miga&lt;/Author&gt;&lt;Year&gt;2017&lt;/Year&gt;&lt;RecNum&gt;368&lt;/RecNum&gt;&lt;DisplayText&gt;(13)&lt;/DisplayText&gt;&lt;record&gt;&lt;rec-number&gt;368&lt;/rec-number&gt;&lt;foreign-keys&gt;&lt;key app="EN" db-id="psx5aavda22efleatx5vaweatapzwapastxd" timestamp="1586321127" guid="def4a31f-8044-4115-bf64-a02ca3855abf"&gt;368&lt;/key&gt;&lt;/foreign-keys&gt;&lt;ref-type name="Journal Article"&gt;17&lt;/ref-type&gt;&lt;contributors&gt;&lt;authors&gt;&lt;author&gt;Miga, Karen H&lt;/author&gt;&lt;/authors&gt;&lt;/contributors&gt;&lt;titles&gt;&lt;title&gt;Chromosome-specific centromere sequences provide an estimate of the ancestral chromosome 2 fusion event in hominin genomes&lt;/title&gt;&lt;secondary-title&gt;Journal of Heredity&lt;/secondary-title&gt;&lt;/titles&gt;&lt;periodical&gt;&lt;full-title&gt;Journal of Heredity&lt;/full-title&gt;&lt;/periodical&gt;&lt;pages&gt;45-52&lt;/pages&gt;&lt;volume&gt;108&lt;/volume&gt;&lt;number&gt;1&lt;/number&gt;&lt;dates&gt;&lt;year&gt;2017&lt;/year&gt;&lt;/dates&gt;&lt;isbn&gt;0022-1503&lt;/isbn&gt;&lt;urls&gt;&lt;/urls&gt;&lt;/record&gt;&lt;/Cite&gt;&lt;/EndNote&gt;</w:instrText>
      </w:r>
      <w:r w:rsidR="006C71CA" w:rsidRPr="00AE0786">
        <w:rPr>
          <w:rFonts w:asciiTheme="minorHAnsi" w:hAnsiTheme="minorHAnsi" w:cstheme="minorHAnsi"/>
          <w:sz w:val="22"/>
        </w:rPr>
        <w:fldChar w:fldCharType="separate"/>
      </w:r>
      <w:r w:rsidR="005C30E8">
        <w:rPr>
          <w:rFonts w:asciiTheme="minorHAnsi" w:hAnsiTheme="minorHAnsi" w:cstheme="minorHAnsi"/>
          <w:noProof/>
          <w:sz w:val="22"/>
        </w:rPr>
        <w:t>(13)</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In contrast, </w:t>
      </w:r>
      <w:r w:rsidR="009C5348" w:rsidRPr="00AE0786">
        <w:rPr>
          <w:rFonts w:asciiTheme="minorHAnsi" w:hAnsiTheme="minorHAnsi" w:cstheme="minorHAnsi"/>
          <w:sz w:val="22"/>
        </w:rPr>
        <w:t xml:space="preserve">changes </w:t>
      </w:r>
      <w:r w:rsidR="006C71CA" w:rsidRPr="00AE0786">
        <w:rPr>
          <w:rFonts w:asciiTheme="minorHAnsi" w:hAnsiTheme="minorHAnsi" w:cstheme="minorHAnsi"/>
          <w:sz w:val="22"/>
        </w:rPr>
        <w:t xml:space="preserve">increasing chromosome number can </w:t>
      </w:r>
      <w:r w:rsidR="00906B10" w:rsidRPr="00AE0786">
        <w:rPr>
          <w:rFonts w:asciiTheme="minorHAnsi" w:hAnsiTheme="minorHAnsi" w:cstheme="minorHAnsi"/>
          <w:sz w:val="22"/>
        </w:rPr>
        <w:t>occur</w:t>
      </w:r>
      <w:r w:rsidR="006C71CA" w:rsidRPr="00AE0786">
        <w:rPr>
          <w:rFonts w:asciiTheme="minorHAnsi" w:hAnsiTheme="minorHAnsi" w:cstheme="minorHAnsi"/>
          <w:sz w:val="22"/>
        </w:rPr>
        <w:t xml:space="preserve"> through </w:t>
      </w:r>
      <w:r w:rsidR="009C5348" w:rsidRPr="00AE0786">
        <w:rPr>
          <w:rFonts w:asciiTheme="minorHAnsi" w:hAnsiTheme="minorHAnsi" w:cstheme="minorHAnsi"/>
          <w:sz w:val="22"/>
        </w:rPr>
        <w:t xml:space="preserve">simple </w:t>
      </w:r>
      <w:proofErr w:type="spellStart"/>
      <w:r w:rsidR="009C5348" w:rsidRPr="00AE0786">
        <w:rPr>
          <w:rFonts w:asciiTheme="minorHAnsi" w:hAnsiTheme="minorHAnsi" w:cstheme="minorHAnsi"/>
          <w:sz w:val="22"/>
        </w:rPr>
        <w:t>fissioning</w:t>
      </w:r>
      <w:proofErr w:type="spellEnd"/>
      <w:r w:rsidR="009C5348" w:rsidRPr="00AE0786">
        <w:rPr>
          <w:rFonts w:asciiTheme="minorHAnsi" w:hAnsiTheme="minorHAnsi" w:cstheme="minorHAnsi"/>
          <w:sz w:val="22"/>
        </w:rPr>
        <w:t xml:space="preserve"> </w:t>
      </w:r>
      <w:r w:rsidR="006C71CA" w:rsidRPr="00AE0786">
        <w:rPr>
          <w:rFonts w:asciiTheme="minorHAnsi" w:hAnsiTheme="minorHAnsi" w:cstheme="minorHAnsi"/>
          <w:sz w:val="22"/>
        </w:rPr>
        <w:t xml:space="preserve">in the centromere region and </w:t>
      </w:r>
      <w:r w:rsidR="00186372"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gain of new telomeric sequences </w:t>
      </w:r>
      <w:r w:rsidR="006C71CA" w:rsidRPr="00AE0786">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&lt;EndNote&gt;&lt;Cite&gt;&lt;Author&gt;Garagna&lt;/Author&gt;&lt;Year&gt;1995&lt;/Year&gt;&lt;RecNum&gt;358&lt;/RecNum&gt;&lt;DisplayText&gt;(12, 14)&lt;/DisplayText&gt;&lt;record&gt;&lt;rec-number&gt;358&lt;/rec-number&gt;&lt;foreign-keys&gt;&lt;key app="EN" db-id="psx5aavda22efleatx5vaweatapzwapastxd" timestamp="1586151252" guid="90a7bfb8-1fed-46cc-9788-baefbcdb7982"&gt;358&lt;/key&gt;&lt;/foreign-keys&gt;&lt;ref-type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Cite&gt;&lt;Author&gt;Moretti&lt;/Author&gt;&lt;Year&gt;1984&lt;/Year&gt;&lt;RecNum&gt;359&lt;/RecNum&gt;&lt;record&gt;&lt;rec-number&gt;359&lt;/rec-number&gt;&lt;foreign-keys&gt;&lt;key app="EN" db-id="psx5aavda22efleatx5vaweatapzwapastxd" timestamp="1586151332" guid="a9452de6-f1e2-46cb-ae64-55dc72c49381"&gt;359&lt;/key&gt;&lt;/foreign-keys&gt;&lt;ref-type name="Journal Article"&gt;17&lt;/ref-type&gt;&lt;contributors&gt;&lt;authors&gt;&lt;author&gt;Moretti, Aldo&lt;/author&gt;&lt;author&gt;Sabato, Sergio&lt;/author&gt;&lt;/authors&gt;&lt;/contributors&gt;&lt;titles&gt;&lt;title&gt;Karyotype evolution by centromeric fission inZamia (Cycadales)&lt;/title&gt;&lt;secondary-title&gt;Plant Systematics and Evolution&lt;/secondary-title&gt;&lt;/titles&gt;&lt;periodical&gt;&lt;full-title&gt;Plant Systematics and Evolution&lt;/full-title&gt;&lt;/periodical&gt;&lt;pages&gt;215-223&lt;/pages&gt;&lt;volume&gt;146&lt;/volume&gt;&lt;number&gt;3-4&lt;/number&gt;&lt;dates&gt;&lt;year&gt;1984&lt;/year&gt;&lt;/dates&gt;&lt;isbn&gt;0378-2697&lt;/isbn&gt;&lt;urls&gt;&lt;/urls&gt;&lt;/record&gt;&lt;/Cite&gt;&lt;/EndNote&gt;</w:instrText>
      </w:r>
      <w:r w:rsidR="006C71CA" w:rsidRPr="00AE0786">
        <w:rPr>
          <w:rFonts w:asciiTheme="minorHAnsi" w:hAnsiTheme="minorHAnsi" w:cstheme="minorHAnsi"/>
          <w:sz w:val="22"/>
        </w:rPr>
        <w:fldChar w:fldCharType="separate"/>
      </w:r>
      <w:r w:rsidR="005C30E8">
        <w:rPr>
          <w:rFonts w:asciiTheme="minorHAnsi" w:hAnsiTheme="minorHAnsi" w:cstheme="minorHAnsi"/>
          <w:noProof/>
          <w:sz w:val="22"/>
        </w:rPr>
        <w:t>(12, 14)</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w:t>
      </w:r>
      <w:r w:rsidR="009C5348" w:rsidRPr="00AE0786">
        <w:rPr>
          <w:rFonts w:asciiTheme="minorHAnsi" w:hAnsiTheme="minorHAnsi" w:cstheme="minorHAnsi"/>
          <w:sz w:val="22"/>
        </w:rPr>
        <w:t xml:space="preserve"> Increases in chromosome number can also occur through polyploidy or aneuploidy. In the case of polyploidy</w:t>
      </w:r>
      <w:r w:rsidR="008F1E2B" w:rsidRPr="00AE0786">
        <w:rPr>
          <w:rFonts w:asciiTheme="minorHAnsi" w:hAnsiTheme="minorHAnsi" w:cstheme="minorHAnsi"/>
          <w:sz w:val="22"/>
        </w:rPr>
        <w:t>,</w:t>
      </w:r>
      <w:r w:rsidR="009C5348" w:rsidRPr="00AE0786">
        <w:rPr>
          <w:rFonts w:asciiTheme="minorHAnsi" w:hAnsiTheme="minorHAnsi" w:cstheme="minorHAnsi"/>
          <w:sz w:val="22"/>
        </w:rPr>
        <w:t xml:space="preserve"> </w:t>
      </w:r>
      <w:r w:rsidR="00A612D9">
        <w:rPr>
          <w:rFonts w:asciiTheme="minorHAnsi" w:hAnsiTheme="minorHAnsi" w:cstheme="minorHAnsi"/>
          <w:sz w:val="22"/>
        </w:rPr>
        <w:t xml:space="preserve">the numbers of copies of the genome will increase by one from </w:t>
      </w:r>
      <w:r w:rsidR="008B1CC5">
        <w:rPr>
          <w:rFonts w:asciiTheme="minorHAnsi" w:hAnsiTheme="minorHAnsi" w:cstheme="minorHAnsi"/>
          <w:sz w:val="22"/>
        </w:rPr>
        <w:t xml:space="preserve">fertilization of </w:t>
      </w:r>
      <w:r w:rsidR="00A612D9">
        <w:rPr>
          <w:rFonts w:asciiTheme="minorHAnsi" w:hAnsiTheme="minorHAnsi" w:cstheme="minorHAnsi"/>
          <w:sz w:val="22"/>
        </w:rPr>
        <w:t>an unreduced gamete</w:t>
      </w:r>
      <w:r w:rsidR="008F1E2B"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&lt;EndNote&gt;&lt;Cite&gt;&lt;Author&gt;Harlan&lt;/Author&gt;&lt;Year&gt;1975&lt;/Year&gt;&lt;RecNum&gt;435&lt;/RecNum&gt;&lt;DisplayText&gt;(15)&lt;/DisplayText&gt;&lt;record&gt;&lt;rec-number&gt;435&lt;/rec-number&gt;&lt;foreign-keys&gt;&lt;key app="EN" db-id="psx5aavda22efleatx5vaweatapzwapastxd" timestamp="1589957579" guid="c0b5303c-bbb6-40e0-91db-201dd17c76b4"&gt;435&lt;/key&gt;&lt;/foreign-keys&gt;&lt;ref-type name="Journal Article"&gt;17&lt;/ref-type&gt;&lt;contributors&gt;&lt;authors&gt;&lt;author&gt;Harlan, Jack R&lt;/author&gt;&lt;author&gt;deWet, Jan MJ&lt;/author&gt;&lt;/authors&gt;&lt;/contributors&gt;&lt;titles&gt;&lt;title&gt;On Ö. Winge and a prayer: the origins of polyploidy&lt;/title&gt;&lt;secondary-title&gt;The botanical review&lt;/secondary-title&gt;&lt;/titles&gt;&lt;periodical&gt;&lt;full-title&gt;The botanical review&lt;/full-title&gt;&lt;/periodical&gt;&lt;pages&gt;361-390&lt;/pages&gt;&lt;volume&gt;41&lt;/volume&gt;&lt;number&gt;4&lt;/number&gt;&lt;dates&gt;&lt;year&gt;1975&lt;/year&gt;&lt;/dates&gt;&lt;isbn&gt;0006-8101&lt;/isbn&gt;&lt;urls&gt;&lt;/urls&gt;&lt;/record&gt;&lt;/Cite&gt;&lt;/EndNote&gt;</w:instrText>
      </w:r>
      <w:r w:rsidR="008F1E2B" w:rsidRPr="00AE0786">
        <w:rPr>
          <w:rFonts w:asciiTheme="minorHAnsi" w:hAnsiTheme="minorHAnsi" w:cstheme="minorHAnsi"/>
          <w:sz w:val="22"/>
        </w:rPr>
        <w:fldChar w:fldCharType="separate"/>
      </w:r>
      <w:r w:rsidR="005C30E8">
        <w:rPr>
          <w:rFonts w:asciiTheme="minorHAnsi" w:hAnsiTheme="minorHAnsi" w:cstheme="minorHAnsi"/>
          <w:noProof/>
          <w:sz w:val="22"/>
        </w:rPr>
        <w:t>(15)</w:t>
      </w:r>
      <w:r w:rsidR="008F1E2B" w:rsidRPr="00AE0786">
        <w:rPr>
          <w:rFonts w:asciiTheme="minorHAnsi" w:hAnsiTheme="minorHAnsi" w:cstheme="minorHAnsi"/>
          <w:sz w:val="22"/>
        </w:rPr>
        <w:fldChar w:fldCharType="end"/>
      </w:r>
      <w:r w:rsidR="009C5348" w:rsidRPr="00AE0786">
        <w:rPr>
          <w:rFonts w:asciiTheme="minorHAnsi" w:hAnsiTheme="minorHAnsi" w:cstheme="minorHAnsi"/>
          <w:sz w:val="22"/>
        </w:rPr>
        <w:t xml:space="preserve">. </w:t>
      </w:r>
      <w:r w:rsidR="00164074" w:rsidRPr="00AE0786">
        <w:rPr>
          <w:rFonts w:asciiTheme="minorHAnsi" w:hAnsiTheme="minorHAnsi" w:cstheme="minorHAnsi"/>
          <w:sz w:val="22"/>
        </w:rPr>
        <w:t>Likewise,</w:t>
      </w:r>
      <w:r w:rsidR="009C5348" w:rsidRPr="00AE0786">
        <w:rPr>
          <w:rFonts w:asciiTheme="minorHAnsi" w:hAnsiTheme="minorHAnsi" w:cstheme="minorHAnsi"/>
          <w:sz w:val="22"/>
        </w:rPr>
        <w:t xml:space="preserve"> aneuploidy can </w:t>
      </w:r>
      <w:r w:rsidR="009C5348" w:rsidRPr="00AE0786">
        <w:rPr>
          <w:rFonts w:asciiTheme="minorHAnsi" w:hAnsiTheme="minorHAnsi" w:cstheme="minorHAnsi"/>
          <w:sz w:val="22"/>
        </w:rPr>
        <w:lastRenderedPageBreak/>
        <w:t>lead to the duplication of single chromosomes</w:t>
      </w:r>
      <w:r w:rsidR="00433F19" w:rsidRPr="00AE0786">
        <w:rPr>
          <w:rFonts w:asciiTheme="minorHAnsi" w:hAnsiTheme="minorHAnsi" w:cstheme="minorHAnsi"/>
          <w:sz w:val="22"/>
        </w:rPr>
        <w:t xml:space="preserve"> </w:t>
      </w:r>
      <w:r w:rsidR="00433F19"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&lt;EndNote&gt;&lt;Cite&gt;&lt;Author&gt;Torres&lt;/Author&gt;&lt;Year&gt;2008&lt;/Year&gt;&lt;RecNum&gt;2846&lt;/RecNum&gt;&lt;DisplayText&gt;(16)&lt;/DisplayText&gt;&lt;record&gt;&lt;rec-number&gt;2846&lt;/rec-number&gt;&lt;foreign-keys&gt;&lt;key app="EN" db-id="20tzrfeaqpde50e5e2dvtwp7sr5fsss0txe9" timestamp="1591570887"&gt;2846&lt;/key&gt;&lt;/foreign-keys&gt;&lt;ref-type name="Journal Article"&gt;17&lt;/ref-type&gt;&lt;contributors&gt;&lt;authors&gt;&lt;author&gt;Torres, Eduardo M&lt;/author&gt;&lt;author&gt;Williams, Bret R&lt;/author&gt;&lt;author&gt;Amon, Angelika&lt;/author&gt;&lt;/authors&gt;&lt;/contributors&gt;&lt;titles&gt;&lt;title&gt;Aneuploidy: cells losing their balance&lt;/title&gt;&lt;secondary-title&gt;Genetics&lt;/secondary-title&gt;&lt;/titles&gt;&lt;periodical&gt;&lt;full-title&gt;Genetics&lt;/full-title&gt;&lt;/periodical&gt;&lt;pages&gt;737-746&lt;/pages&gt;&lt;volume&gt;179&lt;/volume&gt;&lt;number&gt;2&lt;/number&gt;&lt;dates&gt;&lt;year&gt;2008&lt;/year&gt;&lt;/dates&gt;&lt;isbn&gt;0016-6731&lt;/isbn&gt;&lt;urls&gt;&lt;/urls&gt;&lt;/record&gt;&lt;/Cite&gt;&lt;/EndNote&gt;</w:instrText>
      </w:r>
      <w:r w:rsidR="00433F19" w:rsidRPr="00AE0786">
        <w:rPr>
          <w:rFonts w:asciiTheme="minorHAnsi" w:hAnsiTheme="minorHAnsi" w:cstheme="minorHAnsi"/>
          <w:sz w:val="22"/>
        </w:rPr>
        <w:fldChar w:fldCharType="separate"/>
      </w:r>
      <w:r w:rsidR="005C30E8">
        <w:rPr>
          <w:rFonts w:asciiTheme="minorHAnsi" w:hAnsiTheme="minorHAnsi" w:cstheme="minorHAnsi"/>
          <w:noProof/>
          <w:sz w:val="22"/>
        </w:rPr>
        <w:t>(16)</w:t>
      </w:r>
      <w:r w:rsidR="00433F19" w:rsidRPr="00AE0786">
        <w:rPr>
          <w:rFonts w:asciiTheme="minorHAnsi" w:hAnsiTheme="minorHAnsi" w:cstheme="minorHAnsi"/>
          <w:sz w:val="22"/>
        </w:rPr>
        <w:fldChar w:fldCharType="end"/>
      </w:r>
      <w:r w:rsidR="009C5348" w:rsidRPr="00AE0786">
        <w:rPr>
          <w:rFonts w:asciiTheme="minorHAnsi" w:hAnsiTheme="minorHAnsi" w:cstheme="minorHAnsi"/>
          <w:sz w:val="22"/>
        </w:rPr>
        <w:t>.</w:t>
      </w:r>
    </w:p>
    <w:p w14:paraId="527A6110" w14:textId="77777777" w:rsidR="00DE1F25" w:rsidRDefault="00DE1F25" w:rsidP="005C30E8">
      <w:pPr>
        <w:spacing w:after="0" w:line="480" w:lineRule="auto"/>
        <w:rPr>
          <w:rFonts w:cstheme="minorHAnsi"/>
          <w:sz w:val="22"/>
          <w:szCs w:val="22"/>
        </w:rPr>
      </w:pPr>
    </w:p>
    <w:p w14:paraId="384E2C08" w14:textId="1AFF4835" w:rsidR="009C5348" w:rsidRPr="00AE0786" w:rsidRDefault="008B1CC5" w:rsidP="005C30E8">
      <w:pPr>
        <w:spacing w:after="0" w:line="480" w:lineRule="auto"/>
        <w:rPr>
          <w:rFonts w:cstheme="minorHAnsi"/>
          <w:sz w:val="22"/>
          <w:szCs w:val="22"/>
        </w:rPr>
      </w:pPr>
      <w:r>
        <w:rPr>
          <w:rFonts w:cstheme="minorHAnsi"/>
          <w:sz w:val="22"/>
          <w:szCs w:val="22"/>
        </w:rPr>
        <w:t>Because</w:t>
      </w:r>
      <w:r w:rsidR="009202C0" w:rsidRPr="00AE0786">
        <w:rPr>
          <w:rFonts w:cstheme="minorHAnsi"/>
          <w:sz w:val="22"/>
          <w:szCs w:val="22"/>
        </w:rPr>
        <w:t xml:space="preserve"> chromosomal rearrangements </w:t>
      </w:r>
      <w:r w:rsidR="009C5348" w:rsidRPr="00AE0786">
        <w:rPr>
          <w:rFonts w:cstheme="minorHAnsi"/>
          <w:sz w:val="22"/>
          <w:szCs w:val="22"/>
        </w:rPr>
        <w:t xml:space="preserve">are thought to </w:t>
      </w:r>
      <w:r w:rsidR="006B401A" w:rsidRPr="00AE0786">
        <w:rPr>
          <w:rFonts w:cstheme="minorHAnsi"/>
          <w:sz w:val="22"/>
          <w:szCs w:val="22"/>
        </w:rPr>
        <w:t xml:space="preserve">often </w:t>
      </w:r>
      <w:r w:rsidR="009C5348" w:rsidRPr="00AE0786">
        <w:rPr>
          <w:rFonts w:cstheme="minorHAnsi"/>
          <w:sz w:val="22"/>
          <w:szCs w:val="22"/>
        </w:rPr>
        <w:t>be deleterious or underdominant</w:t>
      </w:r>
      <w:r>
        <w:rPr>
          <w:rFonts w:cstheme="minorHAnsi"/>
          <w:sz w:val="22"/>
          <w:szCs w:val="22"/>
        </w:rPr>
        <w:t>,</w:t>
      </w:r>
      <w:r w:rsidR="009C5348" w:rsidRPr="00AE0786">
        <w:rPr>
          <w:rFonts w:cstheme="minorHAnsi"/>
          <w:sz w:val="22"/>
          <w:szCs w:val="22"/>
        </w:rPr>
        <w:t xml:space="preserve"> they</w:t>
      </w:r>
      <w:r w:rsidR="006C71CA" w:rsidRPr="00AE0786">
        <w:rPr>
          <w:rFonts w:cstheme="minorHAnsi"/>
          <w:sz w:val="22"/>
          <w:szCs w:val="22"/>
        </w:rPr>
        <w:t xml:space="preserve"> should </w:t>
      </w:r>
      <w:r w:rsidR="006B401A" w:rsidRPr="00AE0786">
        <w:rPr>
          <w:rFonts w:cstheme="minorHAnsi"/>
          <w:sz w:val="22"/>
          <w:szCs w:val="22"/>
        </w:rPr>
        <w:t>be more likely to</w:t>
      </w:r>
      <w:r w:rsidR="006C71CA" w:rsidRPr="00AE0786">
        <w:rPr>
          <w:rFonts w:cstheme="minorHAnsi"/>
          <w:sz w:val="22"/>
          <w:szCs w:val="22"/>
        </w:rPr>
        <w:t xml:space="preserve"> fix in population</w:t>
      </w:r>
      <w:r w:rsidR="009C5348" w:rsidRPr="00AE0786">
        <w:rPr>
          <w:rFonts w:cstheme="minorHAnsi"/>
          <w:sz w:val="22"/>
          <w:szCs w:val="22"/>
        </w:rPr>
        <w:t>s</w:t>
      </w:r>
      <w:r w:rsidR="006C71CA" w:rsidRPr="00AE0786">
        <w:rPr>
          <w:rFonts w:cstheme="minorHAnsi"/>
          <w:sz w:val="22"/>
          <w:szCs w:val="22"/>
        </w:rPr>
        <w:t xml:space="preserve"> </w:t>
      </w:r>
      <w:r w:rsidR="00941605" w:rsidRPr="00AE0786">
        <w:rPr>
          <w:rFonts w:cstheme="minorHAnsi"/>
          <w:sz w:val="22"/>
          <w:szCs w:val="22"/>
        </w:rPr>
        <w:t>with</w:t>
      </w:r>
      <w:r w:rsidR="006C71CA" w:rsidRPr="00AE0786">
        <w:rPr>
          <w:rFonts w:cstheme="minorHAnsi"/>
          <w:sz w:val="22"/>
          <w:szCs w:val="22"/>
        </w:rPr>
        <w:t xml:space="preserve"> </w:t>
      </w:r>
      <w:r w:rsidR="009C5348" w:rsidRPr="00AE0786">
        <w:rPr>
          <w:rFonts w:cstheme="minorHAnsi"/>
          <w:sz w:val="22"/>
          <w:szCs w:val="22"/>
        </w:rPr>
        <w:t>meiotic drive</w:t>
      </w:r>
      <w:r w:rsidR="006A2295">
        <w:rPr>
          <w:rFonts w:cstheme="minorHAnsi"/>
          <w:sz w:val="22"/>
          <w:szCs w:val="22"/>
        </w:rPr>
        <w:t xml:space="preserve"> or low effective population size</w:t>
      </w:r>
      <w:r>
        <w:rPr>
          <w:rFonts w:cstheme="minorHAnsi"/>
          <w:sz w:val="22"/>
          <w:szCs w:val="22"/>
        </w:rPr>
        <w:t xml:space="preserve"> </w:t>
      </w:r>
      <w:r w:rsidR="006A2295">
        <w:rPr>
          <w:rFonts w:cstheme="minorHAnsi"/>
          <w:sz w:val="22"/>
          <w:szCs w:val="22"/>
        </w:rPr>
        <w:fldChar w:fldCharType="begin">
          <w:fldData xml:space="preserve">PEVuZE5vdGU+PENpdGU+PEF1dGhvcj5NYXRzdW1vdG88L0F1dGhvcj48WWVhcj4yMDE2PC9ZZWFy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==
</w:fldData>
        </w:fldChar>
      </w:r>
      <w:r w:rsidR="005C30E8">
        <w:rPr>
          <w:rFonts w:cstheme="minorHAnsi"/>
          <w:sz w:val="22"/>
          <w:szCs w:val="22"/>
        </w:rPr>
        <w:instrText xml:space="preserve"> ADDIN EN.CITE </w:instrText>
      </w:r>
      <w:r w:rsidR="005C30E8">
        <w:rPr>
          <w:rFonts w:cstheme="minorHAnsi"/>
          <w:sz w:val="22"/>
          <w:szCs w:val="22"/>
        </w:rPr>
        <w:fldChar w:fldCharType="begin">
          <w:fldData xml:space="preserve">PEVuZE5vdGU+PENpdGU+PEF1dGhvcj5NYXRzdW1vdG88L0F1dGhvcj48WWVhcj4yMDE2PC9ZZWFy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==
</w:fldData>
        </w:fldChar>
      </w:r>
      <w:r w:rsidR="005C30E8">
        <w:rPr>
          <w:rFonts w:cstheme="minorHAnsi"/>
          <w:sz w:val="22"/>
          <w:szCs w:val="22"/>
        </w:rPr>
        <w:instrText xml:space="preserve"> ADDIN EN.CITE.DATA </w:instrText>
      </w:r>
      <w:r w:rsidR="005C30E8">
        <w:rPr>
          <w:rFonts w:cstheme="minorHAnsi"/>
          <w:sz w:val="22"/>
          <w:szCs w:val="22"/>
        </w:rPr>
      </w:r>
      <w:r w:rsidR="005C30E8">
        <w:rPr>
          <w:rFonts w:cstheme="minorHAnsi"/>
          <w:sz w:val="22"/>
          <w:szCs w:val="22"/>
        </w:rPr>
        <w:fldChar w:fldCharType="end"/>
      </w:r>
      <w:r w:rsidR="006A2295">
        <w:rPr>
          <w:rFonts w:cstheme="minorHAnsi"/>
          <w:sz w:val="22"/>
          <w:szCs w:val="22"/>
        </w:rPr>
      </w:r>
      <w:r w:rsidR="006A2295">
        <w:rPr>
          <w:rFonts w:cstheme="minorHAnsi"/>
          <w:sz w:val="22"/>
          <w:szCs w:val="22"/>
        </w:rPr>
        <w:fldChar w:fldCharType="separate"/>
      </w:r>
      <w:r w:rsidR="005C30E8">
        <w:rPr>
          <w:rFonts w:cstheme="minorHAnsi"/>
          <w:noProof/>
          <w:sz w:val="22"/>
          <w:szCs w:val="22"/>
        </w:rPr>
        <w:t>(5, 17, 18)</w:t>
      </w:r>
      <w:r w:rsidR="006A2295">
        <w:rPr>
          <w:rFonts w:cstheme="minorHAnsi"/>
          <w:sz w:val="22"/>
          <w:szCs w:val="22"/>
        </w:rPr>
        <w:fldChar w:fldCharType="end"/>
      </w:r>
      <w:r w:rsidR="006C71CA" w:rsidRPr="00AE0786">
        <w:rPr>
          <w:rFonts w:cstheme="minorHAnsi"/>
          <w:sz w:val="22"/>
          <w:szCs w:val="22"/>
        </w:rPr>
        <w:t>. However, centromeric structure may modulate the fitness effect</w:t>
      </w:r>
      <w:r w:rsidR="00AB025A" w:rsidRPr="00AE0786">
        <w:rPr>
          <w:rFonts w:cstheme="minorHAnsi"/>
          <w:sz w:val="22"/>
          <w:szCs w:val="22"/>
        </w:rPr>
        <w:t>s</w:t>
      </w:r>
      <w:r w:rsidR="006C71CA" w:rsidRPr="00AE0786">
        <w:rPr>
          <w:rFonts w:cstheme="minorHAnsi"/>
          <w:sz w:val="22"/>
          <w:szCs w:val="22"/>
        </w:rPr>
        <w:t xml:space="preserve"> of fusions and fissions</w:t>
      </w:r>
      <w:r w:rsidR="00235A0B">
        <w:rPr>
          <w:rFonts w:cstheme="minorHAnsi"/>
          <w:sz w:val="22"/>
          <w:szCs w:val="22"/>
        </w:rPr>
        <w:t xml:space="preserve"> </w:t>
      </w:r>
      <w:r w:rsidR="00235A0B">
        <w:rPr>
          <w:rFonts w:cstheme="minorHAnsi"/>
          <w:sz w:val="22"/>
          <w:szCs w:val="22"/>
        </w:rPr>
        <w:fldChar w:fldCharType="begin">
          <w:fldData xml:space="preserve">PEVuZE5vdGU+PENpdGU+PEF1dGhvcj5IaWxsPC9BdXRob3I+PFllYXI+MjAxOTwvWWVhcj48UmVj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</w:fldData>
        </w:fldChar>
      </w:r>
      <w:r w:rsidR="005C30E8">
        <w:rPr>
          <w:rFonts w:cstheme="minorHAnsi"/>
          <w:sz w:val="22"/>
          <w:szCs w:val="22"/>
        </w:rPr>
        <w:instrText xml:space="preserve"> ADDIN EN.CITE </w:instrText>
      </w:r>
      <w:r w:rsidR="005C30E8">
        <w:rPr>
          <w:rFonts w:cstheme="minorHAnsi"/>
          <w:sz w:val="22"/>
          <w:szCs w:val="22"/>
        </w:rPr>
        <w:fldChar w:fldCharType="begin">
          <w:fldData xml:space="preserve">PEVuZE5vdGU+PENpdGU+PEF1dGhvcj5IaWxsPC9BdXRob3I+PFllYXI+MjAxOTwvWWVhcj48UmVj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</w:fldData>
        </w:fldChar>
      </w:r>
      <w:r w:rsidR="005C30E8">
        <w:rPr>
          <w:rFonts w:cstheme="minorHAnsi"/>
          <w:sz w:val="22"/>
          <w:szCs w:val="22"/>
        </w:rPr>
        <w:instrText xml:space="preserve"> ADDIN EN.CITE.DATA </w:instrText>
      </w:r>
      <w:r w:rsidR="005C30E8">
        <w:rPr>
          <w:rFonts w:cstheme="minorHAnsi"/>
          <w:sz w:val="22"/>
          <w:szCs w:val="22"/>
        </w:rPr>
      </w:r>
      <w:r w:rsidR="005C30E8">
        <w:rPr>
          <w:rFonts w:cstheme="minorHAnsi"/>
          <w:sz w:val="22"/>
          <w:szCs w:val="22"/>
        </w:rPr>
        <w:fldChar w:fldCharType="end"/>
      </w:r>
      <w:r w:rsidR="00235A0B">
        <w:rPr>
          <w:rFonts w:cstheme="minorHAnsi"/>
          <w:sz w:val="22"/>
          <w:szCs w:val="22"/>
        </w:rPr>
      </w:r>
      <w:r w:rsidR="00235A0B">
        <w:rPr>
          <w:rFonts w:cstheme="minorHAnsi"/>
          <w:sz w:val="22"/>
          <w:szCs w:val="22"/>
        </w:rPr>
        <w:fldChar w:fldCharType="separate"/>
      </w:r>
      <w:r w:rsidR="005C30E8">
        <w:rPr>
          <w:rFonts w:cstheme="minorHAnsi"/>
          <w:noProof/>
          <w:sz w:val="22"/>
          <w:szCs w:val="22"/>
        </w:rPr>
        <w:t>(19, 20)</w:t>
      </w:r>
      <w:r w:rsidR="00235A0B">
        <w:rPr>
          <w:rFonts w:cstheme="minorHAnsi"/>
          <w:sz w:val="22"/>
          <w:szCs w:val="22"/>
        </w:rPr>
        <w:fldChar w:fldCharType="end"/>
      </w:r>
      <w:r w:rsidR="006C71CA" w:rsidRPr="00AE0786">
        <w:rPr>
          <w:rFonts w:cstheme="minorHAnsi"/>
          <w:sz w:val="22"/>
          <w:szCs w:val="22"/>
        </w:rPr>
        <w:t xml:space="preserve">. </w:t>
      </w:r>
      <w:r w:rsidR="00AB025A" w:rsidRPr="00AE0786">
        <w:rPr>
          <w:rFonts w:cstheme="minorHAnsi"/>
          <w:sz w:val="22"/>
          <w:szCs w:val="22"/>
        </w:rPr>
        <w:t xml:space="preserve">In species with monocentric chromosomes fusions and fissions can lead </w:t>
      </w:r>
      <w:r w:rsidR="001577E5" w:rsidRPr="00AE0786">
        <w:rPr>
          <w:rFonts w:cstheme="minorHAnsi"/>
          <w:sz w:val="22"/>
          <w:szCs w:val="22"/>
        </w:rPr>
        <w:t>to</w:t>
      </w:r>
      <w:r w:rsidR="00AB025A" w:rsidRPr="00AE0786">
        <w:rPr>
          <w:rFonts w:cstheme="minorHAnsi"/>
          <w:sz w:val="22"/>
          <w:szCs w:val="22"/>
        </w:rPr>
        <w:t xml:space="preserve"> multiple or no centromeres along the length of a chromosome which leads to failed segregation </w:t>
      </w:r>
      <w:r w:rsidR="00D92D83" w:rsidRPr="00AE0786">
        <w:rPr>
          <w:rFonts w:cstheme="minorHAnsi"/>
          <w:sz w:val="22"/>
          <w:szCs w:val="22"/>
        </w:rPr>
        <w:fldChar w:fldCharType="begin"/>
      </w:r>
      <w:r w:rsidR="001928E3">
        <w:rPr>
          <w:rFonts w:cstheme="minorHAnsi"/>
          <w:sz w:val="22"/>
          <w:szCs w:val="22"/>
        </w:rPr>
        <w:instrText xml:space="preserve"> ADDIN EN.CITE &lt;EndNote&gt;&lt;Cite&gt;&lt;Author&gt;Melters&lt;/Author&gt;&lt;Year&gt;2012&lt;/Year&gt;&lt;RecNum&gt;327&lt;/RecNum&gt;&lt;DisplayText&gt;(21, 22)&lt;/DisplayText&gt;&lt;record&gt;&lt;rec-number&gt;327&lt;/rec-number&gt;&lt;foreign-keys&gt;&lt;key app="EN" db-id="psx5aavda22efleatx5vaweatapzwapastxd" timestamp="1584945986" guid="a928bd99-3c0f-493d-868f-5fb6f1cc6f03"&gt;327&lt;/key&gt;&lt;/foreign-keys&gt;&lt;ref-type name="Journal Article"&gt;17&lt;/ref-type&gt;&lt;contributors&gt;&lt;authors&gt;&lt;author&gt;Melters, Daniël P&lt;/author&gt;&lt;author&gt;Paliulis, Leocadia V&lt;/author&gt;&lt;author&gt;Korf, Ian F&lt;/author&gt;&lt;author&gt;Chan, Simon WL&lt;/author&gt;&lt;/authors&gt;&lt;/contributors&gt;&lt;titles&gt;&lt;title&gt;Holocentric chromosomes: convergent evolution, meiotic adaptations, and genomic analysis&lt;/title&gt;&lt;secondary-title&gt;Chromosome Research&lt;/secondary-title&gt;&lt;/titles&gt;&lt;periodical&gt;&lt;full-title&gt;Chromosome Research&lt;/full-title&gt;&lt;/periodical&gt;&lt;pages&gt;579-593&lt;/pages&gt;&lt;volume&gt;20&lt;/volume&gt;&lt;number&gt;5&lt;/number&gt;&lt;dates&gt;&lt;year&gt;2012&lt;/year&gt;&lt;/dates&gt;&lt;isbn&gt;0967-3849&lt;/isbn&gt;&lt;urls&gt;&lt;/urls&gt;&lt;/record&gt;&lt;/Cite&gt;&lt;Cite&gt;&lt;Author&gt;Mola&lt;/Author&gt;&lt;Year&gt;2006&lt;/Year&gt;&lt;RecNum&gt;424&lt;/RecNum&gt;&lt;record&gt;&lt;rec-number&gt;424&lt;/rec-number&gt;&lt;foreign-keys&gt;&lt;key app="EN" db-id="psx5aavda22efleatx5vaweatapzwapastxd" timestamp="1587960672" guid="8075c676-ceac-445c-bcde-02612bd3a26d"&gt;424&lt;/key&gt;&lt;/foreign-keys&gt;&lt;ref-type name="Journal Article"&gt;17&lt;/ref-type&gt;&lt;contributors&gt;&lt;authors&gt;&lt;author&gt;Mola, LM&lt;/author&gt;&lt;author&gt;Papeschi, AG&lt;/author&gt;&lt;/authors&gt;&lt;/contributors&gt;&lt;titles&gt;&lt;title&gt;Holokinetic chromosomes at a glance&lt;/title&gt;&lt;secondary-title&gt;BAG-Journal of Basic and Applied Genetics&lt;/secondary-title&gt;&lt;/titles&gt;&lt;periodical&gt;&lt;full-title&gt;BAG-Journal of Basic and Applied Genetics&lt;/full-title&gt;&lt;/periodical&gt;&lt;pages&gt;17-33&lt;/pages&gt;&lt;volume&gt;17&lt;/volume&gt;&lt;number&gt;1&lt;/number&gt;&lt;dates&gt;&lt;year&gt;2006&lt;/year&gt;&lt;/dates&gt;&lt;isbn&gt;1666-0390&lt;/isbn&gt;&lt;urls&gt;&lt;/urls&gt;&lt;/record&gt;&lt;/Cite&gt;&lt;/EndNote&gt;</w:instrText>
      </w:r>
      <w:r w:rsidR="00D92D83" w:rsidRPr="00AE0786">
        <w:rPr>
          <w:rFonts w:cstheme="minorHAnsi"/>
          <w:sz w:val="22"/>
          <w:szCs w:val="22"/>
        </w:rPr>
        <w:fldChar w:fldCharType="separate"/>
      </w:r>
      <w:r w:rsidR="005C30E8">
        <w:rPr>
          <w:rFonts w:cstheme="minorHAnsi"/>
          <w:noProof/>
          <w:sz w:val="22"/>
          <w:szCs w:val="22"/>
        </w:rPr>
        <w:t>(21, 22)</w:t>
      </w:r>
      <w:r w:rsidR="00D92D83" w:rsidRPr="00AE0786">
        <w:rPr>
          <w:rFonts w:cstheme="minorHAnsi"/>
          <w:sz w:val="22"/>
          <w:szCs w:val="22"/>
        </w:rPr>
        <w:fldChar w:fldCharType="end"/>
      </w:r>
      <w:r w:rsidR="00671853" w:rsidRPr="00AE0786">
        <w:rPr>
          <w:rFonts w:cstheme="minorHAnsi"/>
          <w:sz w:val="22"/>
          <w:szCs w:val="22"/>
        </w:rPr>
        <w:t>.</w:t>
      </w:r>
      <w:r w:rsidR="00AB025A" w:rsidRPr="00AE0786">
        <w:rPr>
          <w:rFonts w:cstheme="minorHAnsi"/>
          <w:sz w:val="22"/>
          <w:szCs w:val="22"/>
        </w:rPr>
        <w:t xml:space="preserve"> In contrast</w:t>
      </w:r>
      <w:r w:rsidR="00F81B68" w:rsidRPr="00AE0786">
        <w:rPr>
          <w:rFonts w:cstheme="minorHAnsi"/>
          <w:sz w:val="22"/>
          <w:szCs w:val="22"/>
        </w:rPr>
        <w:t>,</w:t>
      </w:r>
      <w:r w:rsidR="00AB025A" w:rsidRPr="00AE0786">
        <w:rPr>
          <w:rFonts w:cstheme="minorHAnsi"/>
          <w:sz w:val="22"/>
          <w:szCs w:val="22"/>
        </w:rPr>
        <w:t xml:space="preserve"> the</w:t>
      </w:r>
      <w:r w:rsidR="006C71CA" w:rsidRPr="00AE0786">
        <w:rPr>
          <w:rFonts w:cstheme="minorHAnsi"/>
          <w:sz w:val="22"/>
          <w:szCs w:val="22"/>
        </w:rPr>
        <w:t xml:space="preserve"> centromeres </w:t>
      </w:r>
      <w:r w:rsidR="00A612D9">
        <w:rPr>
          <w:rFonts w:cstheme="minorHAnsi"/>
          <w:sz w:val="22"/>
          <w:szCs w:val="22"/>
        </w:rPr>
        <w:t xml:space="preserve">in holocentric species </w:t>
      </w:r>
      <w:r w:rsidR="006C71CA" w:rsidRPr="00AE0786">
        <w:rPr>
          <w:rFonts w:cstheme="minorHAnsi"/>
          <w:sz w:val="22"/>
          <w:szCs w:val="22"/>
        </w:rPr>
        <w:t>are diffuse and spindle fibers attach along the entire length of the chromosome</w:t>
      </w:r>
      <w:r w:rsidR="00AB025A" w:rsidRPr="00AE0786">
        <w:rPr>
          <w:rFonts w:cstheme="minorHAnsi"/>
          <w:sz w:val="22"/>
          <w:szCs w:val="22"/>
        </w:rPr>
        <w:t>. In these</w:t>
      </w:r>
      <w:r w:rsidR="006C71CA" w:rsidRPr="00AE0786">
        <w:rPr>
          <w:rFonts w:cstheme="minorHAnsi"/>
          <w:sz w:val="22"/>
          <w:szCs w:val="22"/>
        </w:rPr>
        <w:t xml:space="preserve"> species</w:t>
      </w:r>
      <w:r w:rsidR="00F81B68" w:rsidRPr="00AE0786">
        <w:rPr>
          <w:rFonts w:cstheme="minorHAnsi"/>
          <w:sz w:val="22"/>
          <w:szCs w:val="22"/>
        </w:rPr>
        <w:t>,</w:t>
      </w:r>
      <w:r w:rsidR="006C71CA" w:rsidRPr="00AE0786">
        <w:rPr>
          <w:rFonts w:cstheme="minorHAnsi"/>
          <w:sz w:val="22"/>
          <w:szCs w:val="22"/>
        </w:rPr>
        <w:t xml:space="preserve"> </w:t>
      </w:r>
      <w:r w:rsidR="00AB025A" w:rsidRPr="00AE0786">
        <w:rPr>
          <w:rFonts w:cstheme="minorHAnsi"/>
          <w:sz w:val="22"/>
          <w:szCs w:val="22"/>
        </w:rPr>
        <w:t>fusion</w:t>
      </w:r>
      <w:r w:rsidR="001577E5" w:rsidRPr="00AE0786">
        <w:rPr>
          <w:rFonts w:cstheme="minorHAnsi"/>
          <w:sz w:val="22"/>
          <w:szCs w:val="22"/>
        </w:rPr>
        <w:t>s</w:t>
      </w:r>
      <w:r w:rsidR="00AB025A" w:rsidRPr="00AE0786">
        <w:rPr>
          <w:rFonts w:cstheme="minorHAnsi"/>
          <w:sz w:val="22"/>
          <w:szCs w:val="22"/>
        </w:rPr>
        <w:t xml:space="preserve"> and fissions do not appear to disrupt proper segregation </w:t>
      </w:r>
      <w:r w:rsidR="006C71CA" w:rsidRPr="00AE0786">
        <w:rPr>
          <w:rFonts w:cstheme="minorHAnsi"/>
          <w:sz w:val="22"/>
          <w:szCs w:val="22"/>
        </w:rPr>
        <w:fldChar w:fldCharType="begin">
          <w:fldData xml:space="preserve">PEVuZE5vdGU+PENpdGU+PEF1dGhvcj5MdWNlw7FvPC9BdXRob3I+PFllYXI+MTk5NjwvWWVhcj48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</w:fldData>
        </w:fldChar>
      </w:r>
      <w:r w:rsidR="001928E3">
        <w:rPr>
          <w:rFonts w:cstheme="minorHAnsi"/>
          <w:sz w:val="22"/>
          <w:szCs w:val="22"/>
        </w:rPr>
        <w:instrText xml:space="preserve"> ADDIN EN.CITE </w:instrText>
      </w:r>
      <w:r w:rsidR="001928E3">
        <w:rPr>
          <w:rFonts w:cstheme="minorHAnsi"/>
          <w:sz w:val="22"/>
          <w:szCs w:val="22"/>
        </w:rPr>
        <w:fldChar w:fldCharType="begin">
          <w:fldData xml:space="preserve">PEVuZE5vdGU+PENpdGU+PEF1dGhvcj5MdWNlw7FvPC9BdXRob3I+PFllYXI+MTk5NjwvWWVhcj48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</w:fldData>
        </w:fldChar>
      </w:r>
      <w:r w:rsidR="001928E3">
        <w:rPr>
          <w:rFonts w:cstheme="minorHAnsi"/>
          <w:sz w:val="22"/>
          <w:szCs w:val="22"/>
        </w:rPr>
        <w:instrText xml:space="preserve"> ADDIN EN.CITE.DATA </w:instrText>
      </w:r>
      <w:r w:rsidR="001928E3">
        <w:rPr>
          <w:rFonts w:cstheme="minorHAnsi"/>
          <w:sz w:val="22"/>
          <w:szCs w:val="22"/>
        </w:rPr>
      </w:r>
      <w:r w:rsidR="001928E3">
        <w:rPr>
          <w:rFonts w:cstheme="minorHAnsi"/>
          <w:sz w:val="22"/>
          <w:szCs w:val="22"/>
        </w:rPr>
        <w:fldChar w:fldCharType="end"/>
      </w:r>
      <w:r w:rsidR="006C71CA" w:rsidRPr="00AE0786">
        <w:rPr>
          <w:rFonts w:cstheme="minorHAnsi"/>
          <w:sz w:val="22"/>
          <w:szCs w:val="22"/>
        </w:rPr>
      </w:r>
      <w:r w:rsidR="006C71CA" w:rsidRPr="00AE0786">
        <w:rPr>
          <w:rFonts w:cstheme="minorHAnsi"/>
          <w:sz w:val="22"/>
          <w:szCs w:val="22"/>
        </w:rPr>
        <w:fldChar w:fldCharType="separate"/>
      </w:r>
      <w:r w:rsidR="005C30E8">
        <w:rPr>
          <w:rFonts w:cstheme="minorHAnsi"/>
          <w:noProof/>
          <w:sz w:val="22"/>
          <w:szCs w:val="22"/>
        </w:rPr>
        <w:t>(23-26)</w:t>
      </w:r>
      <w:r w:rsidR="006C71CA" w:rsidRPr="00AE0786">
        <w:rPr>
          <w:rFonts w:cstheme="minorHAnsi"/>
          <w:sz w:val="22"/>
          <w:szCs w:val="22"/>
        </w:rPr>
        <w:fldChar w:fldCharType="end"/>
      </w:r>
      <w:r w:rsidR="001577E5" w:rsidRPr="00AE0786">
        <w:rPr>
          <w:rFonts w:cstheme="minorHAnsi"/>
          <w:sz w:val="22"/>
          <w:szCs w:val="22"/>
        </w:rPr>
        <w:t>.</w:t>
      </w:r>
      <w:r w:rsidR="00DD0A86" w:rsidRPr="00AE0786">
        <w:rPr>
          <w:rFonts w:cstheme="minorHAnsi"/>
          <w:sz w:val="22"/>
          <w:szCs w:val="22"/>
        </w:rPr>
        <w:t xml:space="preserve"> </w:t>
      </w:r>
      <w:r w:rsidR="006C71CA" w:rsidRPr="00AE0786">
        <w:rPr>
          <w:rFonts w:cstheme="minorHAnsi"/>
          <w:sz w:val="22"/>
          <w:szCs w:val="22"/>
        </w:rPr>
        <w:t xml:space="preserve">Therefore, holocentricity has </w:t>
      </w:r>
      <w:r w:rsidR="00906B10" w:rsidRPr="00AE0786">
        <w:rPr>
          <w:rFonts w:cstheme="minorHAnsi"/>
          <w:sz w:val="22"/>
          <w:szCs w:val="22"/>
        </w:rPr>
        <w:t xml:space="preserve">the </w:t>
      </w:r>
      <w:r w:rsidR="006C71CA" w:rsidRPr="00AE0786">
        <w:rPr>
          <w:rFonts w:cstheme="minorHAnsi"/>
          <w:sz w:val="22"/>
          <w:szCs w:val="22"/>
        </w:rPr>
        <w:t>potential to reduce or eliminate selective pressure against chromosom</w:t>
      </w:r>
      <w:r w:rsidR="00906B10" w:rsidRPr="00AE0786">
        <w:rPr>
          <w:rFonts w:cstheme="minorHAnsi"/>
          <w:sz w:val="22"/>
          <w:szCs w:val="22"/>
        </w:rPr>
        <w:t>al</w:t>
      </w:r>
      <w:r w:rsidR="006C71CA" w:rsidRPr="00AE0786">
        <w:rPr>
          <w:rFonts w:cstheme="minorHAnsi"/>
          <w:sz w:val="22"/>
          <w:szCs w:val="22"/>
        </w:rPr>
        <w:t xml:space="preserve"> rearrangements. This </w:t>
      </w:r>
      <w:r w:rsidR="001577E5" w:rsidRPr="00AE0786">
        <w:rPr>
          <w:rFonts w:cstheme="minorHAnsi"/>
          <w:sz w:val="22"/>
          <w:szCs w:val="22"/>
        </w:rPr>
        <w:t xml:space="preserve">should lead to higher rates of chromosome number evolution in clades with holocentric chromosomes relative to clades with monocentric </w:t>
      </w:r>
      <w:r w:rsidR="00164074" w:rsidRPr="00AE0786">
        <w:rPr>
          <w:rFonts w:cstheme="minorHAnsi"/>
          <w:sz w:val="22"/>
          <w:szCs w:val="22"/>
        </w:rPr>
        <w:t>chromosomes</w:t>
      </w:r>
      <w:r w:rsidR="006C71CA" w:rsidRPr="00AE0786">
        <w:rPr>
          <w:rFonts w:cstheme="minorHAnsi"/>
          <w:sz w:val="22"/>
          <w:szCs w:val="22"/>
        </w:rPr>
        <w:t>.</w:t>
      </w:r>
      <w:r w:rsidR="00E427C1" w:rsidRPr="00AE0786">
        <w:rPr>
          <w:rFonts w:cstheme="minorHAnsi"/>
          <w:sz w:val="22"/>
          <w:szCs w:val="22"/>
        </w:rPr>
        <w:t xml:space="preserve"> </w:t>
      </w:r>
      <w:r w:rsidR="006A2295" w:rsidRPr="006A2295">
        <w:rPr>
          <w:rFonts w:cstheme="minorHAnsi"/>
          <w:sz w:val="22"/>
          <w:szCs w:val="22"/>
        </w:rPr>
        <w:t xml:space="preserve"> </w:t>
      </w:r>
      <w:r w:rsidR="006A2295">
        <w:rPr>
          <w:rFonts w:cstheme="minorHAnsi"/>
          <w:sz w:val="22"/>
          <w:szCs w:val="22"/>
        </w:rPr>
        <w:t xml:space="preserve">However, results from studies of individual holocentric clades have been mixed, with some clades showing great variation </w:t>
      </w:r>
      <w:r w:rsidR="006A2295">
        <w:rPr>
          <w:rFonts w:cstheme="minorHAnsi"/>
          <w:sz w:val="22"/>
          <w:szCs w:val="22"/>
        </w:rPr>
        <w:fldChar w:fldCharType="begin"/>
      </w:r>
      <w:r w:rsidR="001928E3">
        <w:rPr>
          <w:rFonts w:cstheme="minorHAnsi"/>
          <w:sz w:val="22"/>
          <w:szCs w:val="22"/>
        </w:rPr>
        <w:instrText xml:space="preserve"> ADDIN EN.CITE &lt;EndNote&gt;&lt;Cite&gt;&lt;Author&gt;Escudero&lt;/Author&gt;&lt;Year&gt;2012&lt;/Year&gt;&lt;RecNum&gt;374&lt;/RecNum&gt;&lt;DisplayText&gt;(27, 28)&lt;/DisplayText&gt;&lt;record&gt;&lt;rec-number&gt;374&lt;/rec-number&gt;&lt;foreign-keys&gt;&lt;key app="EN" db-id="psx5aavda22efleatx5vaweatapzwapastxd" timestamp="1586378438" guid="93585c86-44db-45a1-a919-9418be099a51"&gt;374&lt;/key&gt;&lt;/foreign-keys&gt;&lt;ref-type name="Journal Article"&gt;17&lt;/ref-type&gt;&lt;contributors&gt;&lt;authors&gt;&lt;author&gt;Escudero, Marcial&lt;/author&gt;&lt;author&gt;Hipp, Andrew L&lt;/author&gt;&lt;author&gt;Hansen, Thomas F&lt;/author&gt;&lt;author&gt;Voje, Kjetil L&lt;/author&gt;&lt;author&gt;Luceño, Modesto&lt;/author&gt;&lt;/authors&gt;&lt;/contributors&gt;&lt;titles&gt;&lt;title&gt;Selection and inertia in the evolution of holocentric chromosomes in sedges (Carex, Cyperaceae)&lt;/title&gt;&lt;secondary-title&gt;New Phytologist&lt;/secondary-title&gt;&lt;/titles&gt;&lt;periodical&gt;&lt;full-title&gt;New Phytologist&lt;/full-title&gt;&lt;/periodical&gt;&lt;pages&gt;237-247&lt;/pages&gt;&lt;volume&gt;195&lt;/volume&gt;&lt;number&gt;1&lt;/number&gt;&lt;dates&gt;&lt;year&gt;2012&lt;/year&gt;&lt;/dates&gt;&lt;isbn&gt;0028-646X&lt;/isbn&gt;&lt;urls&gt;&lt;/urls&gt;&lt;/record&gt;&lt;/Cite&gt;&lt;Cite&gt;&lt;Author&gt;Schneider&lt;/Author&gt;&lt;Year&gt;2009&lt;/Year&gt;&lt;RecNum&gt;2822&lt;/RecNum&gt;&lt;record&gt;&lt;rec-number&gt;2822&lt;/rec-number&gt;&lt;foreign-keys&gt;&lt;key app="EN" db-id="20tzrfeaqpde50e5e2dvtwp7sr5fsss0txe9" timestamp="1589996148"&gt;2822&lt;/key&gt;&lt;/foreign-keys&gt;&lt;ref-type name="Journal Article"&gt;17&lt;/ref-type&gt;&lt;contributors&gt;&lt;authors&gt;&lt;author&gt;Schneider, Marielle Cristina&lt;/author&gt;&lt;author&gt;Zacaro, Adilson Ariza&lt;/author&gt;&lt;author&gt;Pinto-da-Rocha, Ricardo&lt;/author&gt;&lt;author&gt;Candido, Denise Maria&lt;/author&gt;&lt;author&gt;Cella, Doralice Maria&lt;/author&gt;&lt;/authors&gt;&lt;/contributors&gt;&lt;titles&gt;&lt;title&gt;Complex meiotic configuration of the holocentric chromosomes: the intriguing case of the scorpion Tityus bahiensis&lt;/title&gt;&lt;secondary-title&gt;Chromosome Research&lt;/secondary-title&gt;&lt;/titles&gt;&lt;periodical&gt;&lt;full-title&gt;Chromosome Research&lt;/full-title&gt;&lt;/periodical&gt;&lt;pages&gt;883-898&lt;/pages&gt;&lt;volume&gt;17&lt;/volume&gt;&lt;number&gt;7&lt;/number&gt;&lt;dates&gt;&lt;year&gt;2009&lt;/year&gt;&lt;/dates&gt;&lt;isbn&gt;0967-3849&lt;/isbn&gt;&lt;urls&gt;&lt;/urls&gt;&lt;/record&gt;&lt;/Cite&gt;&lt;/EndNote&gt;</w:instrText>
      </w:r>
      <w:r w:rsidR="006A2295">
        <w:rPr>
          <w:rFonts w:cstheme="minorHAnsi"/>
          <w:sz w:val="22"/>
          <w:szCs w:val="22"/>
        </w:rPr>
        <w:fldChar w:fldCharType="separate"/>
      </w:r>
      <w:r w:rsidR="005C30E8">
        <w:rPr>
          <w:rFonts w:cstheme="minorHAnsi"/>
          <w:noProof/>
          <w:sz w:val="22"/>
          <w:szCs w:val="22"/>
        </w:rPr>
        <w:t>(27, 28)</w:t>
      </w:r>
      <w:r w:rsidR="006A2295">
        <w:rPr>
          <w:rFonts w:cstheme="minorHAnsi"/>
          <w:sz w:val="22"/>
          <w:szCs w:val="22"/>
        </w:rPr>
        <w:fldChar w:fldCharType="end"/>
      </w:r>
      <w:r w:rsidR="006A2295">
        <w:rPr>
          <w:rFonts w:cstheme="minorHAnsi"/>
          <w:sz w:val="22"/>
          <w:szCs w:val="22"/>
        </w:rPr>
        <w:t xml:space="preserve"> and others being almost static</w:t>
      </w:r>
      <w:r w:rsidR="00235A0B">
        <w:rPr>
          <w:rFonts w:cstheme="minorHAnsi"/>
          <w:sz w:val="22"/>
          <w:szCs w:val="22"/>
        </w:rPr>
        <w:t xml:space="preserve"> </w:t>
      </w:r>
      <w:r w:rsidR="00511CB8">
        <w:rPr>
          <w:rFonts w:cstheme="minorHAnsi"/>
          <w:sz w:val="22"/>
          <w:szCs w:val="22"/>
        </w:rPr>
        <w:fldChar w:fldCharType="begin"/>
      </w:r>
      <w:r w:rsidR="005C30E8">
        <w:rPr>
          <w:rFonts w:cstheme="minorHAnsi"/>
          <w:sz w:val="22"/>
          <w:szCs w:val="22"/>
        </w:rPr>
        <w:instrText xml:space="preserve"> ADDIN EN.CITE &lt;EndNote&gt;&lt;Cite&gt;&lt;Author&gt;Panzera&lt;/Author&gt;&lt;Year&gt;1996&lt;/Year&gt;&lt;RecNum&gt;2824&lt;/RecNum&gt;&lt;DisplayText&gt;(29)&lt;/DisplayText&gt;&lt;record&gt;&lt;rec-number&gt;2824&lt;/rec-number&gt;&lt;foreign-keys&gt;&lt;key app="EN" db-id="20tzrfeaqpde50e5e2dvtwp7sr5fsss0txe9" timestamp="1589996301"&gt;2824&lt;/key&gt;&lt;/foreign-keys&gt;&lt;ref-type name="Journal Article"&gt;17&lt;/ref-type&gt;&lt;contributors&gt;&lt;authors&gt;&lt;author&gt;Panzera, Francisco&lt;/author&gt;&lt;author&gt;Pérez, Ruben&lt;/author&gt;&lt;author&gt;Hornos, Sonia&lt;/author&gt;&lt;author&gt;Panzera, Yanina&lt;/author&gt;&lt;author&gt;Cestau, Rosario&lt;/author&gt;&lt;author&gt;Delgado, Verónica&lt;/author&gt;&lt;author&gt;Nicolini, Paula&lt;/author&gt;&lt;/authors&gt;&lt;/contributors&gt;&lt;titles&gt;&lt;title&gt;Chromosome numbers in the Triatominae (Hemiptera-Reduviidae): a review&lt;/title&gt;&lt;secondary-title&gt;Memórias do Instituto Oswaldo Cruz&lt;/secondary-title&gt;&lt;/titles&gt;&lt;periodical&gt;&lt;full-title&gt;Memórias do Instituto Oswaldo Cruz&lt;/full-title&gt;&lt;/periodical&gt;&lt;pages&gt;515-518&lt;/pages&gt;&lt;volume&gt;91&lt;/volume&gt;&lt;number&gt;4&lt;/number&gt;&lt;dates&gt;&lt;year&gt;1996&lt;/year&gt;&lt;/dates&gt;&lt;isbn&gt;0074-0276&lt;/isbn&gt;&lt;urls&gt;&lt;/urls&gt;&lt;/record&gt;&lt;/Cite&gt;&lt;/EndNote&gt;</w:instrText>
      </w:r>
      <w:r w:rsidR="00511CB8">
        <w:rPr>
          <w:rFonts w:cstheme="minorHAnsi"/>
          <w:sz w:val="22"/>
          <w:szCs w:val="22"/>
        </w:rPr>
        <w:fldChar w:fldCharType="separate"/>
      </w:r>
      <w:r w:rsidR="005C30E8">
        <w:rPr>
          <w:rFonts w:cstheme="minorHAnsi"/>
          <w:noProof/>
          <w:sz w:val="22"/>
          <w:szCs w:val="22"/>
        </w:rPr>
        <w:t>(29)</w:t>
      </w:r>
      <w:r w:rsidR="00511CB8">
        <w:rPr>
          <w:rFonts w:cstheme="minorHAnsi"/>
          <w:sz w:val="22"/>
          <w:szCs w:val="22"/>
        </w:rPr>
        <w:fldChar w:fldCharType="end"/>
      </w:r>
      <w:r w:rsidR="00511CB8">
        <w:rPr>
          <w:rFonts w:cstheme="minorHAnsi"/>
          <w:sz w:val="22"/>
          <w:szCs w:val="22"/>
        </w:rPr>
        <w:t>.</w:t>
      </w:r>
    </w:p>
    <w:p w14:paraId="2DF661C1" w14:textId="77777777" w:rsidR="00DE1F25" w:rsidRDefault="00DE1F25" w:rsidP="005C30E8">
      <w:pPr>
        <w:spacing w:after="0" w:line="480" w:lineRule="auto"/>
        <w:rPr>
          <w:rFonts w:cstheme="minorHAnsi"/>
          <w:sz w:val="22"/>
          <w:szCs w:val="22"/>
        </w:rPr>
      </w:pPr>
    </w:p>
    <w:p w14:paraId="3853CF81" w14:textId="7CB839B1" w:rsidR="009C5348" w:rsidRPr="00AE0786" w:rsidRDefault="00DD0A86" w:rsidP="005C30E8">
      <w:pPr>
        <w:spacing w:after="0" w:line="480" w:lineRule="auto"/>
        <w:rPr>
          <w:rFonts w:cstheme="minorHAnsi"/>
          <w:sz w:val="22"/>
          <w:szCs w:val="22"/>
        </w:rPr>
      </w:pPr>
      <w:r w:rsidRPr="00AE0786">
        <w:rPr>
          <w:rFonts w:cstheme="minorHAnsi"/>
          <w:sz w:val="22"/>
          <w:szCs w:val="22"/>
        </w:rPr>
        <w:t xml:space="preserve">If holocentric clades have higher rates of chromosome </w:t>
      </w:r>
      <w:r w:rsidR="00614AC6">
        <w:rPr>
          <w:rFonts w:cstheme="minorHAnsi"/>
          <w:sz w:val="22"/>
          <w:szCs w:val="22"/>
        </w:rPr>
        <w:t xml:space="preserve">number </w:t>
      </w:r>
      <w:r w:rsidRPr="00AE0786">
        <w:rPr>
          <w:rFonts w:cstheme="minorHAnsi"/>
          <w:sz w:val="22"/>
          <w:szCs w:val="22"/>
        </w:rPr>
        <w:t>evolution, we might expect holocentric species to exhibit higher chromosome number. Anecdotal evidence does seem to suggest that some of the highest chromosome numbers observed are in clades with holocentric chromosomes. For instance, in insect</w:t>
      </w:r>
      <w:r w:rsidR="00230E16" w:rsidRPr="00AE0786">
        <w:rPr>
          <w:rFonts w:cstheme="minorHAnsi"/>
          <w:sz w:val="22"/>
          <w:szCs w:val="22"/>
        </w:rPr>
        <w:t>s,</w:t>
      </w:r>
      <w:r w:rsidRPr="00AE0786">
        <w:rPr>
          <w:rFonts w:cstheme="minorHAnsi"/>
          <w:sz w:val="22"/>
          <w:szCs w:val="22"/>
        </w:rPr>
        <w:t xml:space="preserve"> the highest chromosome numbers are observed in the holocentric </w:t>
      </w:r>
      <w:r w:rsidR="00230E16" w:rsidRPr="00AE0786">
        <w:rPr>
          <w:rFonts w:cstheme="minorHAnsi"/>
          <w:sz w:val="22"/>
          <w:szCs w:val="22"/>
        </w:rPr>
        <w:t>order, L</w:t>
      </w:r>
      <w:r w:rsidRPr="00AE0786">
        <w:rPr>
          <w:rFonts w:cstheme="minorHAnsi"/>
          <w:sz w:val="22"/>
          <w:szCs w:val="22"/>
        </w:rPr>
        <w:t>epidoptera</w:t>
      </w:r>
      <w:r w:rsidR="00511CB8">
        <w:rPr>
          <w:rFonts w:cstheme="minorHAnsi"/>
          <w:sz w:val="22"/>
          <w:szCs w:val="22"/>
        </w:rPr>
        <w:t xml:space="preserve"> </w:t>
      </w:r>
      <w:r w:rsidR="0091787F">
        <w:rPr>
          <w:rFonts w:cstheme="minorHAnsi"/>
          <w:sz w:val="22"/>
          <w:szCs w:val="22"/>
        </w:rPr>
        <w:fldChar w:fldCharType="begin"/>
      </w:r>
      <w:r w:rsidR="005C30E8">
        <w:rPr>
          <w:rFonts w:cstheme="minorHAnsi"/>
          <w:sz w:val="22"/>
          <w:szCs w:val="22"/>
        </w:rPr>
        <w:instrText xml:space="preserve"> ADDIN EN.CITE &lt;EndNote&gt;&lt;Cite&gt;&lt;Author&gt;Blackmon&lt;/Author&gt;&lt;Year&gt;2017&lt;/Year&gt;&lt;RecNum&gt;2533&lt;/RecNum&gt;&lt;DisplayText&gt;(6)&lt;/DisplayText&gt;&lt;record&gt;&lt;rec-number&gt;2533&lt;/rec-number&gt;&lt;foreign-keys&gt;&lt;key app="EN" db-id="20tzrfeaqpde50e5e2dvtwp7sr5fsss0txe9" timestamp="1473713007"&gt;2533&lt;/key&gt;&lt;/foreign-keys&gt;&lt;ref-type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Heredity&lt;/full-title&gt;&lt;abbr-1&gt;J Hered&lt;/abbr-1&gt;&lt;/periodical&gt;&lt;pages&gt;78-93&lt;/pages&gt;&lt;volume&gt;108&lt;/volume&gt;&lt;number&gt;1&lt;/number&gt;&lt;edition&gt;August 20, 2016&lt;/edition&gt;&lt;dates&gt;&lt;year&gt;2017&lt;/year&gt;&lt;/dates&gt;&lt;urls&gt;&lt;/urls&gt;&lt;electronic-resource-num&gt;10.1093/jhered/esw047&lt;/electronic-resource-num&gt;&lt;/record&gt;&lt;/Cite&gt;&lt;/EndNote&gt;</w:instrText>
      </w:r>
      <w:r w:rsidR="0091787F">
        <w:rPr>
          <w:rFonts w:cstheme="minorHAnsi"/>
          <w:sz w:val="22"/>
          <w:szCs w:val="22"/>
        </w:rPr>
        <w:fldChar w:fldCharType="separate"/>
      </w:r>
      <w:r w:rsidR="005C30E8">
        <w:rPr>
          <w:rFonts w:cstheme="minorHAnsi"/>
          <w:noProof/>
          <w:sz w:val="22"/>
          <w:szCs w:val="22"/>
        </w:rPr>
        <w:t>(6)</w:t>
      </w:r>
      <w:r w:rsidR="0091787F">
        <w:rPr>
          <w:rFonts w:cstheme="minorHAnsi"/>
          <w:sz w:val="22"/>
          <w:szCs w:val="22"/>
        </w:rPr>
        <w:fldChar w:fldCharType="end"/>
      </w:r>
      <w:r w:rsidRPr="00AE0786">
        <w:rPr>
          <w:rFonts w:cstheme="minorHAnsi"/>
          <w:sz w:val="22"/>
          <w:szCs w:val="22"/>
        </w:rPr>
        <w:t>. However, initial analyses have found no significant difference in</w:t>
      </w:r>
      <w:r w:rsidR="00BD3C3A">
        <w:rPr>
          <w:rFonts w:cstheme="minorHAnsi"/>
          <w:sz w:val="22"/>
          <w:szCs w:val="22"/>
        </w:rPr>
        <w:t xml:space="preserve"> </w:t>
      </w:r>
      <w:r w:rsidRPr="00AE0786">
        <w:rPr>
          <w:rFonts w:cstheme="minorHAnsi"/>
          <w:sz w:val="22"/>
          <w:szCs w:val="22"/>
        </w:rPr>
        <w:t>chromosome number among holocentric and monocentric clades of insects</w:t>
      </w:r>
      <w:r w:rsidR="004E02E1" w:rsidRPr="00AE0786">
        <w:rPr>
          <w:rFonts w:cstheme="minorHAnsi"/>
          <w:sz w:val="22"/>
          <w:szCs w:val="22"/>
        </w:rPr>
        <w:t xml:space="preserve"> </w:t>
      </w:r>
      <w:r w:rsidR="00087532" w:rsidRPr="00AE0786">
        <w:rPr>
          <w:rFonts w:cstheme="minorHAnsi"/>
          <w:sz w:val="22"/>
          <w:szCs w:val="22"/>
        </w:rPr>
        <w:fldChar w:fldCharType="begin"/>
      </w:r>
      <w:r w:rsidR="005C30E8">
        <w:rPr>
          <w:rFonts w:cstheme="minorHAnsi"/>
          <w:sz w:val="22"/>
          <w:szCs w:val="22"/>
        </w:rPr>
        <w:instrText xml:space="preserve"> ADDIN EN.CITE &lt;EndNote&gt;&lt;Cite&gt;&lt;Author&gt;Blackmon&lt;/Author&gt;&lt;Year&gt;2017&lt;/Year&gt;&lt;RecNum&gt;290&lt;/RecNum&gt;&lt;DisplayText&gt;(6)&lt;/DisplayText&gt;&lt;record&gt;&lt;rec-number&gt;290&lt;/rec-number&gt;&lt;foreign-keys&gt;&lt;key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087532" w:rsidRPr="00AE0786">
        <w:rPr>
          <w:rFonts w:cstheme="minorHAnsi"/>
          <w:sz w:val="22"/>
          <w:szCs w:val="22"/>
        </w:rPr>
        <w:fldChar w:fldCharType="separate"/>
      </w:r>
      <w:r w:rsidR="005C30E8">
        <w:rPr>
          <w:rFonts w:cstheme="minorHAnsi"/>
          <w:noProof/>
          <w:sz w:val="22"/>
          <w:szCs w:val="22"/>
        </w:rPr>
        <w:t>(6)</w:t>
      </w:r>
      <w:r w:rsidR="00087532" w:rsidRPr="00AE0786">
        <w:rPr>
          <w:rFonts w:cstheme="minorHAnsi"/>
          <w:sz w:val="22"/>
          <w:szCs w:val="22"/>
        </w:rPr>
        <w:fldChar w:fldCharType="end"/>
      </w:r>
      <w:r w:rsidRPr="00AE0786">
        <w:rPr>
          <w:rFonts w:cstheme="minorHAnsi"/>
          <w:sz w:val="22"/>
          <w:szCs w:val="22"/>
        </w:rPr>
        <w:t xml:space="preserve">. This previous study was limited to an order level analysis and </w:t>
      </w:r>
      <w:del w:id="12" w:author="Heath Blackmon" w:date="2020-08-16T13:16:00Z">
        <w:r w:rsidRPr="00AE0786" w:rsidDel="00BD3C3A">
          <w:rPr>
            <w:rFonts w:cstheme="minorHAnsi"/>
            <w:sz w:val="22"/>
            <w:szCs w:val="22"/>
          </w:rPr>
          <w:delText>looked only for an absolute difference in</w:delText>
        </w:r>
      </w:del>
      <w:ins w:id="13" w:author="Heath Blackmon" w:date="2020-08-16T13:16:00Z">
        <w:r w:rsidR="00BD3C3A">
          <w:rPr>
            <w:rFonts w:cstheme="minorHAnsi"/>
            <w:sz w:val="22"/>
            <w:szCs w:val="22"/>
          </w:rPr>
          <w:t>only tested whether the mean</w:t>
        </w:r>
      </w:ins>
      <w:r w:rsidRPr="00AE0786">
        <w:rPr>
          <w:rFonts w:cstheme="minorHAnsi"/>
          <w:sz w:val="22"/>
          <w:szCs w:val="22"/>
        </w:rPr>
        <w:t xml:space="preserve"> chromosome number </w:t>
      </w:r>
      <w:del w:id="14" w:author="Heath Blackmon" w:date="2020-08-16T13:16:00Z">
        <w:r w:rsidRPr="00AE0786" w:rsidDel="00BD3C3A">
          <w:rPr>
            <w:rFonts w:cstheme="minorHAnsi"/>
            <w:sz w:val="22"/>
            <w:szCs w:val="22"/>
          </w:rPr>
          <w:delText xml:space="preserve">between </w:delText>
        </w:r>
      </w:del>
      <w:ins w:id="15" w:author="Heath Blackmon" w:date="2020-08-16T13:16:00Z">
        <w:r w:rsidR="00BD3C3A">
          <w:rPr>
            <w:rFonts w:cstheme="minorHAnsi"/>
            <w:sz w:val="22"/>
            <w:szCs w:val="22"/>
          </w:rPr>
          <w:t>among</w:t>
        </w:r>
        <w:r w:rsidR="00BD3C3A" w:rsidRPr="00AE0786">
          <w:rPr>
            <w:rFonts w:cstheme="minorHAnsi"/>
            <w:sz w:val="22"/>
            <w:szCs w:val="22"/>
          </w:rPr>
          <w:t xml:space="preserve"> </w:t>
        </w:r>
      </w:ins>
      <w:r w:rsidRPr="00AE0786">
        <w:rPr>
          <w:rFonts w:cstheme="minorHAnsi"/>
          <w:sz w:val="22"/>
          <w:szCs w:val="22"/>
        </w:rPr>
        <w:t>monocentric and holocentric clades</w:t>
      </w:r>
      <w:ins w:id="16" w:author="Heath Blackmon" w:date="2020-08-16T13:16:00Z">
        <w:r w:rsidR="00BD3C3A">
          <w:rPr>
            <w:rFonts w:cstheme="minorHAnsi"/>
            <w:sz w:val="22"/>
            <w:szCs w:val="22"/>
          </w:rPr>
          <w:t xml:space="preserve"> wa</w:t>
        </w:r>
      </w:ins>
      <w:ins w:id="17" w:author="Heath Blackmon" w:date="2020-08-16T13:17:00Z">
        <w:r w:rsidR="00BD3C3A">
          <w:rPr>
            <w:rFonts w:cstheme="minorHAnsi"/>
            <w:sz w:val="22"/>
            <w:szCs w:val="22"/>
          </w:rPr>
          <w:t>s different</w:t>
        </w:r>
      </w:ins>
      <w:r w:rsidRPr="00AE0786">
        <w:rPr>
          <w:rFonts w:cstheme="minorHAnsi"/>
          <w:sz w:val="22"/>
          <w:szCs w:val="22"/>
        </w:rPr>
        <w:t>. A stronger test of the impact of holocentricity would be to investigate</w:t>
      </w:r>
      <w:r w:rsidR="00122986" w:rsidRPr="00AE0786">
        <w:rPr>
          <w:rFonts w:cstheme="minorHAnsi"/>
          <w:sz w:val="22"/>
          <w:szCs w:val="22"/>
        </w:rPr>
        <w:t xml:space="preserve"> the </w:t>
      </w:r>
      <w:r w:rsidR="00A62304" w:rsidRPr="00AE0786">
        <w:rPr>
          <w:rFonts w:cstheme="minorHAnsi"/>
          <w:sz w:val="22"/>
          <w:szCs w:val="22"/>
        </w:rPr>
        <w:t>rates of fusions, fissions</w:t>
      </w:r>
      <w:r w:rsidR="006B401A" w:rsidRPr="00AE0786">
        <w:rPr>
          <w:rFonts w:cstheme="minorHAnsi"/>
          <w:sz w:val="22"/>
          <w:szCs w:val="22"/>
        </w:rPr>
        <w:t>, and polyploidy</w:t>
      </w:r>
      <w:r w:rsidR="00A62304" w:rsidRPr="00AE0786">
        <w:rPr>
          <w:rFonts w:cstheme="minorHAnsi"/>
          <w:sz w:val="22"/>
          <w:szCs w:val="22"/>
        </w:rPr>
        <w:t xml:space="preserve"> in clades with holocentric and monocentric chromosomes</w:t>
      </w:r>
      <w:r w:rsidR="00C31ED2" w:rsidRPr="00AE0786">
        <w:rPr>
          <w:rFonts w:cstheme="minorHAnsi"/>
          <w:sz w:val="22"/>
          <w:szCs w:val="22"/>
        </w:rPr>
        <w:t>.</w:t>
      </w:r>
      <w:r w:rsidRPr="00AE0786">
        <w:rPr>
          <w:rFonts w:cstheme="minorHAnsi"/>
          <w:sz w:val="22"/>
          <w:szCs w:val="22"/>
        </w:rPr>
        <w:t xml:space="preserve"> </w:t>
      </w:r>
    </w:p>
    <w:p w14:paraId="06BF66EC" w14:textId="77777777" w:rsidR="00DE1F25" w:rsidRDefault="00DE1F25" w:rsidP="005C30E8">
      <w:pPr>
        <w:pStyle w:val="Default"/>
        <w:widowControl w:val="0"/>
        <w:spacing w:line="480" w:lineRule="auto"/>
        <w:rPr>
          <w:rFonts w:asciiTheme="minorHAnsi" w:hAnsiTheme="minorHAnsi" w:cstheme="minorHAnsi"/>
          <w:sz w:val="22"/>
        </w:rPr>
      </w:pPr>
    </w:p>
    <w:p w14:paraId="49584137" w14:textId="41940D44" w:rsidR="00186372" w:rsidRPr="00AE0786" w:rsidRDefault="00186372"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sz w:val="22"/>
        </w:rPr>
        <w:t xml:space="preserve">In this study, </w:t>
      </w:r>
      <w:r w:rsidR="0009189E" w:rsidRPr="00AE0786">
        <w:rPr>
          <w:rFonts w:asciiTheme="minorHAnsi" w:hAnsiTheme="minorHAnsi" w:cstheme="minorHAnsi"/>
          <w:sz w:val="22"/>
        </w:rPr>
        <w:t xml:space="preserve">we used </w:t>
      </w:r>
      <w:r w:rsidRPr="00AE0786">
        <w:rPr>
          <w:rFonts w:asciiTheme="minorHAnsi" w:hAnsiTheme="minorHAnsi" w:cstheme="minorHAnsi"/>
          <w:sz w:val="22"/>
        </w:rPr>
        <w:t xml:space="preserve">chromosome </w:t>
      </w:r>
      <w:r w:rsidR="006A5BDC" w:rsidRPr="00AE0786">
        <w:rPr>
          <w:rFonts w:asciiTheme="minorHAnsi" w:hAnsiTheme="minorHAnsi" w:cstheme="minorHAnsi"/>
          <w:sz w:val="22"/>
        </w:rPr>
        <w:t xml:space="preserve">number and centromere type </w:t>
      </w:r>
      <w:r w:rsidR="00A62304" w:rsidRPr="00AE0786">
        <w:rPr>
          <w:rFonts w:asciiTheme="minorHAnsi" w:hAnsiTheme="minorHAnsi" w:cstheme="minorHAnsi"/>
          <w:sz w:val="22"/>
        </w:rPr>
        <w:t xml:space="preserve">for </w:t>
      </w:r>
      <w:r w:rsidR="006A2295">
        <w:rPr>
          <w:rFonts w:asciiTheme="minorHAnsi" w:hAnsiTheme="minorHAnsi" w:cstheme="minorHAnsi"/>
          <w:sz w:val="22"/>
        </w:rPr>
        <w:t xml:space="preserve">4,393 species belonging to </w:t>
      </w:r>
      <w:r w:rsidR="00087532" w:rsidRPr="00AE0786">
        <w:rPr>
          <w:rFonts w:asciiTheme="minorHAnsi" w:hAnsiTheme="minorHAnsi" w:cstheme="minorHAnsi"/>
          <w:sz w:val="22"/>
        </w:rPr>
        <w:t xml:space="preserve">599 </w:t>
      </w:r>
      <w:r w:rsidRPr="00AE0786">
        <w:rPr>
          <w:rFonts w:asciiTheme="minorHAnsi" w:hAnsiTheme="minorHAnsi" w:cstheme="minorHAnsi"/>
          <w:sz w:val="22"/>
        </w:rPr>
        <w:t>insec</w:t>
      </w:r>
      <w:r w:rsidR="006A2295">
        <w:rPr>
          <w:rFonts w:asciiTheme="minorHAnsi" w:hAnsiTheme="minorHAnsi" w:cstheme="minorHAnsi"/>
          <w:sz w:val="22"/>
        </w:rPr>
        <w:t>t</w:t>
      </w:r>
      <w:r w:rsidR="002E0BC5">
        <w:rPr>
          <w:rFonts w:asciiTheme="minorHAnsi" w:hAnsiTheme="minorHAnsi" w:cstheme="minorHAnsi"/>
          <w:sz w:val="22"/>
        </w:rPr>
        <w:t xml:space="preserve"> genera</w:t>
      </w:r>
      <w:r w:rsidR="00C30D50" w:rsidRPr="00AE0786">
        <w:rPr>
          <w:rFonts w:asciiTheme="minorHAnsi" w:hAnsiTheme="minorHAnsi" w:cstheme="minorHAnsi"/>
          <w:sz w:val="22"/>
        </w:rPr>
        <w:t xml:space="preserve"> </w:t>
      </w:r>
      <w:r w:rsidRPr="00AE0786">
        <w:rPr>
          <w:rFonts w:asciiTheme="minorHAnsi" w:hAnsiTheme="minorHAnsi" w:cstheme="minorHAnsi"/>
          <w:sz w:val="22"/>
        </w:rPr>
        <w:t xml:space="preserve">to test whether </w:t>
      </w:r>
      <w:r w:rsidR="00A62304" w:rsidRPr="00AE0786">
        <w:rPr>
          <w:rFonts w:asciiTheme="minorHAnsi" w:hAnsiTheme="minorHAnsi" w:cstheme="minorHAnsi"/>
          <w:sz w:val="22"/>
        </w:rPr>
        <w:t xml:space="preserve">clades with </w:t>
      </w:r>
      <w:r w:rsidRPr="00AE0786">
        <w:rPr>
          <w:rFonts w:asciiTheme="minorHAnsi" w:hAnsiTheme="minorHAnsi" w:cstheme="minorHAnsi"/>
          <w:sz w:val="22"/>
        </w:rPr>
        <w:t xml:space="preserve">holocentric chromosomes have a higher rate of </w:t>
      </w:r>
      <w:r w:rsidR="00620A54">
        <w:rPr>
          <w:rFonts w:asciiTheme="minorHAnsi" w:hAnsiTheme="minorHAnsi" w:cstheme="minorHAnsi"/>
          <w:sz w:val="22"/>
        </w:rPr>
        <w:t>chromosome number evolution</w:t>
      </w:r>
      <w:r w:rsidR="00A62304" w:rsidRPr="00AE0786">
        <w:rPr>
          <w:rFonts w:asciiTheme="minorHAnsi" w:hAnsiTheme="minorHAnsi" w:cstheme="minorHAnsi"/>
          <w:sz w:val="22"/>
        </w:rPr>
        <w:t xml:space="preserve"> than clades with monocentric chromosomes</w:t>
      </w:r>
      <w:r w:rsidR="00FD325D" w:rsidRPr="00AE0786">
        <w:rPr>
          <w:rFonts w:asciiTheme="minorHAnsi" w:hAnsiTheme="minorHAnsi" w:cstheme="minorHAnsi"/>
          <w:sz w:val="22"/>
        </w:rPr>
        <w:t xml:space="preserve"> (Figure 1)</w:t>
      </w:r>
      <w:r w:rsidRPr="00AE0786">
        <w:rPr>
          <w:rFonts w:asciiTheme="minorHAnsi" w:hAnsiTheme="minorHAnsi" w:cstheme="minorHAnsi"/>
          <w:sz w:val="22"/>
        </w:rPr>
        <w:t>.</w:t>
      </w:r>
      <w:r w:rsidR="00A11DB9" w:rsidRPr="00AE0786">
        <w:rPr>
          <w:rFonts w:asciiTheme="minorHAnsi" w:hAnsiTheme="minorHAnsi" w:cstheme="minorHAnsi"/>
          <w:sz w:val="22"/>
        </w:rPr>
        <w:t xml:space="preserve"> We chose to use</w:t>
      </w:r>
      <w:r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insects because they </w:t>
      </w:r>
      <w:r w:rsidR="00A62304" w:rsidRPr="00AE0786">
        <w:rPr>
          <w:rFonts w:asciiTheme="minorHAnsi" w:hAnsiTheme="minorHAnsi" w:cstheme="minorHAnsi"/>
          <w:sz w:val="22"/>
        </w:rPr>
        <w:t xml:space="preserve">have multiple clades with monocentric and holocentric chromosomes, are incredibly speciose, and </w:t>
      </w:r>
      <w:r w:rsidR="00164074" w:rsidRPr="00AE0786">
        <w:rPr>
          <w:rFonts w:asciiTheme="minorHAnsi" w:hAnsiTheme="minorHAnsi" w:cstheme="minorHAnsi"/>
          <w:sz w:val="22"/>
        </w:rPr>
        <w:t>exhibit</w:t>
      </w:r>
      <w:r w:rsidR="00A62304" w:rsidRPr="00AE0786">
        <w:rPr>
          <w:rFonts w:asciiTheme="minorHAnsi" w:hAnsiTheme="minorHAnsi" w:cstheme="minorHAnsi"/>
          <w:sz w:val="22"/>
        </w:rPr>
        <w:t xml:space="preserve"> striking diversity in chromosome number</w:t>
      </w:r>
      <w:r w:rsidR="00A11DB9" w:rsidRPr="00AE0786">
        <w:rPr>
          <w:rFonts w:asciiTheme="minorHAnsi" w:hAnsiTheme="minorHAnsi" w:cstheme="minorHAnsi"/>
          <w:sz w:val="22"/>
        </w:rPr>
        <w:t xml:space="preserve"> </w:t>
      </w:r>
      <w:r w:rsidR="00A11DB9" w:rsidRPr="00AE0786">
        <w:rPr>
          <w:rFonts w:asciiTheme="minorHAnsi" w:hAnsiTheme="minorHAnsi" w:cstheme="minorHAnsi"/>
          <w:sz w:val="22"/>
        </w:rPr>
        <w:fldChar w:fldCharType="begin">
          <w:fldData xml:space="preserve">PEVuZE5vdGU+PENpdGU+PEF1dGhvcj5Nb3JhPC9BdXRob3I+PFllYXI+MjAxMTwvWWVhcj48UmVj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</w:fldData>
        </w:fldChar>
      </w:r>
      <w:r w:rsidR="001928E3">
        <w:rPr>
          <w:rFonts w:asciiTheme="minorHAnsi" w:hAnsiTheme="minorHAnsi" w:cstheme="minorHAnsi"/>
          <w:sz w:val="22"/>
        </w:rPr>
        <w:instrText xml:space="preserve"> ADDIN EN.CITE </w:instrText>
      </w:r>
      <w:r w:rsidR="001928E3">
        <w:rPr>
          <w:rFonts w:asciiTheme="minorHAnsi" w:hAnsiTheme="minorHAnsi" w:cstheme="minorHAnsi"/>
          <w:sz w:val="22"/>
        </w:rPr>
        <w:fldChar w:fldCharType="begin">
          <w:fldData xml:space="preserve">PEVuZE5vdGU+PENpdGU+PEF1dGhvcj5Nb3JhPC9BdXRob3I+PFllYXI+MjAxMTwvWWVhcj48UmVj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</w:fldData>
        </w:fldChar>
      </w:r>
      <w:r w:rsidR="001928E3">
        <w:rPr>
          <w:rFonts w:asciiTheme="minorHAnsi" w:hAnsiTheme="minorHAnsi" w:cstheme="minorHAnsi"/>
          <w:sz w:val="22"/>
        </w:rPr>
        <w:instrText xml:space="preserve"> ADDIN EN.CITE.DATA </w:instrText>
      </w:r>
      <w:r w:rsidR="001928E3">
        <w:rPr>
          <w:rFonts w:asciiTheme="minorHAnsi" w:hAnsiTheme="minorHAnsi" w:cstheme="minorHAnsi"/>
          <w:sz w:val="22"/>
        </w:rPr>
      </w:r>
      <w:r w:rsidR="001928E3">
        <w:rPr>
          <w:rFonts w:asciiTheme="minorHAnsi" w:hAnsiTheme="minorHAnsi" w:cstheme="minorHAnsi"/>
          <w:sz w:val="22"/>
        </w:rPr>
        <w:fldChar w:fldCharType="end"/>
      </w:r>
      <w:r w:rsidR="00A11DB9" w:rsidRPr="00AE0786">
        <w:rPr>
          <w:rFonts w:asciiTheme="minorHAnsi" w:hAnsiTheme="minorHAnsi" w:cstheme="minorHAnsi"/>
          <w:sz w:val="22"/>
        </w:rPr>
      </w:r>
      <w:r w:rsidR="00A11DB9" w:rsidRPr="00AE0786">
        <w:rPr>
          <w:rFonts w:asciiTheme="minorHAnsi" w:hAnsiTheme="minorHAnsi" w:cstheme="minorHAnsi"/>
          <w:sz w:val="22"/>
        </w:rPr>
        <w:fldChar w:fldCharType="separate"/>
      </w:r>
      <w:r w:rsidR="005C30E8">
        <w:rPr>
          <w:rFonts w:asciiTheme="minorHAnsi" w:hAnsiTheme="minorHAnsi" w:cstheme="minorHAnsi"/>
          <w:noProof/>
          <w:sz w:val="22"/>
        </w:rPr>
        <w:t>(6, 30-33)</w:t>
      </w:r>
      <w:r w:rsidR="00A11DB9" w:rsidRPr="00AE0786">
        <w:rPr>
          <w:rFonts w:asciiTheme="minorHAnsi" w:hAnsiTheme="minorHAnsi" w:cstheme="minorHAnsi"/>
          <w:sz w:val="22"/>
        </w:rPr>
        <w:fldChar w:fldCharType="end"/>
      </w:r>
      <w:r w:rsidR="00A11DB9" w:rsidRPr="00AE0786">
        <w:rPr>
          <w:rFonts w:asciiTheme="minorHAnsi" w:hAnsiTheme="minorHAnsi" w:cstheme="minorHAnsi"/>
          <w:sz w:val="22"/>
        </w:rPr>
        <w:t xml:space="preserve">. </w:t>
      </w:r>
      <w:r w:rsidR="006A2295" w:rsidRPr="00AE0786">
        <w:rPr>
          <w:rFonts w:asciiTheme="minorHAnsi" w:hAnsiTheme="minorHAnsi" w:cstheme="minorHAnsi"/>
          <w:sz w:val="22"/>
        </w:rPr>
        <w:t>We hypothesized that clades with holocentric chromosomes should exhibit higher rates of fusions and fissions since these mutations should be less costly in these</w:t>
      </w:r>
      <w:r w:rsidR="006A2295">
        <w:rPr>
          <w:rFonts w:asciiTheme="minorHAnsi" w:hAnsiTheme="minorHAnsi" w:cstheme="minorHAnsi"/>
          <w:sz w:val="22"/>
        </w:rPr>
        <w:t xml:space="preserve"> clades. However, w</w:t>
      </w:r>
      <w:r w:rsidR="009F63DF">
        <w:rPr>
          <w:rFonts w:asciiTheme="minorHAnsi" w:hAnsiTheme="minorHAnsi" w:cstheme="minorHAnsi"/>
          <w:sz w:val="22"/>
        </w:rPr>
        <w:t>e found</w:t>
      </w:r>
      <w:r w:rsidR="006A2295">
        <w:rPr>
          <w:rFonts w:asciiTheme="minorHAnsi" w:hAnsiTheme="minorHAnsi" w:cstheme="minorHAnsi"/>
          <w:sz w:val="22"/>
        </w:rPr>
        <w:t xml:space="preserve"> no evidence for higher rates of chromosome number evolution in holocentric clades in comparison to monocentric clades. Instead, we found that</w:t>
      </w:r>
      <w:r w:rsidR="009F63DF">
        <w:rPr>
          <w:rFonts w:asciiTheme="minorHAnsi" w:hAnsiTheme="minorHAnsi" w:cstheme="minorHAnsi"/>
          <w:sz w:val="22"/>
        </w:rPr>
        <w:t xml:space="preserve"> </w:t>
      </w:r>
      <w:r w:rsidR="009F63DF" w:rsidRPr="009612EA">
        <w:rPr>
          <w:rFonts w:asciiTheme="minorHAnsi" w:hAnsiTheme="minorHAnsi" w:cstheme="minorHAnsi"/>
          <w:iCs/>
          <w:sz w:val="22"/>
        </w:rPr>
        <w:t>Lepidoptera</w:t>
      </w:r>
      <w:r w:rsidR="009F63DF">
        <w:rPr>
          <w:rFonts w:asciiTheme="minorHAnsi" w:hAnsiTheme="minorHAnsi" w:cstheme="minorHAnsi"/>
          <w:iCs/>
          <w:sz w:val="22"/>
        </w:rPr>
        <w:t xml:space="preserve">, </w:t>
      </w:r>
      <w:r w:rsidR="009F63DF" w:rsidRPr="009612EA">
        <w:rPr>
          <w:rFonts w:asciiTheme="minorHAnsi" w:hAnsiTheme="minorHAnsi" w:cstheme="minorHAnsi"/>
          <w:iCs/>
          <w:sz w:val="22"/>
        </w:rPr>
        <w:t>a holocentric clade</w:t>
      </w:r>
      <w:r w:rsidR="009F63DF">
        <w:rPr>
          <w:rFonts w:asciiTheme="minorHAnsi" w:hAnsiTheme="minorHAnsi" w:cstheme="minorHAnsi"/>
          <w:iCs/>
          <w:sz w:val="22"/>
        </w:rPr>
        <w:t>,</w:t>
      </w:r>
      <w:r w:rsidR="009F63DF" w:rsidRPr="009612EA">
        <w:rPr>
          <w:rFonts w:asciiTheme="minorHAnsi" w:hAnsiTheme="minorHAnsi" w:cstheme="minorHAnsi"/>
          <w:iCs/>
          <w:sz w:val="22"/>
        </w:rPr>
        <w:t xml:space="preserve"> exhibit</w:t>
      </w:r>
      <w:r w:rsidR="006A2295">
        <w:rPr>
          <w:rFonts w:asciiTheme="minorHAnsi" w:hAnsiTheme="minorHAnsi" w:cstheme="minorHAnsi"/>
          <w:iCs/>
          <w:sz w:val="22"/>
        </w:rPr>
        <w:t>s</w:t>
      </w:r>
      <w:r w:rsidR="009F63DF" w:rsidRPr="009612EA">
        <w:rPr>
          <w:rFonts w:asciiTheme="minorHAnsi" w:hAnsiTheme="minorHAnsi" w:cstheme="minorHAnsi"/>
          <w:iCs/>
          <w:sz w:val="22"/>
        </w:rPr>
        <w:t xml:space="preserve"> some of the highest rates</w:t>
      </w:r>
      <w:r w:rsidR="009F63DF">
        <w:rPr>
          <w:rFonts w:asciiTheme="minorHAnsi" w:hAnsiTheme="minorHAnsi" w:cstheme="minorHAnsi"/>
          <w:iCs/>
          <w:sz w:val="22"/>
        </w:rPr>
        <w:t xml:space="preserve"> of chromosome number evolution, while other holocentric clades exhibit some of the lowest rates</w:t>
      </w:r>
      <w:r w:rsidR="009F63DF" w:rsidRPr="009612EA">
        <w:rPr>
          <w:rFonts w:asciiTheme="minorHAnsi" w:hAnsiTheme="minorHAnsi" w:cstheme="minorHAnsi"/>
          <w:iCs/>
          <w:sz w:val="22"/>
        </w:rPr>
        <w:t>.</w:t>
      </w:r>
      <w:r w:rsidR="009F63DF">
        <w:rPr>
          <w:rFonts w:asciiTheme="minorHAnsi" w:hAnsiTheme="minorHAnsi" w:cstheme="minorHAnsi"/>
          <w:iCs/>
          <w:sz w:val="22"/>
        </w:rPr>
        <w:t xml:space="preserve"> </w:t>
      </w:r>
      <w:r w:rsidR="006A2295">
        <w:rPr>
          <w:rFonts w:asciiTheme="minorHAnsi" w:hAnsiTheme="minorHAnsi" w:cstheme="minorHAnsi"/>
          <w:iCs/>
          <w:sz w:val="22"/>
        </w:rPr>
        <w:t>O</w:t>
      </w:r>
      <w:r w:rsidR="009F63DF">
        <w:rPr>
          <w:rFonts w:asciiTheme="minorHAnsi" w:hAnsiTheme="minorHAnsi" w:cstheme="minorHAnsi"/>
          <w:iCs/>
          <w:sz w:val="22"/>
        </w:rPr>
        <w:t xml:space="preserve">ur results suggest </w:t>
      </w:r>
      <w:r w:rsidR="006A2295">
        <w:rPr>
          <w:rFonts w:asciiTheme="minorHAnsi" w:hAnsiTheme="minorHAnsi" w:cstheme="minorHAnsi"/>
          <w:iCs/>
          <w:sz w:val="22"/>
        </w:rPr>
        <w:t xml:space="preserve">characteristics other than </w:t>
      </w:r>
      <w:r w:rsidR="009F63DF">
        <w:rPr>
          <w:rFonts w:asciiTheme="minorHAnsi" w:hAnsiTheme="minorHAnsi" w:cstheme="minorHAnsi"/>
          <w:iCs/>
          <w:sz w:val="22"/>
        </w:rPr>
        <w:t>holocentric</w:t>
      </w:r>
      <w:r w:rsidR="006A2295">
        <w:rPr>
          <w:rFonts w:asciiTheme="minorHAnsi" w:hAnsiTheme="minorHAnsi" w:cstheme="minorHAnsi"/>
          <w:iCs/>
          <w:sz w:val="22"/>
        </w:rPr>
        <w:t xml:space="preserve">ity and </w:t>
      </w:r>
      <w:r w:rsidR="009F63DF">
        <w:rPr>
          <w:rFonts w:asciiTheme="minorHAnsi" w:hAnsiTheme="minorHAnsi" w:cstheme="minorHAnsi"/>
          <w:iCs/>
          <w:sz w:val="22"/>
        </w:rPr>
        <w:t>monocentric</w:t>
      </w:r>
      <w:r w:rsidR="006A2295">
        <w:rPr>
          <w:rFonts w:asciiTheme="minorHAnsi" w:hAnsiTheme="minorHAnsi" w:cstheme="minorHAnsi"/>
          <w:iCs/>
          <w:sz w:val="22"/>
        </w:rPr>
        <w:t>ity are key in determining rates of</w:t>
      </w:r>
      <w:r w:rsidR="009F63DF">
        <w:rPr>
          <w:rFonts w:asciiTheme="minorHAnsi" w:hAnsiTheme="minorHAnsi" w:cstheme="minorHAnsi"/>
          <w:iCs/>
          <w:sz w:val="22"/>
        </w:rPr>
        <w:t xml:space="preserve"> chromosome</w:t>
      </w:r>
      <w:r w:rsidR="006A2295">
        <w:rPr>
          <w:rFonts w:asciiTheme="minorHAnsi" w:hAnsiTheme="minorHAnsi" w:cstheme="minorHAnsi"/>
          <w:iCs/>
          <w:sz w:val="22"/>
        </w:rPr>
        <w:t xml:space="preserve"> number evolution</w:t>
      </w:r>
      <w:r w:rsidR="009F63DF">
        <w:rPr>
          <w:rFonts w:asciiTheme="minorHAnsi" w:hAnsiTheme="minorHAnsi" w:cstheme="minorHAnsi"/>
          <w:iCs/>
          <w:sz w:val="22"/>
        </w:rPr>
        <w:t xml:space="preserve">. </w:t>
      </w:r>
    </w:p>
    <w:p w14:paraId="5FA0480C" w14:textId="22F8EF2B" w:rsidR="00D97F3B" w:rsidRPr="00AE0786" w:rsidRDefault="00D97F3B" w:rsidP="005C30E8">
      <w:pPr>
        <w:spacing w:after="0" w:line="480" w:lineRule="auto"/>
        <w:rPr>
          <w:rFonts w:cstheme="minorHAnsi"/>
          <w:sz w:val="22"/>
          <w:szCs w:val="22"/>
        </w:rPr>
      </w:pPr>
    </w:p>
    <w:p w14:paraId="4CC3D4B0" w14:textId="51F71DAE" w:rsidR="00D97F3B" w:rsidRPr="00AE0786" w:rsidRDefault="00077899" w:rsidP="005C30E8">
      <w:pPr>
        <w:pStyle w:val="Default"/>
        <w:widowControl w:val="0"/>
        <w:spacing w:line="480" w:lineRule="auto"/>
        <w:rPr>
          <w:rFonts w:asciiTheme="minorHAnsi" w:hAnsiTheme="minorHAnsi" w:cstheme="minorHAnsi"/>
          <w:b/>
          <w:bCs/>
          <w:sz w:val="22"/>
        </w:rPr>
      </w:pPr>
      <w:r w:rsidRPr="00AE0786">
        <w:rPr>
          <w:rFonts w:asciiTheme="minorHAnsi" w:hAnsiTheme="minorHAnsi" w:cstheme="minorHAnsi"/>
          <w:b/>
          <w:bCs/>
          <w:sz w:val="22"/>
        </w:rPr>
        <w:t>Methods</w:t>
      </w:r>
    </w:p>
    <w:p w14:paraId="517B39BD" w14:textId="77777777" w:rsidR="00DE1F25" w:rsidRDefault="00DE1F25" w:rsidP="005C30E8">
      <w:pPr>
        <w:pStyle w:val="Default"/>
        <w:widowControl w:val="0"/>
        <w:spacing w:line="480" w:lineRule="auto"/>
        <w:rPr>
          <w:rFonts w:asciiTheme="minorHAnsi" w:hAnsiTheme="minorHAnsi" w:cstheme="minorHAnsi"/>
          <w:i/>
          <w:iCs/>
          <w:sz w:val="22"/>
        </w:rPr>
      </w:pPr>
    </w:p>
    <w:p w14:paraId="7E185557" w14:textId="7AB65EC3" w:rsidR="001C3E57" w:rsidRPr="00AE0786" w:rsidRDefault="00A243F8"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i/>
          <w:iCs/>
          <w:sz w:val="22"/>
        </w:rPr>
        <w:t>Data collection:</w:t>
      </w:r>
      <w:r w:rsidRPr="00AE0786">
        <w:rPr>
          <w:rFonts w:asciiTheme="minorHAnsi" w:hAnsiTheme="minorHAnsi" w:cstheme="minorHAnsi"/>
          <w:sz w:val="22"/>
        </w:rPr>
        <w:t xml:space="preserve"> </w:t>
      </w:r>
      <w:r w:rsidR="00D97F3B" w:rsidRPr="00AE0786">
        <w:rPr>
          <w:rFonts w:asciiTheme="minorHAnsi" w:hAnsiTheme="minorHAnsi" w:cstheme="minorHAnsi"/>
          <w:sz w:val="22"/>
        </w:rPr>
        <w:t xml:space="preserve">We downloaded all available chromosome data for insects from a prior study </w:t>
      </w:r>
      <w:r w:rsidR="00D97F3B"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&lt;EndNote&gt;&lt;Cite&gt;&lt;Author&gt;Blackmon&lt;/Author&gt;&lt;Year&gt;2017&lt;/Year&gt;&lt;RecNum&gt;290&lt;/RecNum&gt;&lt;DisplayText&gt;(6)&lt;/DisplayText&gt;&lt;record&gt;&lt;rec-number&gt;290&lt;/rec-number&gt;&lt;foreign-keys&gt;&lt;key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D97F3B" w:rsidRPr="00AE0786">
        <w:rPr>
          <w:rFonts w:asciiTheme="minorHAnsi" w:hAnsiTheme="minorHAnsi" w:cstheme="minorHAnsi"/>
          <w:sz w:val="22"/>
        </w:rPr>
        <w:fldChar w:fldCharType="separate"/>
      </w:r>
      <w:r w:rsidR="005C30E8">
        <w:rPr>
          <w:rFonts w:asciiTheme="minorHAnsi" w:hAnsiTheme="minorHAnsi" w:cstheme="minorHAnsi"/>
          <w:noProof/>
          <w:sz w:val="22"/>
        </w:rPr>
        <w:t>(6)</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045392" w:rsidRPr="00AE0786">
        <w:rPr>
          <w:rFonts w:asciiTheme="minorHAnsi" w:hAnsiTheme="minorHAnsi" w:cstheme="minorHAnsi"/>
          <w:sz w:val="22"/>
        </w:rPr>
        <w:t>This dataset is composed of 12,41</w:t>
      </w:r>
      <w:r w:rsidR="00343031">
        <w:rPr>
          <w:rFonts w:asciiTheme="minorHAnsi" w:hAnsiTheme="minorHAnsi" w:cstheme="minorHAnsi"/>
          <w:sz w:val="22"/>
        </w:rPr>
        <w:t>1</w:t>
      </w:r>
      <w:r w:rsidR="00045392" w:rsidRPr="00AE0786">
        <w:rPr>
          <w:rFonts w:asciiTheme="minorHAnsi" w:hAnsiTheme="minorHAnsi" w:cstheme="minorHAnsi"/>
          <w:sz w:val="22"/>
        </w:rPr>
        <w:t xml:space="preserve"> species comprising 376 families and 3,872 genera. The minimum haploid chromosome number is 2 while the maximum </w:t>
      </w:r>
      <w:r w:rsidR="00230E16" w:rsidRPr="00AE0786">
        <w:rPr>
          <w:rFonts w:asciiTheme="minorHAnsi" w:hAnsiTheme="minorHAnsi" w:cstheme="minorHAnsi"/>
          <w:sz w:val="22"/>
        </w:rPr>
        <w:t xml:space="preserve">haploid </w:t>
      </w:r>
      <w:r w:rsidR="00045392" w:rsidRPr="00AE0786">
        <w:rPr>
          <w:rFonts w:asciiTheme="minorHAnsi" w:hAnsiTheme="minorHAnsi" w:cstheme="minorHAnsi"/>
          <w:sz w:val="22"/>
        </w:rPr>
        <w:t xml:space="preserve">chromosome number is 141. There are 3,465 species with holocentric chromosomes and 8,946 species with monocentric chromosomes. </w:t>
      </w:r>
      <w:r w:rsidRPr="00AE0786">
        <w:rPr>
          <w:rFonts w:asciiTheme="minorHAnsi" w:hAnsiTheme="minorHAnsi" w:cstheme="minorHAnsi"/>
          <w:sz w:val="22"/>
        </w:rPr>
        <w:t xml:space="preserve">This paper also included classification </w:t>
      </w:r>
      <w:r w:rsidR="002E0BC5">
        <w:rPr>
          <w:rFonts w:asciiTheme="minorHAnsi" w:hAnsiTheme="minorHAnsi" w:cstheme="minorHAnsi"/>
          <w:sz w:val="22"/>
        </w:rPr>
        <w:t>of</w:t>
      </w:r>
      <w:r w:rsidR="002E0BC5" w:rsidRPr="00AE0786">
        <w:rPr>
          <w:rFonts w:asciiTheme="minorHAnsi" w:hAnsiTheme="minorHAnsi" w:cstheme="minorHAnsi"/>
          <w:sz w:val="22"/>
        </w:rPr>
        <w:t xml:space="preserve"> </w:t>
      </w:r>
      <w:r w:rsidRPr="00AE0786">
        <w:rPr>
          <w:rFonts w:asciiTheme="minorHAnsi" w:hAnsiTheme="minorHAnsi" w:cstheme="minorHAnsi"/>
          <w:sz w:val="22"/>
        </w:rPr>
        <w:t xml:space="preserve">each order into either monocentric or holocentric. </w:t>
      </w:r>
      <w:r w:rsidR="00D97F3B" w:rsidRPr="00AE0786">
        <w:rPr>
          <w:rFonts w:asciiTheme="minorHAnsi" w:hAnsiTheme="minorHAnsi" w:cstheme="minorHAnsi"/>
          <w:sz w:val="22"/>
        </w:rPr>
        <w:t>Fr</w:t>
      </w:r>
      <w:r w:rsidR="00A62304" w:rsidRPr="00AE0786">
        <w:rPr>
          <w:rFonts w:asciiTheme="minorHAnsi" w:hAnsiTheme="minorHAnsi" w:cstheme="minorHAnsi"/>
          <w:sz w:val="22"/>
        </w:rPr>
        <w:t>om</w:t>
      </w:r>
      <w:r w:rsidR="00D97F3B" w:rsidRPr="00AE0786">
        <w:rPr>
          <w:rFonts w:asciiTheme="minorHAnsi" w:hAnsiTheme="minorHAnsi" w:cstheme="minorHAnsi"/>
          <w:sz w:val="22"/>
        </w:rPr>
        <w:t xml:space="preserve"> this dataset</w:t>
      </w:r>
      <w:r w:rsidR="00F81B68" w:rsidRPr="00AE0786">
        <w:rPr>
          <w:rFonts w:asciiTheme="minorHAnsi" w:hAnsiTheme="minorHAnsi" w:cstheme="minorHAnsi"/>
          <w:sz w:val="22"/>
        </w:rPr>
        <w:t>,</w:t>
      </w:r>
      <w:r w:rsidR="00D97F3B" w:rsidRPr="00AE0786">
        <w:rPr>
          <w:rFonts w:asciiTheme="minorHAnsi" w:hAnsiTheme="minorHAnsi" w:cstheme="minorHAnsi"/>
          <w:sz w:val="22"/>
        </w:rPr>
        <w:t xml:space="preserve"> we </w:t>
      </w:r>
      <w:r w:rsidR="00A62304" w:rsidRPr="00AE0786">
        <w:rPr>
          <w:rFonts w:asciiTheme="minorHAnsi" w:hAnsiTheme="minorHAnsi" w:cstheme="minorHAnsi"/>
          <w:sz w:val="22"/>
        </w:rPr>
        <w:t xml:space="preserve">extracted </w:t>
      </w:r>
      <w:r w:rsidR="00D97F3B" w:rsidRPr="00AE0786">
        <w:rPr>
          <w:rFonts w:asciiTheme="minorHAnsi" w:hAnsiTheme="minorHAnsi" w:cstheme="minorHAnsi"/>
          <w:sz w:val="22"/>
        </w:rPr>
        <w:t xml:space="preserve">the </w:t>
      </w:r>
      <w:r w:rsidR="00A62304" w:rsidRPr="00AE0786">
        <w:rPr>
          <w:rFonts w:asciiTheme="minorHAnsi" w:hAnsiTheme="minorHAnsi" w:cstheme="minorHAnsi"/>
          <w:sz w:val="22"/>
        </w:rPr>
        <w:t xml:space="preserve">homogametic </w:t>
      </w:r>
      <w:r w:rsidR="00D97F3B" w:rsidRPr="00AE0786">
        <w:rPr>
          <w:rFonts w:asciiTheme="minorHAnsi" w:hAnsiTheme="minorHAnsi" w:cstheme="minorHAnsi"/>
          <w:sz w:val="22"/>
        </w:rPr>
        <w:t xml:space="preserve">haploid chromosome number for each of the species. We </w:t>
      </w:r>
      <w:r w:rsidRPr="00AE0786">
        <w:rPr>
          <w:rFonts w:asciiTheme="minorHAnsi" w:hAnsiTheme="minorHAnsi" w:cstheme="minorHAnsi"/>
          <w:sz w:val="22"/>
        </w:rPr>
        <w:t>used genus level phylogenies</w:t>
      </w:r>
      <w:r w:rsidR="00D97F3B" w:rsidRPr="00AE0786">
        <w:rPr>
          <w:rFonts w:asciiTheme="minorHAnsi" w:hAnsiTheme="minorHAnsi" w:cstheme="minorHAnsi"/>
          <w:sz w:val="22"/>
        </w:rPr>
        <w:t xml:space="preserve"> from a previous study </w:t>
      </w:r>
      <w:r w:rsidRPr="00AE0786">
        <w:rPr>
          <w:rFonts w:asciiTheme="minorHAnsi" w:hAnsiTheme="minorHAnsi" w:cstheme="minorHAnsi"/>
          <w:sz w:val="22"/>
        </w:rPr>
        <w:t>that contained 1,726 tips</w:t>
      </w:r>
      <w:r w:rsidR="00D97F3B" w:rsidRPr="00AE0786">
        <w:rPr>
          <w:rFonts w:asciiTheme="minorHAnsi" w:hAnsiTheme="minorHAnsi" w:cstheme="minorHAnsi"/>
          <w:sz w:val="22"/>
        </w:rPr>
        <w:t xml:space="preserve"> </w:t>
      </w:r>
      <w:r w:rsidR="00D97F3B"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&lt;EndNote&gt;&lt;Cite&gt;&lt;Author&gt;Church&lt;/Author&gt;&lt;Year&gt;2019&lt;/Year&gt;&lt;RecNum&gt;2856&lt;/RecNum&gt;&lt;DisplayText&gt;(34)&lt;/DisplayText&gt;&lt;record&gt;&lt;rec-number&gt;2856&lt;/rec-number&gt;&lt;foreign-keys&gt;&lt;key app="EN" db-id="20tzrfeaqpde50e5e2dvtwp7sr5fsss0txe9" timestamp="1591570887"&gt;2856&lt;/key&gt;&lt;/foreign-keys&gt;&lt;ref-type name="Journal Article"&gt;17&lt;/ref-type&gt;&lt;contributors&gt;&lt;authors&gt;&lt;author&gt;Church, Samuel H&lt;/author&gt;&lt;author&gt;Donoughe, Seth&lt;/author&gt;&lt;author&gt;de Medeiros, Bruno AS&lt;/author&gt;&lt;author&gt;Extavour, Cassandra G&lt;/author&gt;&lt;/authors&gt;&lt;/contributors&gt;&lt;titles&gt;&lt;title&gt;Insect egg size and shape evolve with ecology but not developmental rate&lt;/title&gt;&lt;secondary-title&gt;Nature&lt;/secondary-title&gt;&lt;/titles&gt;&lt;periodical&gt;&lt;full-title&gt;Nature&lt;/full-title&gt;&lt;/periodical&gt;&lt;pages&gt;58-62&lt;/pages&gt;&lt;volume&gt;571&lt;/volume&gt;&lt;number&gt;7763&lt;/number&gt;&lt;dates&gt;&lt;year&gt;2019&lt;/year&gt;&lt;/dates&gt;&lt;isbn&gt;1476-4687&lt;/isbn&gt;&lt;urls&gt;&lt;/urls&gt;&lt;/record&gt;&lt;/Cite&gt;&lt;/EndNote&gt;</w:instrText>
      </w:r>
      <w:r w:rsidR="00D97F3B" w:rsidRPr="00AE0786">
        <w:rPr>
          <w:rFonts w:asciiTheme="minorHAnsi" w:hAnsiTheme="minorHAnsi" w:cstheme="minorHAnsi"/>
          <w:sz w:val="22"/>
        </w:rPr>
        <w:fldChar w:fldCharType="separate"/>
      </w:r>
      <w:r w:rsidR="005C30E8">
        <w:rPr>
          <w:rFonts w:asciiTheme="minorHAnsi" w:hAnsiTheme="minorHAnsi" w:cstheme="minorHAnsi"/>
          <w:noProof/>
          <w:sz w:val="22"/>
        </w:rPr>
        <w:t>(34)</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B52998" w:rsidRPr="00AE0786">
        <w:rPr>
          <w:rFonts w:asciiTheme="minorHAnsi" w:hAnsiTheme="minorHAnsi" w:cstheme="minorHAnsi"/>
          <w:sz w:val="22"/>
        </w:rPr>
        <w:t>These trees were built using one of two backbones trees from previous studies</w:t>
      </w:r>
      <w:r w:rsidR="00A86549">
        <w:rPr>
          <w:rFonts w:asciiTheme="minorHAnsi" w:hAnsiTheme="minorHAnsi" w:cstheme="minorHAnsi"/>
          <w:sz w:val="22"/>
        </w:rPr>
        <w:t xml:space="preserve"> </w:t>
      </w:r>
      <w:r w:rsidR="00A86549">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&lt;EndNote&gt;&lt;Cite&gt;&lt;Author&gt;Misof&lt;/Author&gt;&lt;Year&gt;2014&lt;/Year&gt;&lt;RecNum&gt;300&lt;/RecNum&gt;&lt;DisplayText&gt;(35, 36)&lt;/DisplayText&gt;&lt;record&gt;&lt;rec-number&gt;300&lt;/rec-number&gt;&lt;foreign-keys&gt;&lt;key app="EN" db-id="psx5aavda22efleatx5vaweatapzwapastxd" timestamp="1582698104" guid="b71318eb-a443-4840-95e8-82b29c1c34d6"&gt;300&lt;/key&gt;&lt;/foreign-keys&gt;&lt;ref-type name="Journal Article"&gt;17&lt;/ref-type&gt;&lt;contributors&gt;&lt;authors&gt;&lt;author&gt;Misof, Bernhard&lt;/author&gt;&lt;author&gt;Liu, Shanlin&lt;/author&gt;&lt;author&gt;Meusemann, Karen&lt;/author&gt;&lt;author&gt;Peters, Ralph S&lt;/author&gt;&lt;author&gt;Donath, Alexander&lt;/author&gt;&lt;author&gt;Mayer, Christoph&lt;/author&gt;&lt;author&gt;Frandsen, Paul B&lt;/author&gt;&lt;author&gt;Ware, Jessica&lt;/author&gt;&lt;author&gt;Flouri, Tomáš&lt;/author&gt;&lt;author&gt;Beutel, Rolf G&lt;/author&gt;&lt;/authors&gt;&lt;/contributors&gt;&lt;titles&gt;&lt;title&gt;Phylogenomics resolves the timing and pattern of insect evolution&lt;/title&gt;&lt;secondary-title&gt;Science&lt;/secondary-title&gt;&lt;/titles&gt;&lt;periodical&gt;&lt;full-title&gt;Science&lt;/full-title&gt;&lt;abbr-1&gt;Science&lt;/abbr-1&gt;&lt;/periodical&gt;&lt;pages&gt;763-767&lt;/pages&gt;&lt;volume&gt;346&lt;/volume&gt;&lt;number&gt;6210&lt;/number&gt;&lt;dates&gt;&lt;year&gt;2014&lt;/year&gt;&lt;/dates&gt;&lt;isbn&gt;0036-8075&lt;/isbn&gt;&lt;urls&gt;&lt;/urls&gt;&lt;/record&gt;&lt;/Cite&gt;&lt;Cite&gt;&lt;Author&gt;Rainford&lt;/Author&gt;&lt;Year&gt;2014&lt;/Year&gt;&lt;RecNum&gt;434&lt;/RecNum&gt;&lt;record&gt;&lt;rec-number&gt;434&lt;/rec-number&gt;&lt;foreign-keys&gt;&lt;key app="EN" db-id="psx5aavda22efleatx5vaweatapzwapastxd" timestamp="1589956445" guid="e7165ac9-2804-4bff-8f65-76cb4d2a4ad0"&gt;434&lt;/key&gt;&lt;/foreign-keys&gt;&lt;ref-type name="Journal Article"&gt;17&lt;/ref-type&gt;&lt;contributors&gt;&lt;authors&gt;&lt;author&gt;Rainford, James L&lt;/author&gt;&lt;author&gt;Hofreiter, Michael&lt;/author&gt;&lt;author&gt;Nicholson, David B&lt;/author&gt;&lt;author&gt;Mayhew, Peter J&lt;/author&gt;&lt;/authors&gt;&lt;/contributors&gt;&lt;titles&gt;&lt;title&gt;Phylogenetic distribution of extant richness suggests metamorphosis is a key innovation driving diversification in insects&lt;/title&gt;&lt;secondary-title&gt;PLoS One&lt;/secondary-title&gt;&lt;/titles&gt;&lt;periodical&gt;&lt;full-title&gt;PLoS ONE&lt;/full-title&gt;&lt;/periodical&gt;&lt;volume&gt;9&lt;/volume&gt;&lt;number&gt;10&lt;/number&gt;&lt;dates&gt;&lt;year&gt;2014&lt;/year&gt;&lt;/dates&gt;&lt;urls&gt;&lt;/urls&gt;&lt;/record&gt;&lt;/Cite&gt;&lt;/EndNote&gt;</w:instrText>
      </w:r>
      <w:r w:rsidR="00A86549">
        <w:rPr>
          <w:rFonts w:asciiTheme="minorHAnsi" w:hAnsiTheme="minorHAnsi" w:cstheme="minorHAnsi"/>
          <w:sz w:val="22"/>
        </w:rPr>
        <w:fldChar w:fldCharType="separate"/>
      </w:r>
      <w:r w:rsidR="005C30E8">
        <w:rPr>
          <w:rFonts w:asciiTheme="minorHAnsi" w:hAnsiTheme="minorHAnsi" w:cstheme="minorHAnsi"/>
          <w:noProof/>
          <w:sz w:val="22"/>
        </w:rPr>
        <w:t>(35, 36)</w:t>
      </w:r>
      <w:r w:rsidR="00A86549">
        <w:rPr>
          <w:rFonts w:asciiTheme="minorHAnsi" w:hAnsiTheme="minorHAnsi" w:cstheme="minorHAnsi"/>
          <w:sz w:val="22"/>
        </w:rPr>
        <w:fldChar w:fldCharType="end"/>
      </w:r>
      <w:r w:rsidR="00B52998" w:rsidRPr="00AE0786">
        <w:rPr>
          <w:rFonts w:asciiTheme="minorHAnsi" w:hAnsiTheme="minorHAnsi" w:cstheme="minorHAnsi"/>
          <w:sz w:val="22"/>
        </w:rPr>
        <w:t xml:space="preserve">. </w:t>
      </w:r>
      <w:r w:rsidRPr="00AE0786">
        <w:rPr>
          <w:rFonts w:asciiTheme="minorHAnsi" w:hAnsiTheme="minorHAnsi" w:cstheme="minorHAnsi"/>
          <w:sz w:val="22"/>
        </w:rPr>
        <w:t xml:space="preserve">We </w:t>
      </w:r>
      <w:r w:rsidR="00045392" w:rsidRPr="00AE0786">
        <w:rPr>
          <w:rFonts w:asciiTheme="minorHAnsi" w:hAnsiTheme="minorHAnsi" w:cstheme="minorHAnsi"/>
          <w:sz w:val="22"/>
        </w:rPr>
        <w:t xml:space="preserve">downloaded two </w:t>
      </w:r>
      <w:r w:rsidRPr="00AE0786">
        <w:rPr>
          <w:rFonts w:asciiTheme="minorHAnsi" w:hAnsiTheme="minorHAnsi" w:cstheme="minorHAnsi"/>
          <w:sz w:val="22"/>
        </w:rPr>
        <w:t>posterior distributions</w:t>
      </w:r>
      <w:r w:rsidR="00AE36D6">
        <w:rPr>
          <w:rFonts w:asciiTheme="minorHAnsi" w:hAnsiTheme="minorHAnsi" w:cstheme="minorHAnsi"/>
          <w:sz w:val="22"/>
        </w:rPr>
        <w:t>, each containing 100 trees,</w:t>
      </w:r>
      <w:r w:rsidRPr="00AE0786">
        <w:rPr>
          <w:rFonts w:asciiTheme="minorHAnsi" w:hAnsiTheme="minorHAnsi" w:cstheme="minorHAnsi"/>
          <w:sz w:val="22"/>
        </w:rPr>
        <w:t xml:space="preserve"> based on </w:t>
      </w:r>
      <w:r w:rsidR="00B52998" w:rsidRPr="00AE0786">
        <w:rPr>
          <w:rFonts w:asciiTheme="minorHAnsi" w:hAnsiTheme="minorHAnsi" w:cstheme="minorHAnsi"/>
          <w:sz w:val="22"/>
        </w:rPr>
        <w:t>these</w:t>
      </w:r>
      <w:r w:rsidR="00045392" w:rsidRPr="00AE0786">
        <w:rPr>
          <w:rFonts w:asciiTheme="minorHAnsi" w:hAnsiTheme="minorHAnsi" w:cstheme="minorHAnsi"/>
          <w:sz w:val="22"/>
        </w:rPr>
        <w:t xml:space="preserve"> backbone trees</w:t>
      </w:r>
      <w:r w:rsidRPr="00AE0786">
        <w:rPr>
          <w:rFonts w:asciiTheme="minorHAnsi" w:hAnsiTheme="minorHAnsi" w:cstheme="minorHAnsi"/>
          <w:sz w:val="22"/>
        </w:rPr>
        <w:t xml:space="preserve">. These trees were used for all downstream </w:t>
      </w:r>
      <w:r w:rsidRPr="00AE0786">
        <w:rPr>
          <w:rFonts w:asciiTheme="minorHAnsi" w:hAnsiTheme="minorHAnsi" w:cstheme="minorHAnsi"/>
          <w:sz w:val="22"/>
        </w:rPr>
        <w:lastRenderedPageBreak/>
        <w:t>comparative analyses</w:t>
      </w:r>
      <w:r w:rsidR="00045392" w:rsidRPr="00AE0786">
        <w:rPr>
          <w:rFonts w:asciiTheme="minorHAnsi" w:hAnsiTheme="minorHAnsi" w:cstheme="minorHAnsi"/>
          <w:sz w:val="22"/>
        </w:rPr>
        <w:t xml:space="preserve">. </w:t>
      </w:r>
      <w:r w:rsidRPr="00AE0786">
        <w:rPr>
          <w:rFonts w:asciiTheme="minorHAnsi" w:hAnsiTheme="minorHAnsi" w:cstheme="minorHAnsi"/>
          <w:sz w:val="22"/>
        </w:rPr>
        <w:t>Our trait data set had</w:t>
      </w:r>
      <w:r w:rsidR="00045392" w:rsidRPr="00AE0786">
        <w:rPr>
          <w:rFonts w:asciiTheme="minorHAnsi" w:hAnsiTheme="minorHAnsi" w:cstheme="minorHAnsi"/>
          <w:sz w:val="22"/>
        </w:rPr>
        <w:t xml:space="preserve"> an overlap of </w:t>
      </w:r>
      <w:r w:rsidR="00854D0F" w:rsidRPr="00AE0786">
        <w:rPr>
          <w:rFonts w:asciiTheme="minorHAnsi" w:hAnsiTheme="minorHAnsi" w:cstheme="minorHAnsi"/>
          <w:sz w:val="22"/>
        </w:rPr>
        <w:t xml:space="preserve">599 </w:t>
      </w:r>
      <w:r w:rsidRPr="00AE0786">
        <w:rPr>
          <w:rFonts w:asciiTheme="minorHAnsi" w:hAnsiTheme="minorHAnsi" w:cstheme="minorHAnsi"/>
          <w:sz w:val="22"/>
        </w:rPr>
        <w:t xml:space="preserve">genera with the phylogenetic data </w:t>
      </w:r>
      <w:r w:rsidR="00854D0F" w:rsidRPr="00AE0786">
        <w:rPr>
          <w:rFonts w:asciiTheme="minorHAnsi" w:hAnsiTheme="minorHAnsi" w:cstheme="minorHAnsi"/>
          <w:sz w:val="22"/>
        </w:rPr>
        <w:t>(Figure 1)</w:t>
      </w:r>
      <w:r w:rsidR="00045392" w:rsidRPr="00AE0786">
        <w:rPr>
          <w:rFonts w:asciiTheme="minorHAnsi" w:hAnsiTheme="minorHAnsi" w:cstheme="minorHAnsi"/>
          <w:sz w:val="22"/>
        </w:rPr>
        <w:t xml:space="preserve">. </w:t>
      </w:r>
      <w:r w:rsidRPr="00AE0786">
        <w:rPr>
          <w:rFonts w:asciiTheme="minorHAnsi" w:hAnsiTheme="minorHAnsi" w:cstheme="minorHAnsi"/>
          <w:sz w:val="22"/>
        </w:rPr>
        <w:t>In cases where we had multiple</w:t>
      </w:r>
      <w:r w:rsidR="00B52998" w:rsidRPr="00AE0786">
        <w:rPr>
          <w:rFonts w:asciiTheme="minorHAnsi" w:hAnsiTheme="minorHAnsi" w:cstheme="minorHAnsi"/>
          <w:sz w:val="22"/>
        </w:rPr>
        <w:t xml:space="preserve"> chromosome number records for </w:t>
      </w:r>
      <w:r w:rsidR="001221A6" w:rsidRPr="00AE0786">
        <w:rPr>
          <w:rFonts w:asciiTheme="minorHAnsi" w:hAnsiTheme="minorHAnsi" w:cstheme="minorHAnsi"/>
          <w:sz w:val="22"/>
        </w:rPr>
        <w:t>genus,</w:t>
      </w:r>
      <w:r w:rsidR="00B52998" w:rsidRPr="00AE0786">
        <w:rPr>
          <w:rFonts w:asciiTheme="minorHAnsi" w:hAnsiTheme="minorHAnsi" w:cstheme="minorHAnsi"/>
          <w:sz w:val="22"/>
        </w:rPr>
        <w:t xml:space="preserve"> we retained all values and sampled from them as described below.</w:t>
      </w:r>
      <w:r w:rsidR="001221A6">
        <w:rPr>
          <w:rFonts w:asciiTheme="minorHAnsi" w:hAnsiTheme="minorHAnsi" w:cstheme="minorHAnsi"/>
          <w:sz w:val="22"/>
        </w:rPr>
        <w:t xml:space="preserve"> </w:t>
      </w:r>
    </w:p>
    <w:p w14:paraId="10633250" w14:textId="77777777" w:rsidR="00DE1F25" w:rsidRDefault="00DE1F25" w:rsidP="005C30E8">
      <w:pPr>
        <w:spacing w:after="0" w:line="480" w:lineRule="auto"/>
        <w:rPr>
          <w:rFonts w:cstheme="minorHAnsi"/>
          <w:i/>
          <w:iCs/>
          <w:sz w:val="22"/>
          <w:szCs w:val="22"/>
        </w:rPr>
      </w:pPr>
    </w:p>
    <w:p w14:paraId="54167459" w14:textId="3136C1AC" w:rsidR="001C3E57" w:rsidRPr="00AE0786" w:rsidRDefault="00A243F8" w:rsidP="005C30E8">
      <w:pPr>
        <w:spacing w:after="0" w:line="480" w:lineRule="auto"/>
        <w:rPr>
          <w:rFonts w:cstheme="minorHAnsi"/>
          <w:sz w:val="22"/>
          <w:szCs w:val="22"/>
        </w:rPr>
      </w:pPr>
      <w:r w:rsidRPr="00AE0786">
        <w:rPr>
          <w:rFonts w:cstheme="minorHAnsi"/>
          <w:i/>
          <w:iCs/>
          <w:sz w:val="22"/>
          <w:szCs w:val="22"/>
        </w:rPr>
        <w:t>Comparative analyses</w:t>
      </w:r>
      <w:r w:rsidR="00652826" w:rsidRPr="00AE0786">
        <w:rPr>
          <w:rFonts w:cstheme="minorHAnsi"/>
          <w:i/>
          <w:iCs/>
          <w:sz w:val="22"/>
          <w:szCs w:val="22"/>
        </w:rPr>
        <w:t>:</w:t>
      </w:r>
      <w:r w:rsidR="00652826" w:rsidRPr="00AE0786">
        <w:rPr>
          <w:rFonts w:cstheme="minorHAnsi"/>
          <w:sz w:val="22"/>
          <w:szCs w:val="22"/>
        </w:rPr>
        <w:t xml:space="preserve"> </w:t>
      </w:r>
      <w:r w:rsidR="00045392" w:rsidRPr="00AE0786">
        <w:rPr>
          <w:rFonts w:cstheme="minorHAnsi"/>
          <w:sz w:val="22"/>
          <w:szCs w:val="22"/>
        </w:rPr>
        <w:t xml:space="preserve">We </w:t>
      </w:r>
      <w:r w:rsidRPr="00AE0786">
        <w:rPr>
          <w:rFonts w:cstheme="minorHAnsi"/>
          <w:sz w:val="22"/>
          <w:szCs w:val="22"/>
        </w:rPr>
        <w:t xml:space="preserve">fit a model of chromosome </w:t>
      </w:r>
      <w:r w:rsidR="00614AC6">
        <w:rPr>
          <w:rFonts w:cstheme="minorHAnsi"/>
          <w:sz w:val="22"/>
          <w:szCs w:val="22"/>
        </w:rPr>
        <w:t xml:space="preserve">number </w:t>
      </w:r>
      <w:r w:rsidRPr="00AE0786">
        <w:rPr>
          <w:rFonts w:cstheme="minorHAnsi"/>
          <w:sz w:val="22"/>
          <w:szCs w:val="22"/>
        </w:rPr>
        <w:t>evolution on each tree from the posterior distribution</w:t>
      </w:r>
      <w:ins w:id="18" w:author="Microsoft Office User" w:date="2020-08-03T18:12:00Z">
        <w:r w:rsidR="00DC340D">
          <w:rPr>
            <w:rFonts w:cstheme="minorHAnsi"/>
            <w:sz w:val="22"/>
            <w:szCs w:val="22"/>
          </w:rPr>
          <w:t xml:space="preserve"> (based on the </w:t>
        </w:r>
        <w:proofErr w:type="spellStart"/>
        <w:r w:rsidR="00DC340D">
          <w:rPr>
            <w:rFonts w:cstheme="minorHAnsi"/>
            <w:sz w:val="22"/>
            <w:szCs w:val="22"/>
          </w:rPr>
          <w:t>Misof</w:t>
        </w:r>
        <w:proofErr w:type="spellEnd"/>
        <w:r w:rsidR="00DC340D">
          <w:rPr>
            <w:rFonts w:cstheme="minorHAnsi"/>
            <w:sz w:val="22"/>
            <w:szCs w:val="22"/>
          </w:rPr>
          <w:t xml:space="preserve"> backbone)</w:t>
        </w:r>
      </w:ins>
      <w:r w:rsidR="00DC340D">
        <w:rPr>
          <w:rFonts w:cstheme="minorHAnsi"/>
          <w:sz w:val="22"/>
          <w:szCs w:val="22"/>
        </w:rPr>
        <w:t xml:space="preserve">. </w:t>
      </w:r>
      <w:r w:rsidR="00AE36D6" w:rsidRPr="00AE0786">
        <w:rPr>
          <w:rFonts w:cstheme="minorHAnsi"/>
          <w:sz w:val="22"/>
          <w:szCs w:val="22"/>
        </w:rPr>
        <w:t xml:space="preserve">This model </w:t>
      </w:r>
      <w:r w:rsidR="00AE36D6">
        <w:rPr>
          <w:rFonts w:cstheme="minorHAnsi"/>
          <w:sz w:val="22"/>
          <w:szCs w:val="22"/>
        </w:rPr>
        <w:t>contains three mechanisms for changes in chromosome number:</w:t>
      </w:r>
      <w:r w:rsidR="00AE36D6" w:rsidRPr="00AE0786">
        <w:rPr>
          <w:rFonts w:cstheme="minorHAnsi"/>
          <w:sz w:val="22"/>
          <w:szCs w:val="22"/>
        </w:rPr>
        <w:t xml:space="preserve"> rate of chromosome number increase (fissions γ), rate of chromosome number decrease (fusions δ), </w:t>
      </w:r>
      <w:r w:rsidR="00AE36D6">
        <w:rPr>
          <w:rFonts w:cstheme="minorHAnsi"/>
          <w:sz w:val="22"/>
          <w:szCs w:val="22"/>
        </w:rPr>
        <w:t xml:space="preserve">and </w:t>
      </w:r>
      <w:r w:rsidR="00AE36D6" w:rsidRPr="00AE0786">
        <w:rPr>
          <w:rFonts w:cstheme="minorHAnsi"/>
          <w:sz w:val="22"/>
          <w:szCs w:val="22"/>
        </w:rPr>
        <w:t xml:space="preserve">rate of whole genome duplication (polyploidy </w:t>
      </w:r>
      <w:r w:rsidR="00AE36D6" w:rsidRPr="00AE0786">
        <w:rPr>
          <w:rFonts w:eastAsia="Times New Roman" w:cstheme="minorHAnsi"/>
          <w:color w:val="222222"/>
          <w:sz w:val="22"/>
          <w:szCs w:val="22"/>
          <w:shd w:val="clear" w:color="auto" w:fill="FFFFFF"/>
        </w:rPr>
        <w:t>ρ)</w:t>
      </w:r>
      <w:r w:rsidR="00AE36D6">
        <w:rPr>
          <w:rFonts w:eastAsia="Times New Roman" w:cstheme="minorHAnsi"/>
          <w:color w:val="222222"/>
          <w:sz w:val="22"/>
          <w:szCs w:val="22"/>
          <w:shd w:val="clear" w:color="auto" w:fill="FFFFFF"/>
        </w:rPr>
        <w:t>.</w:t>
      </w:r>
      <w:r w:rsidR="00AE36D6" w:rsidRPr="00AE0786">
        <w:rPr>
          <w:rFonts w:cstheme="minorHAnsi"/>
          <w:sz w:val="22"/>
          <w:szCs w:val="22"/>
        </w:rPr>
        <w:t xml:space="preserve"> </w:t>
      </w:r>
      <w:r w:rsidR="00AE36D6">
        <w:rPr>
          <w:rFonts w:cstheme="minorHAnsi"/>
          <w:sz w:val="22"/>
          <w:szCs w:val="22"/>
        </w:rPr>
        <w:t>Each</w:t>
      </w:r>
      <w:r w:rsidR="00AE36D6" w:rsidRPr="00AE0786">
        <w:rPr>
          <w:rFonts w:cstheme="minorHAnsi"/>
          <w:sz w:val="22"/>
          <w:szCs w:val="22"/>
        </w:rPr>
        <w:t xml:space="preserve"> of these is estimated separately for clades with holocentric and monocentric chromosomes leading to six chromosomal rate parameters</w:t>
      </w:r>
      <w:ins w:id="19" w:author="Heath Blackmon" w:date="2020-08-16T15:49:00Z">
        <w:r w:rsidR="008E729B">
          <w:rPr>
            <w:rFonts w:cstheme="minorHAnsi"/>
            <w:sz w:val="22"/>
            <w:szCs w:val="22"/>
          </w:rPr>
          <w:t xml:space="preserve"> (supplemental figure 2)</w:t>
        </w:r>
      </w:ins>
      <w:r w:rsidR="00AE36D6" w:rsidRPr="00AE0786">
        <w:rPr>
          <w:rFonts w:cstheme="minorHAnsi"/>
          <w:sz w:val="22"/>
          <w:szCs w:val="22"/>
        </w:rPr>
        <w:t>. The final two parameters describe the transition to and from monocentric and holocentric (</w:t>
      </w:r>
      <w:proofErr w:type="spellStart"/>
      <w:r w:rsidR="00AE36D6" w:rsidRPr="00AE0786">
        <w:rPr>
          <w:rFonts w:cstheme="minorHAnsi"/>
          <w:sz w:val="22"/>
          <w:szCs w:val="22"/>
        </w:rPr>
        <w:t>q</w:t>
      </w:r>
      <w:r w:rsidR="00AE36D6" w:rsidRPr="00AE0786">
        <w:rPr>
          <w:rFonts w:cstheme="minorHAnsi"/>
          <w:sz w:val="22"/>
          <w:szCs w:val="22"/>
          <w:vertAlign w:val="subscript"/>
        </w:rPr>
        <w:t>MH</w:t>
      </w:r>
      <w:proofErr w:type="spellEnd"/>
      <w:r w:rsidR="00AE36D6" w:rsidRPr="00AE0786">
        <w:rPr>
          <w:rFonts w:cstheme="minorHAnsi"/>
          <w:sz w:val="22"/>
          <w:szCs w:val="22"/>
        </w:rPr>
        <w:t xml:space="preserve"> and </w:t>
      </w:r>
      <w:proofErr w:type="spellStart"/>
      <w:r w:rsidR="00AE36D6" w:rsidRPr="00AE0786">
        <w:rPr>
          <w:rFonts w:cstheme="minorHAnsi"/>
          <w:sz w:val="22"/>
          <w:szCs w:val="22"/>
        </w:rPr>
        <w:t>q</w:t>
      </w:r>
      <w:r w:rsidR="00AE36D6" w:rsidRPr="00AE0786">
        <w:rPr>
          <w:rFonts w:cstheme="minorHAnsi"/>
          <w:sz w:val="22"/>
          <w:szCs w:val="22"/>
          <w:vertAlign w:val="subscript"/>
        </w:rPr>
        <w:t>HM</w:t>
      </w:r>
      <w:proofErr w:type="spellEnd"/>
      <w:r w:rsidR="00AE36D6" w:rsidRPr="00AE0786">
        <w:rPr>
          <w:rFonts w:cstheme="minorHAnsi"/>
          <w:sz w:val="22"/>
          <w:szCs w:val="22"/>
        </w:rPr>
        <w:t xml:space="preserve">). </w:t>
      </w:r>
      <w:r w:rsidR="00620A54">
        <w:rPr>
          <w:rFonts w:cstheme="minorHAnsi"/>
          <w:sz w:val="22"/>
          <w:szCs w:val="22"/>
        </w:rPr>
        <w:t xml:space="preserve">We also fit a constrained version of this model that set the rate of polyploidy to zero. </w:t>
      </w:r>
      <w:r w:rsidR="00AE36D6" w:rsidRPr="00AE0786">
        <w:rPr>
          <w:rFonts w:cstheme="minorHAnsi"/>
          <w:sz w:val="22"/>
          <w:szCs w:val="22"/>
        </w:rPr>
        <w:t>Th</w:t>
      </w:r>
      <w:r w:rsidR="00620A54">
        <w:rPr>
          <w:rFonts w:cstheme="minorHAnsi"/>
          <w:sz w:val="22"/>
          <w:szCs w:val="22"/>
        </w:rPr>
        <w:t>e</w:t>
      </w:r>
      <w:r w:rsidR="00AE36D6" w:rsidRPr="00AE0786">
        <w:rPr>
          <w:rFonts w:cstheme="minorHAnsi"/>
          <w:sz w:val="22"/>
          <w:szCs w:val="22"/>
        </w:rPr>
        <w:t>s</w:t>
      </w:r>
      <w:r w:rsidR="00620A54">
        <w:rPr>
          <w:rFonts w:cstheme="minorHAnsi"/>
          <w:sz w:val="22"/>
          <w:szCs w:val="22"/>
        </w:rPr>
        <w:t>e</w:t>
      </w:r>
      <w:r w:rsidR="00AE36D6" w:rsidRPr="00AE0786">
        <w:rPr>
          <w:rFonts w:cstheme="minorHAnsi"/>
          <w:sz w:val="22"/>
          <w:szCs w:val="22"/>
        </w:rPr>
        <w:t xml:space="preserve"> model</w:t>
      </w:r>
      <w:r w:rsidR="00620A54">
        <w:rPr>
          <w:rFonts w:cstheme="minorHAnsi"/>
          <w:sz w:val="22"/>
          <w:szCs w:val="22"/>
        </w:rPr>
        <w:t>s</w:t>
      </w:r>
      <w:r w:rsidR="00AE36D6" w:rsidRPr="00AE0786">
        <w:rPr>
          <w:rFonts w:cstheme="minorHAnsi"/>
          <w:sz w:val="22"/>
          <w:szCs w:val="22"/>
        </w:rPr>
        <w:t xml:space="preserve"> w</w:t>
      </w:r>
      <w:r w:rsidR="00620A54">
        <w:rPr>
          <w:rFonts w:cstheme="minorHAnsi"/>
          <w:sz w:val="22"/>
          <w:szCs w:val="22"/>
        </w:rPr>
        <w:t>ere</w:t>
      </w:r>
      <w:r w:rsidR="00AE36D6" w:rsidRPr="00AE0786">
        <w:rPr>
          <w:rFonts w:cstheme="minorHAnsi"/>
          <w:sz w:val="22"/>
          <w:szCs w:val="22"/>
        </w:rPr>
        <w:t xml:space="preserve"> specified using the R package </w:t>
      </w:r>
      <w:proofErr w:type="spellStart"/>
      <w:r w:rsidR="00AE36D6" w:rsidRPr="00AE0786">
        <w:rPr>
          <w:rFonts w:cstheme="minorHAnsi"/>
          <w:sz w:val="22"/>
          <w:szCs w:val="22"/>
        </w:rPr>
        <w:t>chromePlus</w:t>
      </w:r>
      <w:proofErr w:type="spellEnd"/>
      <w:r w:rsidR="001C3E57" w:rsidRPr="00AE0786">
        <w:rPr>
          <w:rFonts w:cstheme="minorHAnsi"/>
          <w:sz w:val="22"/>
          <w:szCs w:val="22"/>
        </w:rPr>
        <w:t xml:space="preserve"> </w:t>
      </w:r>
      <w:r w:rsidR="001C3E57" w:rsidRPr="00AE0786">
        <w:rPr>
          <w:rFonts w:cstheme="minorHAnsi"/>
          <w:sz w:val="22"/>
          <w:szCs w:val="22"/>
        </w:rPr>
        <w:fldChar w:fldCharType="begin"/>
      </w:r>
      <w:r w:rsidR="005C30E8">
        <w:rPr>
          <w:rFonts w:cstheme="minorHAnsi"/>
          <w:sz w:val="22"/>
          <w:szCs w:val="22"/>
        </w:rPr>
        <w:instrText xml:space="preserve"> ADDIN EN.CITE &lt;EndNote&gt;&lt;Cite&gt;&lt;Author&gt;Blackmon&lt;/Author&gt;&lt;Year&gt;2019&lt;/Year&gt;&lt;RecNum&gt;360&lt;/RecNum&gt;&lt;DisplayText&gt;(5)&lt;/DisplayText&gt;&lt;record&gt;&lt;rec-number&gt;360&lt;/rec-number&gt;&lt;foreign-keys&gt;&lt;key app="EN" db-id="psx5aavda22efleatx5vaweatapzwapastxd" timestamp="1586192057" guid="16a4abe2-9266-4283-ad58-7037e0753ec5"&gt;360&lt;/key&gt;&lt;/foreign-keys&gt;&lt;ref-type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abbr-1&gt;Evolution&lt;/abbr-1&gt;&lt;/periodical&gt;&lt;pages&gt;511-523&lt;/pages&gt;&lt;volume&gt;73&lt;/volume&gt;&lt;number&gt;3&lt;/number&gt;&lt;dates&gt;&lt;year&gt;2019&lt;/year&gt;&lt;/dates&gt;&lt;isbn&gt;0014-3820&lt;/isbn&gt;&lt;urls&gt;&lt;/urls&gt;&lt;/record&gt;&lt;/Cite&gt;&lt;/EndNote&gt;</w:instrText>
      </w:r>
      <w:r w:rsidR="001C3E57" w:rsidRPr="00AE0786">
        <w:rPr>
          <w:rFonts w:cstheme="minorHAnsi"/>
          <w:sz w:val="22"/>
          <w:szCs w:val="22"/>
        </w:rPr>
        <w:fldChar w:fldCharType="separate"/>
      </w:r>
      <w:r w:rsidR="005C30E8">
        <w:rPr>
          <w:rFonts w:cstheme="minorHAnsi"/>
          <w:noProof/>
          <w:sz w:val="22"/>
          <w:szCs w:val="22"/>
        </w:rPr>
        <w:t>(5)</w:t>
      </w:r>
      <w:r w:rsidR="001C3E57" w:rsidRPr="00AE0786">
        <w:rPr>
          <w:rFonts w:cstheme="minorHAnsi"/>
          <w:sz w:val="22"/>
          <w:szCs w:val="22"/>
        </w:rPr>
        <w:fldChar w:fldCharType="end"/>
      </w:r>
      <w:r w:rsidR="001C3E57" w:rsidRPr="00AE0786">
        <w:rPr>
          <w:rFonts w:cstheme="minorHAnsi"/>
          <w:sz w:val="22"/>
          <w:szCs w:val="22"/>
        </w:rPr>
        <w:t xml:space="preserve"> and w</w:t>
      </w:r>
      <w:r w:rsidR="00620A54">
        <w:rPr>
          <w:rFonts w:cstheme="minorHAnsi"/>
          <w:sz w:val="22"/>
          <w:szCs w:val="22"/>
        </w:rPr>
        <w:t>ere</w:t>
      </w:r>
      <w:r w:rsidR="001C3E57" w:rsidRPr="00AE0786">
        <w:rPr>
          <w:rFonts w:cstheme="minorHAnsi"/>
          <w:sz w:val="22"/>
          <w:szCs w:val="22"/>
        </w:rPr>
        <w:t xml:space="preserve"> fit using </w:t>
      </w:r>
      <w:r w:rsidR="00652826" w:rsidRPr="00AE0786">
        <w:rPr>
          <w:rFonts w:cstheme="minorHAnsi"/>
          <w:sz w:val="22"/>
          <w:szCs w:val="22"/>
        </w:rPr>
        <w:t xml:space="preserve">a </w:t>
      </w:r>
      <w:r w:rsidR="001C3E57" w:rsidRPr="00AE0786">
        <w:rPr>
          <w:rFonts w:cstheme="minorHAnsi"/>
          <w:sz w:val="22"/>
          <w:szCs w:val="22"/>
        </w:rPr>
        <w:t xml:space="preserve">Bayesian approach in the R package </w:t>
      </w:r>
      <w:proofErr w:type="spellStart"/>
      <w:r w:rsidR="001C3E57" w:rsidRPr="00AE0786">
        <w:rPr>
          <w:rFonts w:cstheme="minorHAnsi"/>
          <w:sz w:val="22"/>
          <w:szCs w:val="22"/>
        </w:rPr>
        <w:t>diversitree</w:t>
      </w:r>
      <w:proofErr w:type="spellEnd"/>
      <w:r w:rsidR="00671853" w:rsidRPr="00AE0786">
        <w:rPr>
          <w:rFonts w:cstheme="minorHAnsi"/>
          <w:sz w:val="22"/>
          <w:szCs w:val="22"/>
        </w:rPr>
        <w:t xml:space="preserve"> </w:t>
      </w:r>
      <w:r w:rsidR="00671853" w:rsidRPr="00AE0786">
        <w:rPr>
          <w:rFonts w:cstheme="minorHAnsi"/>
          <w:sz w:val="22"/>
          <w:szCs w:val="22"/>
        </w:rPr>
        <w:fldChar w:fldCharType="begin"/>
      </w:r>
      <w:r w:rsidR="005C30E8">
        <w:rPr>
          <w:rFonts w:cstheme="minorHAnsi"/>
          <w:sz w:val="22"/>
          <w:szCs w:val="22"/>
        </w:rPr>
        <w:instrText xml:space="preserve"> ADDIN EN.CITE &lt;EndNote&gt;&lt;Cite&gt;&lt;Author&gt;FitzJohn&lt;/Author&gt;&lt;Year&gt;2012&lt;/Year&gt;&lt;RecNum&gt;425&lt;/RecNum&gt;&lt;DisplayText&gt;(37)&lt;/DisplayText&gt;&lt;record&gt;&lt;rec-number&gt;425&lt;/rec-number&gt;&lt;foreign-keys&gt;&lt;key app="EN" db-id="psx5aavda22efleatx5vaweatapzwapastxd" timestamp="1587960829" guid="4cc37067-d83c-42fa-acb6-36cc2c1deb95"&gt;425&lt;/key&gt;&lt;/foreign-keys&gt;&lt;ref-type name="Journal Article"&gt;17&lt;/ref-type&gt;&lt;contributors&gt;&lt;authors&gt;&lt;author&gt;FitzJohn, Richard G&lt;/author&gt;&lt;/authors&gt;&lt;/contributors&gt;&lt;titles&gt;&lt;title&gt;Diversitree: comparative phylogenetic analyses of diversification in R&lt;/title&gt;&lt;secondary-title&gt;Methods in Ecology and Evolution&lt;/secondary-title&gt;&lt;/titles&gt;&lt;periodical&gt;&lt;full-title&gt;Methods in ecology and evolution&lt;/full-title&gt;&lt;/periodical&gt;&lt;pages&gt;1084-1092&lt;/pages&gt;&lt;volume&gt;3&lt;/volume&gt;&lt;number&gt;6&lt;/number&gt;&lt;dates&gt;&lt;year&gt;2012&lt;/year&gt;&lt;/dates&gt;&lt;isbn&gt;2041-210X&lt;/isbn&gt;&lt;urls&gt;&lt;/urls&gt;&lt;/record&gt;&lt;/Cite&gt;&lt;/EndNote&gt;</w:instrText>
      </w:r>
      <w:r w:rsidR="00671853" w:rsidRPr="00AE0786">
        <w:rPr>
          <w:rFonts w:cstheme="minorHAnsi"/>
          <w:sz w:val="22"/>
          <w:szCs w:val="22"/>
        </w:rPr>
        <w:fldChar w:fldCharType="separate"/>
      </w:r>
      <w:r w:rsidR="005C30E8">
        <w:rPr>
          <w:rFonts w:cstheme="minorHAnsi"/>
          <w:noProof/>
          <w:sz w:val="22"/>
          <w:szCs w:val="22"/>
        </w:rPr>
        <w:t>(37)</w:t>
      </w:r>
      <w:r w:rsidR="00671853" w:rsidRPr="00AE0786">
        <w:rPr>
          <w:rFonts w:cstheme="minorHAnsi"/>
          <w:sz w:val="22"/>
          <w:szCs w:val="22"/>
        </w:rPr>
        <w:fldChar w:fldCharType="end"/>
      </w:r>
      <w:r w:rsidR="00671853" w:rsidRPr="00AE0786">
        <w:rPr>
          <w:rFonts w:cstheme="minorHAnsi"/>
          <w:sz w:val="22"/>
          <w:szCs w:val="22"/>
        </w:rPr>
        <w:t>.</w:t>
      </w:r>
      <w:r w:rsidR="004D1129">
        <w:rPr>
          <w:rFonts w:cstheme="minorHAnsi"/>
          <w:sz w:val="22"/>
          <w:szCs w:val="22"/>
        </w:rPr>
        <w:t xml:space="preserve"> All analyses were completed in R version 3.6.3 </w:t>
      </w:r>
      <w:r w:rsidR="004D1129">
        <w:rPr>
          <w:rFonts w:cstheme="minorHAnsi"/>
          <w:sz w:val="22"/>
          <w:szCs w:val="22"/>
        </w:rPr>
        <w:fldChar w:fldCharType="begin"/>
      </w:r>
      <w:r w:rsidR="005C30E8">
        <w:rPr>
          <w:rFonts w:cstheme="minorHAnsi"/>
          <w:sz w:val="22"/>
          <w:szCs w:val="22"/>
        </w:rPr>
        <w:instrText xml:space="preserve"> ADDIN EN.CITE &lt;EndNote&gt;&lt;Cite&gt;&lt;Author&gt;Team&lt;/Author&gt;&lt;Year&gt;2020&lt;/Year&gt;&lt;RecNum&gt;2317&lt;/RecNum&gt;&lt;DisplayText&gt;(38)&lt;/DisplayText&gt;&lt;record&gt;&lt;rec-number&gt;2317&lt;/rec-number&gt;&lt;foreign-keys&gt;&lt;key app="EN" db-id="20tzrfeaqpde50e5e2dvtwp7sr5fsss0txe9" timestamp="1452619529"&gt;2317&lt;/key&gt;&lt;/foreign-keys&gt;&lt;ref-type name="Computer Program"&gt;9&lt;/ref-type&gt;&lt;contributors&gt;&lt;authors&gt;&lt;author&gt;R Core Team&lt;/author&gt;&lt;/authors&gt;&lt;/contributors&gt;&lt;titles&gt;&lt;title&gt;R: A language and environment for statistical computing. R Foundation for Statistical Computing&lt;/title&gt;&lt;/titles&gt;&lt;dates&gt;&lt;year&gt;2020&lt;/year&gt;&lt;/dates&gt;&lt;pub-location&gt;Vienna, Austria&lt;/pub-location&gt;&lt;urls&gt;&lt;related-urls&gt;&lt;url&gt;https://www.R-project.org/.&lt;/url&gt;&lt;/related-urls&gt;&lt;/urls&gt;&lt;/record&gt;&lt;/Cite&gt;&lt;/EndNote&gt;</w:instrText>
      </w:r>
      <w:r w:rsidR="004D1129">
        <w:rPr>
          <w:rFonts w:cstheme="minorHAnsi"/>
          <w:sz w:val="22"/>
          <w:szCs w:val="22"/>
        </w:rPr>
        <w:fldChar w:fldCharType="separate"/>
      </w:r>
      <w:r w:rsidR="005C30E8">
        <w:rPr>
          <w:rFonts w:cstheme="minorHAnsi"/>
          <w:noProof/>
          <w:sz w:val="22"/>
          <w:szCs w:val="22"/>
        </w:rPr>
        <w:t>(38)</w:t>
      </w:r>
      <w:r w:rsidR="004D1129">
        <w:rPr>
          <w:rFonts w:cstheme="minorHAnsi"/>
          <w:sz w:val="22"/>
          <w:szCs w:val="22"/>
        </w:rPr>
        <w:fldChar w:fldCharType="end"/>
      </w:r>
      <w:r w:rsidR="00CF6083">
        <w:rPr>
          <w:rFonts w:cstheme="minorHAnsi"/>
          <w:sz w:val="22"/>
          <w:szCs w:val="22"/>
        </w:rPr>
        <w:t xml:space="preserve"> and scripts for all analyses are available in a GitHub repository (</w:t>
      </w:r>
      <w:r w:rsidR="00A3009D" w:rsidRPr="00A3009D">
        <w:rPr>
          <w:rFonts w:cstheme="minorHAnsi"/>
          <w:sz w:val="22"/>
          <w:szCs w:val="22"/>
        </w:rPr>
        <w:t>https://github.com/coleoguy/holocentric</w:t>
      </w:r>
      <w:r w:rsidR="00CF6083">
        <w:rPr>
          <w:rFonts w:cstheme="minorHAnsi"/>
          <w:sz w:val="22"/>
          <w:szCs w:val="22"/>
        </w:rPr>
        <w:t>)</w:t>
      </w:r>
      <w:r w:rsidR="00A3009D">
        <w:rPr>
          <w:rFonts w:cstheme="minorHAnsi"/>
          <w:sz w:val="22"/>
          <w:szCs w:val="22"/>
        </w:rPr>
        <w:t>.</w:t>
      </w:r>
    </w:p>
    <w:p w14:paraId="04D7B3E1" w14:textId="77777777" w:rsidR="00DE1F25" w:rsidRDefault="00DE1F25" w:rsidP="005C30E8">
      <w:pPr>
        <w:spacing w:after="0" w:line="480" w:lineRule="auto"/>
        <w:rPr>
          <w:rFonts w:cstheme="minorHAnsi"/>
          <w:sz w:val="22"/>
          <w:szCs w:val="22"/>
        </w:rPr>
      </w:pPr>
    </w:p>
    <w:p w14:paraId="7DFBDB4C" w14:textId="2CC1D16B" w:rsidR="000E0649" w:rsidRDefault="00B52998" w:rsidP="005C30E8">
      <w:pPr>
        <w:spacing w:after="0" w:line="480" w:lineRule="auto"/>
        <w:rPr>
          <w:rFonts w:cstheme="minorHAnsi"/>
          <w:sz w:val="22"/>
          <w:szCs w:val="22"/>
        </w:rPr>
      </w:pPr>
      <w:r w:rsidRPr="00AE0786">
        <w:rPr>
          <w:rFonts w:cstheme="minorHAnsi"/>
          <w:sz w:val="22"/>
          <w:szCs w:val="22"/>
        </w:rPr>
        <w:t>For each of the 100 trees in a posterior distribution</w:t>
      </w:r>
      <w:r w:rsidR="00AE36D6">
        <w:rPr>
          <w:rFonts w:cstheme="minorHAnsi"/>
          <w:sz w:val="22"/>
          <w:szCs w:val="22"/>
        </w:rPr>
        <w:t>,</w:t>
      </w:r>
      <w:r w:rsidRPr="00AE0786">
        <w:rPr>
          <w:rFonts w:cstheme="minorHAnsi"/>
          <w:sz w:val="22"/>
          <w:szCs w:val="22"/>
        </w:rPr>
        <w:t xml:space="preserve"> we randomly sampled tip states for genera with more than one record in our chromosome data set. By sampling across </w:t>
      </w:r>
      <w:r w:rsidR="002C27AF">
        <w:rPr>
          <w:rFonts w:cstheme="minorHAnsi"/>
          <w:sz w:val="22"/>
          <w:szCs w:val="22"/>
        </w:rPr>
        <w:t xml:space="preserve">the </w:t>
      </w:r>
      <w:r w:rsidR="00AE36D6">
        <w:rPr>
          <w:rFonts w:cstheme="minorHAnsi"/>
          <w:sz w:val="22"/>
          <w:szCs w:val="22"/>
        </w:rPr>
        <w:t xml:space="preserve">chromosome </w:t>
      </w:r>
      <w:r w:rsidR="002C27AF">
        <w:rPr>
          <w:rFonts w:cstheme="minorHAnsi"/>
          <w:sz w:val="22"/>
          <w:szCs w:val="22"/>
        </w:rPr>
        <w:t xml:space="preserve">dataset and </w:t>
      </w:r>
      <w:r w:rsidR="00AE36D6">
        <w:rPr>
          <w:rFonts w:cstheme="minorHAnsi"/>
          <w:sz w:val="22"/>
          <w:szCs w:val="22"/>
        </w:rPr>
        <w:t>the posterior distribution of trees</w:t>
      </w:r>
      <w:r w:rsidRPr="00AE0786">
        <w:rPr>
          <w:rFonts w:cstheme="minorHAnsi"/>
          <w:sz w:val="22"/>
          <w:szCs w:val="22"/>
        </w:rPr>
        <w:t xml:space="preserve"> we are able to account for both phylogenetic and tip state uncertainty. </w:t>
      </w:r>
      <w:r w:rsidR="00FE73E4" w:rsidRPr="00AE0786">
        <w:rPr>
          <w:rFonts w:cstheme="minorHAnsi"/>
          <w:sz w:val="22"/>
          <w:szCs w:val="22"/>
        </w:rPr>
        <w:t>For purposes of model fitting trees were rescaled to unit length; however, all rates reported in the paper have been back transformed to be in units of millions of years.</w:t>
      </w:r>
      <w:r w:rsidR="00A4749D">
        <w:rPr>
          <w:rFonts w:cstheme="minorHAnsi"/>
          <w:sz w:val="22"/>
          <w:szCs w:val="22"/>
        </w:rPr>
        <w:t xml:space="preserve"> As is customary for Markov model</w:t>
      </w:r>
      <w:r w:rsidR="00620A54">
        <w:rPr>
          <w:rFonts w:cstheme="minorHAnsi"/>
          <w:sz w:val="22"/>
          <w:szCs w:val="22"/>
        </w:rPr>
        <w:t>s</w:t>
      </w:r>
      <w:r w:rsidR="00A4749D">
        <w:rPr>
          <w:rFonts w:cstheme="minorHAnsi"/>
          <w:sz w:val="22"/>
          <w:szCs w:val="22"/>
        </w:rPr>
        <w:t xml:space="preserve"> like the one fit here the rates reported are </w:t>
      </w:r>
      <w:r w:rsidR="00620A54">
        <w:rPr>
          <w:rFonts w:cstheme="minorHAnsi"/>
          <w:sz w:val="22"/>
          <w:szCs w:val="22"/>
        </w:rPr>
        <w:t>lambda</w:t>
      </w:r>
      <w:r w:rsidR="00A4749D">
        <w:rPr>
          <w:rFonts w:cstheme="minorHAnsi"/>
          <w:sz w:val="22"/>
          <w:szCs w:val="22"/>
        </w:rPr>
        <w:t xml:space="preserve"> parameters that describe the expected waiting </w:t>
      </w:r>
      <w:r w:rsidR="00620A54">
        <w:rPr>
          <w:rFonts w:cstheme="minorHAnsi"/>
          <w:sz w:val="22"/>
          <w:szCs w:val="22"/>
        </w:rPr>
        <w:t xml:space="preserve">times </w:t>
      </w:r>
      <w:r w:rsidR="00A4749D">
        <w:rPr>
          <w:rFonts w:cstheme="minorHAnsi"/>
          <w:sz w:val="22"/>
          <w:szCs w:val="22"/>
        </w:rPr>
        <w:t>for a transition to occur.</w:t>
      </w:r>
      <w:r w:rsidR="00FE73E4" w:rsidRPr="00AE0786">
        <w:rPr>
          <w:rFonts w:cstheme="minorHAnsi"/>
          <w:sz w:val="22"/>
          <w:szCs w:val="22"/>
        </w:rPr>
        <w:t xml:space="preserve"> </w:t>
      </w:r>
      <w:r w:rsidR="00A4749D">
        <w:rPr>
          <w:rFonts w:cstheme="minorHAnsi"/>
          <w:sz w:val="22"/>
          <w:szCs w:val="22"/>
        </w:rPr>
        <w:t>Each</w:t>
      </w:r>
      <w:r w:rsidRPr="00AE0786">
        <w:rPr>
          <w:rFonts w:cstheme="minorHAnsi"/>
          <w:sz w:val="22"/>
          <w:szCs w:val="22"/>
        </w:rPr>
        <w:t xml:space="preserve"> </w:t>
      </w:r>
      <w:r w:rsidR="002E0BC5">
        <w:rPr>
          <w:rFonts w:cstheme="minorHAnsi"/>
          <w:sz w:val="22"/>
          <w:szCs w:val="22"/>
        </w:rPr>
        <w:t xml:space="preserve">Markov </w:t>
      </w:r>
      <w:r w:rsidR="00620A54">
        <w:rPr>
          <w:rFonts w:cstheme="minorHAnsi"/>
          <w:sz w:val="22"/>
          <w:szCs w:val="22"/>
        </w:rPr>
        <w:t>C</w:t>
      </w:r>
      <w:r w:rsidR="002E0BC5">
        <w:rPr>
          <w:rFonts w:cstheme="minorHAnsi"/>
          <w:sz w:val="22"/>
          <w:szCs w:val="22"/>
        </w:rPr>
        <w:t>hain Monte Carlo (</w:t>
      </w:r>
      <w:r w:rsidRPr="00AE0786">
        <w:rPr>
          <w:rFonts w:cstheme="minorHAnsi"/>
          <w:sz w:val="22"/>
          <w:szCs w:val="22"/>
        </w:rPr>
        <w:t>MCMC</w:t>
      </w:r>
      <w:r w:rsidR="002E0BC5">
        <w:rPr>
          <w:rFonts w:cstheme="minorHAnsi"/>
          <w:sz w:val="22"/>
          <w:szCs w:val="22"/>
        </w:rPr>
        <w:t>)</w:t>
      </w:r>
      <w:r w:rsidRPr="00AE0786">
        <w:rPr>
          <w:rFonts w:cstheme="minorHAnsi"/>
          <w:sz w:val="22"/>
          <w:szCs w:val="22"/>
        </w:rPr>
        <w:t xml:space="preserve"> was initialized with parameter values drawn from a uniform distribution from 0 to 1. Preliminary analys</w:t>
      </w:r>
      <w:r w:rsidR="00FE73E4" w:rsidRPr="00AE0786">
        <w:rPr>
          <w:rFonts w:cstheme="minorHAnsi"/>
          <w:sz w:val="22"/>
          <w:szCs w:val="22"/>
        </w:rPr>
        <w:t>e</w:t>
      </w:r>
      <w:r w:rsidRPr="00AE0786">
        <w:rPr>
          <w:rFonts w:cstheme="minorHAnsi"/>
          <w:sz w:val="22"/>
          <w:szCs w:val="22"/>
        </w:rPr>
        <w:t xml:space="preserve">s were conducted </w:t>
      </w:r>
      <w:r w:rsidRPr="00AE0786">
        <w:rPr>
          <w:rFonts w:cstheme="minorHAnsi"/>
          <w:sz w:val="22"/>
          <w:szCs w:val="22"/>
        </w:rPr>
        <w:lastRenderedPageBreak/>
        <w:t>with a uniform prior</w:t>
      </w:r>
      <w:r w:rsidR="00FE73E4" w:rsidRPr="00AE0786">
        <w:rPr>
          <w:rFonts w:cstheme="minorHAnsi"/>
          <w:sz w:val="22"/>
          <w:szCs w:val="22"/>
        </w:rPr>
        <w:t xml:space="preserve"> and while m</w:t>
      </w:r>
      <w:r w:rsidRPr="00AE0786">
        <w:rPr>
          <w:rFonts w:cstheme="minorHAnsi"/>
          <w:sz w:val="22"/>
          <w:szCs w:val="22"/>
        </w:rPr>
        <w:t xml:space="preserve">ost MCMC chains reached convergence quickly, a small fraction of runs would begin to sample very high rates that are biologically unrealistic. </w:t>
      </w:r>
      <w:r w:rsidR="00FE73E4" w:rsidRPr="00AE0786">
        <w:rPr>
          <w:rFonts w:cstheme="minorHAnsi"/>
          <w:sz w:val="22"/>
          <w:szCs w:val="22"/>
        </w:rPr>
        <w:t xml:space="preserve">Given sufficient time we might expect these runs to eventually converge on the posterior distribution but this length of time can be large due to the relative flatness of the likelihood surface when rates are unrealistically high. </w:t>
      </w:r>
      <w:r w:rsidRPr="00AE0786">
        <w:rPr>
          <w:rFonts w:cstheme="minorHAnsi"/>
          <w:sz w:val="22"/>
          <w:szCs w:val="22"/>
        </w:rPr>
        <w:t xml:space="preserve">To fix this problem, we </w:t>
      </w:r>
      <w:r w:rsidR="00A4749D">
        <w:rPr>
          <w:rFonts w:cstheme="minorHAnsi"/>
          <w:sz w:val="22"/>
          <w:szCs w:val="22"/>
        </w:rPr>
        <w:t>applied</w:t>
      </w:r>
      <w:r w:rsidRPr="00AE0786">
        <w:rPr>
          <w:rFonts w:cstheme="minorHAnsi"/>
          <w:sz w:val="22"/>
          <w:szCs w:val="22"/>
        </w:rPr>
        <w:t xml:space="preserve"> an exponential prior with a shape parameter of 0.5. This is a relatively uninformative prior but does favor lower rates avoiding the problem described above. </w:t>
      </w:r>
      <w:r w:rsidR="00FE73E4" w:rsidRPr="00AE0786">
        <w:rPr>
          <w:rFonts w:cstheme="minorHAnsi"/>
          <w:sz w:val="22"/>
          <w:szCs w:val="22"/>
        </w:rPr>
        <w:t xml:space="preserve">With application of this prior we found that the vast majority of MCMC chains reach convergence in less than 10 generations. </w:t>
      </w:r>
      <w:r w:rsidRPr="00AE0786">
        <w:rPr>
          <w:rFonts w:cstheme="minorHAnsi"/>
          <w:sz w:val="22"/>
          <w:szCs w:val="22"/>
        </w:rPr>
        <w:t xml:space="preserve">We repeated the MCMC </w:t>
      </w:r>
      <w:r w:rsidR="00A4749D">
        <w:rPr>
          <w:rFonts w:cstheme="minorHAnsi"/>
          <w:sz w:val="22"/>
          <w:szCs w:val="22"/>
        </w:rPr>
        <w:t>on</w:t>
      </w:r>
      <w:r w:rsidRPr="00AE0786">
        <w:rPr>
          <w:rFonts w:cstheme="minorHAnsi"/>
          <w:sz w:val="22"/>
          <w:szCs w:val="22"/>
        </w:rPr>
        <w:t xml:space="preserve"> all 100 trees at 50 generations each. We removed the first twenty-five </w:t>
      </w:r>
      <w:r w:rsidR="004D4F75">
        <w:rPr>
          <w:rFonts w:cstheme="minorHAnsi"/>
          <w:sz w:val="22"/>
          <w:szCs w:val="22"/>
        </w:rPr>
        <w:t>generations</w:t>
      </w:r>
      <w:r w:rsidRPr="00AE0786">
        <w:rPr>
          <w:rFonts w:cstheme="minorHAnsi"/>
          <w:sz w:val="22"/>
          <w:szCs w:val="22"/>
        </w:rPr>
        <w:t xml:space="preserve"> as our </w:t>
      </w:r>
      <w:proofErr w:type="spellStart"/>
      <w:r w:rsidRPr="00AE0786">
        <w:rPr>
          <w:rFonts w:cstheme="minorHAnsi"/>
          <w:sz w:val="22"/>
          <w:szCs w:val="22"/>
        </w:rPr>
        <w:t>burnin</w:t>
      </w:r>
      <w:proofErr w:type="spellEnd"/>
      <w:r w:rsidRPr="00AE0786">
        <w:rPr>
          <w:rFonts w:cstheme="minorHAnsi"/>
          <w:sz w:val="22"/>
          <w:szCs w:val="22"/>
        </w:rPr>
        <w:t xml:space="preserve"> for each </w:t>
      </w:r>
      <w:r w:rsidR="00A4749D">
        <w:rPr>
          <w:rFonts w:cstheme="minorHAnsi"/>
          <w:sz w:val="22"/>
          <w:szCs w:val="22"/>
        </w:rPr>
        <w:t xml:space="preserve">MCMC </w:t>
      </w:r>
      <w:r w:rsidRPr="00AE0786">
        <w:rPr>
          <w:rFonts w:cstheme="minorHAnsi"/>
          <w:sz w:val="22"/>
          <w:szCs w:val="22"/>
        </w:rPr>
        <w:t>run</w:t>
      </w:r>
      <w:r w:rsidR="00FE73E4" w:rsidRPr="00AE0786">
        <w:rPr>
          <w:rFonts w:cstheme="minorHAnsi"/>
          <w:sz w:val="22"/>
          <w:szCs w:val="22"/>
        </w:rPr>
        <w:t xml:space="preserve"> and combined the </w:t>
      </w:r>
      <w:proofErr w:type="spellStart"/>
      <w:r w:rsidR="00FE73E4" w:rsidRPr="00AE0786">
        <w:rPr>
          <w:rFonts w:cstheme="minorHAnsi"/>
          <w:sz w:val="22"/>
          <w:szCs w:val="22"/>
        </w:rPr>
        <w:t>postburnin</w:t>
      </w:r>
      <w:proofErr w:type="spellEnd"/>
      <w:r w:rsidR="00FE73E4" w:rsidRPr="00AE0786">
        <w:rPr>
          <w:rFonts w:cstheme="minorHAnsi"/>
          <w:sz w:val="22"/>
          <w:szCs w:val="22"/>
        </w:rPr>
        <w:t xml:space="preserve"> portion of </w:t>
      </w:r>
      <w:r w:rsidR="00A4749D">
        <w:rPr>
          <w:rFonts w:cstheme="minorHAnsi"/>
          <w:sz w:val="22"/>
          <w:szCs w:val="22"/>
        </w:rPr>
        <w:t>all</w:t>
      </w:r>
      <w:r w:rsidR="00FE73E4" w:rsidRPr="00AE0786">
        <w:rPr>
          <w:rFonts w:cstheme="minorHAnsi"/>
          <w:sz w:val="22"/>
          <w:szCs w:val="22"/>
        </w:rPr>
        <w:t xml:space="preserve"> MCMC</w:t>
      </w:r>
      <w:r w:rsidR="00A4749D">
        <w:rPr>
          <w:rFonts w:cstheme="minorHAnsi"/>
          <w:sz w:val="22"/>
          <w:szCs w:val="22"/>
        </w:rPr>
        <w:t>s to create our estimate of the posterior distribu</w:t>
      </w:r>
      <w:r w:rsidR="00E905FF">
        <w:rPr>
          <w:rFonts w:cstheme="minorHAnsi"/>
          <w:sz w:val="22"/>
          <w:szCs w:val="22"/>
        </w:rPr>
        <w:t>t</w:t>
      </w:r>
      <w:r w:rsidR="00A4749D">
        <w:rPr>
          <w:rFonts w:cstheme="minorHAnsi"/>
          <w:sz w:val="22"/>
          <w:szCs w:val="22"/>
        </w:rPr>
        <w:t>ion of model parameters</w:t>
      </w:r>
      <w:r w:rsidRPr="00AE0786">
        <w:rPr>
          <w:rFonts w:cstheme="minorHAnsi"/>
          <w:sz w:val="22"/>
          <w:szCs w:val="22"/>
        </w:rPr>
        <w:t>.</w:t>
      </w:r>
      <w:r w:rsidR="00FE73E4" w:rsidRPr="00AE0786">
        <w:rPr>
          <w:rFonts w:cstheme="minorHAnsi"/>
          <w:sz w:val="22"/>
          <w:szCs w:val="22"/>
        </w:rPr>
        <w:t xml:space="preserve"> </w:t>
      </w:r>
      <w:r w:rsidR="000E0649" w:rsidRPr="00AE0786">
        <w:rPr>
          <w:rFonts w:cstheme="minorHAnsi"/>
          <w:sz w:val="22"/>
          <w:szCs w:val="22"/>
        </w:rPr>
        <w:t xml:space="preserve">Because our central question is whether holocentric clades have higher rates than monocentric clades, we report our results in terms of a mean rate difference statistic,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0E0649" w:rsidRPr="00AE0786">
        <w:rPr>
          <w:rFonts w:eastAsiaTheme="minorEastAsia" w:cstheme="minorHAnsi"/>
          <w:sz w:val="22"/>
          <w:szCs w:val="22"/>
        </w:rPr>
        <w:t xml:space="preserve"> where the subscript </w:t>
      </w:r>
      <m:oMath>
        <m:r>
          <w:rPr>
            <w:rFonts w:ascii="Cambria Math" w:eastAsiaTheme="minorEastAsia" w:hAnsi="Cambria Math" w:cstheme="minorHAnsi"/>
            <w:sz w:val="22"/>
            <w:szCs w:val="22"/>
          </w:rPr>
          <m:t>x</m:t>
        </m:r>
      </m:oMath>
      <w:r w:rsidR="00A4749D">
        <w:rPr>
          <w:rFonts w:eastAsiaTheme="minorEastAsia" w:cstheme="minorHAnsi"/>
          <w:sz w:val="22"/>
          <w:szCs w:val="22"/>
        </w:rPr>
        <w:t xml:space="preserve"> </w:t>
      </w:r>
      <w:r w:rsidR="000E0649" w:rsidRPr="00AE0786">
        <w:rPr>
          <w:rFonts w:eastAsiaTheme="minorEastAsia" w:cstheme="minorHAnsi"/>
          <w:sz w:val="22"/>
          <w:szCs w:val="22"/>
        </w:rPr>
        <w:t>indicates the rate parameter</w:t>
      </w:r>
      <w:r w:rsidR="000E0649" w:rsidRPr="00AE0786">
        <w:rPr>
          <w:rFonts w:cstheme="minorHAnsi"/>
          <w:sz w:val="22"/>
          <w:szCs w:val="22"/>
        </w:rPr>
        <w:t>. For example, for the rate fissions (γ), for each post-</w:t>
      </w:r>
      <w:proofErr w:type="spellStart"/>
      <w:r w:rsidR="000E0649" w:rsidRPr="00AE0786">
        <w:rPr>
          <w:rFonts w:cstheme="minorHAnsi"/>
          <w:sz w:val="22"/>
          <w:szCs w:val="22"/>
        </w:rPr>
        <w:t>burnin</w:t>
      </w:r>
      <w:proofErr w:type="spellEnd"/>
      <w:r w:rsidR="000E0649" w:rsidRPr="00AE0786">
        <w:rPr>
          <w:rFonts w:cstheme="minorHAnsi"/>
          <w:sz w:val="22"/>
          <w:szCs w:val="22"/>
        </w:rPr>
        <w:t xml:space="preserve"> sample we calculated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000E0649" w:rsidRPr="00AE0786">
        <w:rPr>
          <w:rFonts w:cstheme="minorHAnsi"/>
          <w:sz w:val="22"/>
          <w:szCs w:val="22"/>
        </w:rPr>
        <w:t xml:space="preserve"> </w:t>
      </w:r>
      <w:r w:rsidR="00AE0786" w:rsidRPr="00AE0786">
        <w:rPr>
          <w:rFonts w:cstheme="minorHAnsi"/>
          <w:sz w:val="22"/>
          <w:szCs w:val="22"/>
        </w:rPr>
        <w:t>a</w:t>
      </w:r>
      <w:r w:rsidR="000E0649" w:rsidRPr="00AE0786">
        <w:rPr>
          <w:rFonts w:cstheme="minorHAnsi"/>
          <w:sz w:val="22"/>
          <w:szCs w:val="22"/>
        </w:rPr>
        <w:t>s</w:t>
      </w:r>
    </w:p>
    <w:p w14:paraId="36B735CF" w14:textId="77777777" w:rsidR="00531EBF" w:rsidRPr="00AE0786" w:rsidRDefault="00531EBF" w:rsidP="005C30E8">
      <w:pPr>
        <w:spacing w:after="0" w:line="480" w:lineRule="auto"/>
        <w:rPr>
          <w:rFonts w:cstheme="minorHAnsi"/>
          <w:sz w:val="22"/>
          <w:szCs w:val="22"/>
        </w:rPr>
      </w:pPr>
    </w:p>
    <w:p w14:paraId="40C1ECD1" w14:textId="5AE78A1F" w:rsidR="000E0649" w:rsidRPr="00DE1F25" w:rsidRDefault="000E0649" w:rsidP="005C30E8">
      <w:pPr>
        <w:spacing w:after="0" w:line="480" w:lineRule="auto"/>
        <w:rPr>
          <w:rFonts w:eastAsiaTheme="minorEastAsia" w:cstheme="minorHAnsi"/>
          <w:sz w:val="22"/>
          <w:szCs w:val="22"/>
        </w:rPr>
      </w:pPr>
      <m:oMathPara>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holo</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mono</m:t>
              </m:r>
            </m:sub>
          </m:sSub>
        </m:oMath>
      </m:oMathPara>
    </w:p>
    <w:p w14:paraId="7FAAB614" w14:textId="77777777" w:rsidR="00DE1F25" w:rsidRPr="00AE0786" w:rsidRDefault="00DE1F25" w:rsidP="005C30E8">
      <w:pPr>
        <w:spacing w:after="0" w:line="480" w:lineRule="auto"/>
        <w:rPr>
          <w:rFonts w:cstheme="minorHAnsi"/>
          <w:sz w:val="22"/>
          <w:szCs w:val="22"/>
        </w:rPr>
      </w:pPr>
    </w:p>
    <w:p w14:paraId="52704AB9" w14:textId="46928F48" w:rsidR="00AE0786" w:rsidRDefault="000E0649" w:rsidP="005C30E8">
      <w:pPr>
        <w:spacing w:after="0" w:line="480" w:lineRule="auto"/>
        <w:rPr>
          <w:rFonts w:cstheme="minorHAnsi"/>
          <w:sz w:val="22"/>
          <w:szCs w:val="22"/>
        </w:rPr>
      </w:pPr>
      <w:r w:rsidRPr="00AE0786">
        <w:rPr>
          <w:rFonts w:cstheme="minorHAnsi"/>
          <w:sz w:val="22"/>
          <w:szCs w:val="22"/>
        </w:rPr>
        <w:t xml:space="preserve">In addition to estimating the magnitude of this statistic, we also reduced it to a simple test of the motivating hypothesis by comparing the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 (</w:t>
      </w:r>
      <w:r w:rsidR="00AE0786" w:rsidRPr="00AE0786">
        <w:rPr>
          <w:rFonts w:cstheme="minorHAnsi"/>
          <w:sz w:val="22"/>
          <w:szCs w:val="22"/>
        </w:rPr>
        <w:t>i.e.</w:t>
      </w:r>
      <w:r w:rsidRPr="00AE0786">
        <w:rPr>
          <w:rFonts w:cstheme="minorHAnsi"/>
          <w:sz w:val="22"/>
          <w:szCs w:val="22"/>
        </w:rPr>
        <w:t xml:space="preserve"> the 95% highest posterior density) with zero.</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is positive, we interpret it as support for a higher rate of chromosome</w:t>
      </w:r>
      <w:r w:rsidR="00614AC6">
        <w:rPr>
          <w:rFonts w:cstheme="minorHAnsi"/>
          <w:sz w:val="22"/>
          <w:szCs w:val="22"/>
        </w:rPr>
        <w:t xml:space="preserve"> number</w:t>
      </w:r>
      <w:r w:rsidRPr="00AE0786">
        <w:rPr>
          <w:rFonts w:cstheme="minorHAnsi"/>
          <w:sz w:val="22"/>
          <w:szCs w:val="22"/>
        </w:rPr>
        <w:t xml:space="preserve"> evolution </w:t>
      </w:r>
      <w:r w:rsidR="00AE0786" w:rsidRPr="00AE0786">
        <w:rPr>
          <w:rFonts w:cstheme="minorHAnsi"/>
          <w:sz w:val="22"/>
          <w:szCs w:val="22"/>
        </w:rPr>
        <w:t>in holocentric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AE0786" w:rsidRPr="00AE0786">
        <w:rPr>
          <w:rFonts w:eastAsiaTheme="minorEastAsia" w:cstheme="minorHAnsi"/>
          <w:sz w:val="22"/>
          <w:szCs w:val="22"/>
        </w:rPr>
        <w:t xml:space="preserve"> </w:t>
      </w:r>
      <w:r w:rsidRPr="00AE0786">
        <w:rPr>
          <w:rFonts w:cstheme="minorHAnsi"/>
          <w:sz w:val="22"/>
          <w:szCs w:val="22"/>
        </w:rPr>
        <w:t xml:space="preserve">is negative, we interpret it as support for a higher rate of chromosome </w:t>
      </w:r>
      <w:r w:rsidR="00614AC6">
        <w:rPr>
          <w:rFonts w:cstheme="minorHAnsi"/>
          <w:sz w:val="22"/>
          <w:szCs w:val="22"/>
        </w:rPr>
        <w:t xml:space="preserve">number </w:t>
      </w:r>
      <w:r w:rsidRPr="00AE0786">
        <w:rPr>
          <w:rFonts w:cstheme="minorHAnsi"/>
          <w:sz w:val="22"/>
          <w:szCs w:val="22"/>
        </w:rPr>
        <w:t xml:space="preserve">evolution </w:t>
      </w:r>
      <w:r w:rsidR="00AE0786" w:rsidRPr="00AE0786">
        <w:rPr>
          <w:rFonts w:cstheme="minorHAnsi"/>
          <w:sz w:val="22"/>
          <w:szCs w:val="22"/>
        </w:rPr>
        <w:t>in monocentric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Otherwise, we conclude there is not support for </w:t>
      </w:r>
      <w:r w:rsidR="00AE0786" w:rsidRPr="00AE0786">
        <w:rPr>
          <w:rFonts w:cstheme="minorHAnsi"/>
          <w:sz w:val="22"/>
          <w:szCs w:val="22"/>
        </w:rPr>
        <w:t>a significant rate difference in monocentric and holocentric clades</w:t>
      </w:r>
      <w:r w:rsidRPr="00AE0786">
        <w:rPr>
          <w:rFonts w:cstheme="minorHAnsi"/>
          <w:sz w:val="22"/>
          <w:szCs w:val="22"/>
        </w:rPr>
        <w:t>.</w:t>
      </w:r>
      <w:r w:rsidR="00AE0786" w:rsidRPr="00AE0786">
        <w:rPr>
          <w:rFonts w:cstheme="minorHAnsi"/>
          <w:sz w:val="22"/>
          <w:szCs w:val="22"/>
        </w:rPr>
        <w:t xml:space="preserve"> This approach also allows us to compare across all trees in the posterior distribution even if some trees exhibit on average higher or lower rates.</w:t>
      </w:r>
    </w:p>
    <w:p w14:paraId="5D270DD2" w14:textId="77777777" w:rsidR="00DE1F25" w:rsidRPr="00AE0786" w:rsidRDefault="00DE1F25" w:rsidP="005C30E8">
      <w:pPr>
        <w:spacing w:after="0" w:line="480" w:lineRule="auto"/>
        <w:rPr>
          <w:rFonts w:cstheme="minorHAnsi"/>
          <w:sz w:val="22"/>
          <w:szCs w:val="22"/>
        </w:rPr>
      </w:pPr>
    </w:p>
    <w:p w14:paraId="52229613" w14:textId="5E0FB1C4" w:rsidR="00D97F3B" w:rsidRPr="00AE0786" w:rsidRDefault="004034FA" w:rsidP="005C30E8">
      <w:pPr>
        <w:spacing w:after="0" w:line="480" w:lineRule="auto"/>
        <w:rPr>
          <w:rFonts w:cstheme="minorHAnsi"/>
          <w:sz w:val="22"/>
          <w:szCs w:val="22"/>
        </w:rPr>
      </w:pPr>
      <w:r w:rsidRPr="00AE0786">
        <w:rPr>
          <w:rFonts w:cstheme="minorHAnsi"/>
          <w:sz w:val="22"/>
          <w:szCs w:val="22"/>
        </w:rPr>
        <w:t xml:space="preserve">We repeated similar </w:t>
      </w:r>
      <w:r w:rsidR="00DE1F25">
        <w:rPr>
          <w:rFonts w:cstheme="minorHAnsi"/>
          <w:sz w:val="22"/>
          <w:szCs w:val="22"/>
        </w:rPr>
        <w:t xml:space="preserve">MCMC </w:t>
      </w:r>
      <w:r w:rsidRPr="00AE0786">
        <w:rPr>
          <w:rFonts w:cstheme="minorHAnsi"/>
          <w:sz w:val="22"/>
          <w:szCs w:val="22"/>
        </w:rPr>
        <w:t>analys</w:t>
      </w:r>
      <w:r w:rsidR="00F81B68" w:rsidRPr="00AE0786">
        <w:rPr>
          <w:rFonts w:cstheme="minorHAnsi"/>
          <w:sz w:val="22"/>
          <w:szCs w:val="22"/>
        </w:rPr>
        <w:t>e</w:t>
      </w:r>
      <w:r w:rsidRPr="00AE0786">
        <w:rPr>
          <w:rFonts w:cstheme="minorHAnsi"/>
          <w:sz w:val="22"/>
          <w:szCs w:val="22"/>
        </w:rPr>
        <w:t>s as above for the analysis of orders</w:t>
      </w:r>
      <w:r w:rsidR="005219FF">
        <w:rPr>
          <w:rFonts w:cstheme="minorHAnsi"/>
          <w:sz w:val="22"/>
          <w:szCs w:val="22"/>
        </w:rPr>
        <w:t>, b</w:t>
      </w:r>
      <w:r w:rsidR="005219FF" w:rsidRPr="00AE0786">
        <w:rPr>
          <w:rFonts w:cstheme="minorHAnsi"/>
          <w:sz w:val="22"/>
          <w:szCs w:val="22"/>
        </w:rPr>
        <w:t xml:space="preserve">ecause </w:t>
      </w:r>
      <w:r w:rsidR="00A4749D" w:rsidRPr="00AE0786">
        <w:rPr>
          <w:rFonts w:cstheme="minorHAnsi"/>
          <w:sz w:val="22"/>
          <w:szCs w:val="22"/>
        </w:rPr>
        <w:t>each order</w:t>
      </w:r>
      <w:r w:rsidR="00EA2D7F" w:rsidRPr="00AE0786">
        <w:rPr>
          <w:rFonts w:cstheme="minorHAnsi"/>
          <w:sz w:val="22"/>
          <w:szCs w:val="22"/>
        </w:rPr>
        <w:t xml:space="preserve"> is fixed for either holo- or monocentricity</w:t>
      </w:r>
      <w:r w:rsidR="003F6492">
        <w:rPr>
          <w:rFonts w:cstheme="minorHAnsi"/>
          <w:sz w:val="22"/>
          <w:szCs w:val="22"/>
        </w:rPr>
        <w:t>.</w:t>
      </w:r>
      <w:r w:rsidR="00EA2D7F" w:rsidRPr="00AE0786">
        <w:rPr>
          <w:rFonts w:cstheme="minorHAnsi"/>
          <w:sz w:val="22"/>
          <w:szCs w:val="22"/>
        </w:rPr>
        <w:t xml:space="preserve"> </w:t>
      </w:r>
      <w:r w:rsidR="003F6492">
        <w:rPr>
          <w:rFonts w:cstheme="minorHAnsi"/>
          <w:sz w:val="22"/>
          <w:szCs w:val="22"/>
        </w:rPr>
        <w:t>W</w:t>
      </w:r>
      <w:r w:rsidR="00EA2D7F" w:rsidRPr="00AE0786">
        <w:rPr>
          <w:rFonts w:cstheme="minorHAnsi"/>
          <w:sz w:val="22"/>
          <w:szCs w:val="22"/>
        </w:rPr>
        <w:t>e only estimate one set of rate parameters</w:t>
      </w:r>
      <w:r w:rsidR="00DE1F25">
        <w:rPr>
          <w:rFonts w:cstheme="minorHAnsi"/>
          <w:sz w:val="22"/>
          <w:szCs w:val="22"/>
        </w:rPr>
        <w:t xml:space="preserve"> in each clade</w:t>
      </w:r>
      <w:r w:rsidR="00620A54">
        <w:rPr>
          <w:rFonts w:cstheme="minorHAnsi"/>
          <w:sz w:val="22"/>
          <w:szCs w:val="22"/>
        </w:rPr>
        <w:t>, and only analyzed clades with</w:t>
      </w:r>
      <w:r w:rsidR="00687BFB" w:rsidRPr="00AE0786">
        <w:rPr>
          <w:rFonts w:cstheme="minorHAnsi"/>
          <w:sz w:val="22"/>
          <w:szCs w:val="22"/>
        </w:rPr>
        <w:t xml:space="preserve"> more than 20 </w:t>
      </w:r>
      <w:r w:rsidR="00EA2D7F" w:rsidRPr="00AE0786">
        <w:rPr>
          <w:rFonts w:cstheme="minorHAnsi"/>
          <w:sz w:val="22"/>
          <w:szCs w:val="22"/>
        </w:rPr>
        <w:t>tips in our phylogeny</w:t>
      </w:r>
      <w:ins w:id="20" w:author="Heath Blackmon" w:date="2020-08-17T08:16:00Z">
        <w:r w:rsidR="00AE30BC">
          <w:rPr>
            <w:rFonts w:cstheme="minorHAnsi"/>
            <w:sz w:val="22"/>
            <w:szCs w:val="22"/>
          </w:rPr>
          <w:t xml:space="preserve">. The cutoff of 20 </w:t>
        </w:r>
      </w:ins>
      <w:ins w:id="21" w:author="Heath Blackmon" w:date="2020-08-17T08:17:00Z">
        <w:r w:rsidR="00AE30BC">
          <w:rPr>
            <w:rFonts w:cstheme="minorHAnsi"/>
            <w:sz w:val="22"/>
            <w:szCs w:val="22"/>
          </w:rPr>
          <w:t xml:space="preserve">was chosen based on </w:t>
        </w:r>
      </w:ins>
      <w:ins w:id="22" w:author="Heath Blackmon" w:date="2020-08-17T08:20:00Z">
        <w:r w:rsidR="0065774A">
          <w:rPr>
            <w:rFonts w:cstheme="minorHAnsi"/>
            <w:sz w:val="22"/>
            <w:szCs w:val="22"/>
          </w:rPr>
          <w:t xml:space="preserve">previous work that showed that with smaller phylogenies the ability to reliably infer rates decreases </w:t>
        </w:r>
      </w:ins>
      <w:r w:rsidR="0065774A">
        <w:rPr>
          <w:rFonts w:cstheme="minorHAnsi"/>
          <w:sz w:val="22"/>
          <w:szCs w:val="22"/>
        </w:rPr>
        <w:fldChar w:fldCharType="begin"/>
      </w:r>
      <w:r w:rsidR="0065774A">
        <w:rPr>
          <w:rFonts w:cstheme="minorHAnsi"/>
          <w:sz w:val="22"/>
          <w:szCs w:val="22"/>
        </w:rPr>
        <w:instrText xml:space="preserve"> ADDIN EN.CITE &lt;EndNote&gt;&lt;Cite&gt;&lt;Author&gt;Blackmon&lt;/Author&gt;&lt;Year&gt;2019&lt;/Year&gt;&lt;RecNum&gt;2717&lt;/RecNum&gt;&lt;DisplayText&gt;(5)&lt;/DisplayText&gt;&lt;record&gt;&lt;rec-number&gt;2717&lt;/rec-number&gt;&lt;foreign-keys&gt;&lt;key app="EN" db-id="20tzrfeaqpde50e5e2dvtwp7sr5fsss0txe9" timestamp="1554161149"&gt;2717&lt;/key&gt;&lt;/foreign-keys&gt;&lt;ref-type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periodical&gt;&lt;pages&gt;511-523&lt;/pages&gt;&lt;volume&gt;73&lt;/volume&gt;&lt;number&gt;3&lt;/number&gt;&lt;dates&gt;&lt;year&gt;2019&lt;/year&gt;&lt;/dates&gt;&lt;isbn&gt;0014-3820&lt;/isbn&gt;&lt;urls&gt;&lt;/urls&gt;&lt;/record&gt;&lt;/Cite&gt;&lt;/EndNote&gt;</w:instrText>
      </w:r>
      <w:r w:rsidR="0065774A">
        <w:rPr>
          <w:rFonts w:cstheme="minorHAnsi"/>
          <w:sz w:val="22"/>
          <w:szCs w:val="22"/>
        </w:rPr>
        <w:fldChar w:fldCharType="separate"/>
      </w:r>
      <w:r w:rsidR="0065774A">
        <w:rPr>
          <w:rFonts w:cstheme="minorHAnsi"/>
          <w:noProof/>
          <w:sz w:val="22"/>
          <w:szCs w:val="22"/>
        </w:rPr>
        <w:t>(5)</w:t>
      </w:r>
      <w:r w:rsidR="0065774A">
        <w:rPr>
          <w:rFonts w:cstheme="minorHAnsi"/>
          <w:sz w:val="22"/>
          <w:szCs w:val="22"/>
        </w:rPr>
        <w:fldChar w:fldCharType="end"/>
      </w:r>
      <w:del w:id="23" w:author="Heath Blackmon" w:date="2020-08-17T08:16:00Z">
        <w:r w:rsidR="00EA2D7F" w:rsidRPr="00AE0786" w:rsidDel="00AE30BC">
          <w:rPr>
            <w:rFonts w:cstheme="minorHAnsi"/>
            <w:sz w:val="22"/>
            <w:szCs w:val="22"/>
          </w:rPr>
          <w:delText xml:space="preserve"> to </w:delText>
        </w:r>
      </w:del>
      <w:del w:id="24" w:author="Heath Blackmon" w:date="2020-08-17T08:17:00Z">
        <w:r w:rsidR="00EA2D7F" w:rsidRPr="00AE0786" w:rsidDel="00AE30BC">
          <w:rPr>
            <w:rFonts w:cstheme="minorHAnsi"/>
            <w:sz w:val="22"/>
            <w:szCs w:val="22"/>
          </w:rPr>
          <w:delText>insure a sufficient sample size for rate inference</w:delText>
        </w:r>
      </w:del>
      <w:r w:rsidR="00EA2D7F" w:rsidRPr="00AE0786">
        <w:rPr>
          <w:rFonts w:cstheme="minorHAnsi"/>
          <w:sz w:val="22"/>
          <w:szCs w:val="22"/>
        </w:rPr>
        <w:t>. This led to 10 order level analyses; t</w:t>
      </w:r>
      <w:r w:rsidR="00297E6F" w:rsidRPr="00AE0786">
        <w:rPr>
          <w:rFonts w:cstheme="minorHAnsi"/>
          <w:sz w:val="22"/>
          <w:szCs w:val="22"/>
        </w:rPr>
        <w:t xml:space="preserve">hree </w:t>
      </w:r>
      <w:r w:rsidR="00EA2D7F" w:rsidRPr="00AE0786">
        <w:rPr>
          <w:rFonts w:cstheme="minorHAnsi"/>
          <w:sz w:val="22"/>
          <w:szCs w:val="22"/>
        </w:rPr>
        <w:t>of the included orders (Hemiptera, Lepidoptera, and Odonata)</w:t>
      </w:r>
      <w:r w:rsidR="00297E6F" w:rsidRPr="00AE0786">
        <w:rPr>
          <w:rFonts w:cstheme="minorHAnsi"/>
          <w:sz w:val="22"/>
          <w:szCs w:val="22"/>
        </w:rPr>
        <w:t xml:space="preserve"> ha</w:t>
      </w:r>
      <w:r w:rsidR="00EA2D7F" w:rsidRPr="00AE0786">
        <w:rPr>
          <w:rFonts w:cstheme="minorHAnsi"/>
          <w:sz w:val="22"/>
          <w:szCs w:val="22"/>
        </w:rPr>
        <w:t>ve</w:t>
      </w:r>
      <w:r w:rsidR="00297E6F" w:rsidRPr="00AE0786">
        <w:rPr>
          <w:rFonts w:cstheme="minorHAnsi"/>
          <w:sz w:val="22"/>
          <w:szCs w:val="22"/>
        </w:rPr>
        <w:t xml:space="preserve"> holocentric chromosomes, and seven that ha</w:t>
      </w:r>
      <w:r w:rsidR="00EA2D7F" w:rsidRPr="00AE0786">
        <w:rPr>
          <w:rFonts w:cstheme="minorHAnsi"/>
          <w:sz w:val="22"/>
          <w:szCs w:val="22"/>
        </w:rPr>
        <w:t>ve</w:t>
      </w:r>
      <w:r w:rsidR="00297E6F" w:rsidRPr="00AE0786">
        <w:rPr>
          <w:rFonts w:cstheme="minorHAnsi"/>
          <w:sz w:val="22"/>
          <w:szCs w:val="22"/>
        </w:rPr>
        <w:t xml:space="preserve"> monocentric chromosomes.</w:t>
      </w:r>
      <w:r w:rsidR="00EA2D7F" w:rsidRPr="00AE0786">
        <w:rPr>
          <w:rFonts w:cstheme="minorHAnsi"/>
          <w:sz w:val="22"/>
          <w:szCs w:val="22"/>
        </w:rPr>
        <w:t xml:space="preserve"> To compare rates among orders we compared the </w:t>
      </w:r>
      <w:r w:rsidR="00DE1F25">
        <w:rPr>
          <w:rFonts w:cstheme="minorHAnsi"/>
          <w:sz w:val="22"/>
          <w:szCs w:val="22"/>
        </w:rPr>
        <w:t>credible interval</w:t>
      </w:r>
      <w:r w:rsidR="00EA2D7F" w:rsidRPr="00AE0786">
        <w:rPr>
          <w:rFonts w:cstheme="minorHAnsi"/>
          <w:sz w:val="22"/>
          <w:szCs w:val="22"/>
        </w:rPr>
        <w:t xml:space="preserve"> for each parameter among orders.</w:t>
      </w:r>
      <w:ins w:id="25" w:author="Heath Blackmon" w:date="2020-08-16T14:18:00Z">
        <w:r w:rsidR="00113244">
          <w:rPr>
            <w:rFonts w:cstheme="minorHAnsi"/>
            <w:sz w:val="22"/>
            <w:szCs w:val="22"/>
          </w:rPr>
          <w:t xml:space="preserve"> Finally, we completed a bootstrap analysis to assess the impact of uncertainty in phy</w:t>
        </w:r>
      </w:ins>
      <w:ins w:id="26" w:author="Heath Blackmon" w:date="2020-08-16T14:19:00Z">
        <w:r w:rsidR="00113244">
          <w:rPr>
            <w:rFonts w:cstheme="minorHAnsi"/>
            <w:sz w:val="22"/>
            <w:szCs w:val="22"/>
          </w:rPr>
          <w:t>logeny and sampled tip states (described in the supplementary material).</w:t>
        </w:r>
      </w:ins>
    </w:p>
    <w:p w14:paraId="13348B10" w14:textId="77777777" w:rsidR="00085A8D" w:rsidRPr="00AE0786" w:rsidRDefault="00085A8D" w:rsidP="005C30E8">
      <w:pPr>
        <w:pStyle w:val="Default"/>
        <w:widowControl w:val="0"/>
        <w:spacing w:line="480" w:lineRule="auto"/>
        <w:rPr>
          <w:rFonts w:asciiTheme="minorHAnsi" w:hAnsiTheme="minorHAnsi" w:cstheme="minorHAnsi"/>
          <w:b/>
          <w:bCs/>
          <w:sz w:val="22"/>
        </w:rPr>
      </w:pPr>
    </w:p>
    <w:p w14:paraId="125B4166" w14:textId="2C3B6D55" w:rsidR="00854D0F" w:rsidRDefault="00077899" w:rsidP="005C30E8">
      <w:pPr>
        <w:pStyle w:val="Default"/>
        <w:widowControl w:val="0"/>
        <w:spacing w:line="480" w:lineRule="auto"/>
        <w:rPr>
          <w:rFonts w:asciiTheme="minorHAnsi" w:hAnsiTheme="minorHAnsi" w:cstheme="minorHAnsi"/>
          <w:b/>
          <w:bCs/>
          <w:sz w:val="22"/>
        </w:rPr>
      </w:pPr>
      <w:r w:rsidRPr="00AE0786">
        <w:rPr>
          <w:rFonts w:asciiTheme="minorHAnsi" w:hAnsiTheme="minorHAnsi" w:cstheme="minorHAnsi"/>
          <w:b/>
          <w:bCs/>
          <w:sz w:val="22"/>
        </w:rPr>
        <w:t>Results</w:t>
      </w:r>
    </w:p>
    <w:p w14:paraId="68CA2B3D" w14:textId="77777777" w:rsidR="001221A6" w:rsidRPr="001221A6" w:rsidRDefault="001221A6" w:rsidP="005C30E8">
      <w:pPr>
        <w:pStyle w:val="Default"/>
        <w:widowControl w:val="0"/>
        <w:spacing w:line="480" w:lineRule="auto"/>
        <w:rPr>
          <w:rFonts w:asciiTheme="minorHAnsi" w:hAnsiTheme="minorHAnsi" w:cstheme="minorHAnsi"/>
          <w:sz w:val="22"/>
        </w:rPr>
      </w:pPr>
    </w:p>
    <w:p w14:paraId="6C131BFE" w14:textId="34977D2F" w:rsidR="002D30B1" w:rsidRDefault="002D30B1" w:rsidP="005C30E8">
      <w:pPr>
        <w:pStyle w:val="Default"/>
        <w:widowControl w:val="0"/>
        <w:spacing w:line="480" w:lineRule="auto"/>
        <w:rPr>
          <w:rFonts w:asciiTheme="minorHAnsi" w:hAnsiTheme="minorHAnsi" w:cstheme="minorHAnsi"/>
          <w:sz w:val="22"/>
        </w:rPr>
      </w:pPr>
      <w:r>
        <w:rPr>
          <w:rFonts w:asciiTheme="minorHAnsi" w:hAnsiTheme="minorHAnsi" w:cstheme="minorHAnsi"/>
          <w:i/>
          <w:iCs/>
          <w:sz w:val="22"/>
        </w:rPr>
        <w:t>Alternative phylogenies:</w:t>
      </w:r>
      <w:r>
        <w:rPr>
          <w:rFonts w:asciiTheme="minorHAnsi" w:hAnsiTheme="minorHAnsi" w:cstheme="minorHAnsi"/>
          <w:sz w:val="22"/>
        </w:rPr>
        <w:t xml:space="preserve"> The phylogenies used for this study were built using two different backbone trees</w:t>
      </w:r>
      <w:ins w:id="27" w:author="Microsoft Office User" w:date="2020-08-15T00:44:00Z">
        <w:r w:rsidR="001928E3">
          <w:rPr>
            <w:rFonts w:asciiTheme="minorHAnsi" w:hAnsiTheme="minorHAnsi" w:cstheme="minorHAnsi"/>
            <w:sz w:val="22"/>
          </w:rPr>
          <w:t xml:space="preserve">. The </w:t>
        </w:r>
      </w:ins>
      <w:ins w:id="28" w:author="Heath Blackmon" w:date="2020-08-17T08:08:00Z">
        <w:r w:rsidR="00AE30BC">
          <w:rPr>
            <w:rFonts w:asciiTheme="minorHAnsi" w:hAnsiTheme="minorHAnsi" w:cstheme="minorHAnsi"/>
            <w:sz w:val="22"/>
          </w:rPr>
          <w:t xml:space="preserve">primary </w:t>
        </w:r>
      </w:ins>
      <w:ins w:id="29" w:author="Microsoft Office User" w:date="2020-08-15T00:44:00Z">
        <w:r w:rsidR="001928E3">
          <w:rPr>
            <w:rFonts w:asciiTheme="minorHAnsi" w:hAnsiTheme="minorHAnsi" w:cstheme="minorHAnsi"/>
            <w:sz w:val="22"/>
          </w:rPr>
          <w:t xml:space="preserve">difference between these two trees is in </w:t>
        </w:r>
      </w:ins>
      <w:ins w:id="30" w:author="Microsoft Office User" w:date="2020-08-15T00:51:00Z">
        <w:r w:rsidR="001928E3">
          <w:rPr>
            <w:rFonts w:asciiTheme="minorHAnsi" w:hAnsiTheme="minorHAnsi" w:cstheme="minorHAnsi"/>
            <w:sz w:val="22"/>
          </w:rPr>
          <w:t xml:space="preserve">the </w:t>
        </w:r>
      </w:ins>
      <w:ins w:id="31" w:author="Heath Blackmon" w:date="2020-08-17T08:08:00Z">
        <w:r w:rsidR="00AE30BC">
          <w:rPr>
            <w:rFonts w:asciiTheme="minorHAnsi" w:hAnsiTheme="minorHAnsi" w:cstheme="minorHAnsi"/>
            <w:sz w:val="22"/>
          </w:rPr>
          <w:t xml:space="preserve">estimate of </w:t>
        </w:r>
      </w:ins>
      <w:ins w:id="32" w:author="Heath Blackmon" w:date="2020-08-17T08:12:00Z">
        <w:r w:rsidR="00AE30BC">
          <w:rPr>
            <w:rFonts w:asciiTheme="minorHAnsi" w:hAnsiTheme="minorHAnsi" w:cstheme="minorHAnsi"/>
            <w:sz w:val="22"/>
          </w:rPr>
          <w:t>branch lengths</w:t>
        </w:r>
      </w:ins>
      <w:ins w:id="33" w:author="Microsoft Office User" w:date="2020-08-15T00:52:00Z">
        <w:r w:rsidR="001928E3">
          <w:rPr>
            <w:rFonts w:asciiTheme="minorHAnsi" w:hAnsiTheme="minorHAnsi" w:cstheme="minorHAnsi"/>
            <w:sz w:val="22"/>
          </w:rPr>
          <w:t xml:space="preserve">. The </w:t>
        </w:r>
        <w:proofErr w:type="spellStart"/>
        <w:r w:rsidR="001928E3">
          <w:rPr>
            <w:rFonts w:asciiTheme="minorHAnsi" w:hAnsiTheme="minorHAnsi" w:cstheme="minorHAnsi"/>
            <w:sz w:val="22"/>
          </w:rPr>
          <w:t>Misof</w:t>
        </w:r>
        <w:proofErr w:type="spellEnd"/>
        <w:r w:rsidR="001928E3">
          <w:rPr>
            <w:rFonts w:asciiTheme="minorHAnsi" w:hAnsiTheme="minorHAnsi" w:cstheme="minorHAnsi"/>
            <w:sz w:val="22"/>
          </w:rPr>
          <w:t xml:space="preserve"> </w:t>
        </w:r>
      </w:ins>
      <w:ins w:id="34" w:author="Heath Blackmon" w:date="2020-08-17T08:12:00Z">
        <w:r w:rsidR="00AE30BC">
          <w:rPr>
            <w:rFonts w:asciiTheme="minorHAnsi" w:hAnsiTheme="minorHAnsi" w:cstheme="minorHAnsi"/>
            <w:sz w:val="22"/>
          </w:rPr>
          <w:t>backbone</w:t>
        </w:r>
      </w:ins>
      <w:ins w:id="35" w:author="Microsoft Office User" w:date="2020-08-15T00:53:00Z">
        <w:r w:rsidR="001928E3">
          <w:rPr>
            <w:rFonts w:asciiTheme="minorHAnsi" w:hAnsiTheme="minorHAnsi" w:cstheme="minorHAnsi"/>
            <w:sz w:val="22"/>
          </w:rPr>
          <w:t xml:space="preserve"> favors more recent branching events </w:t>
        </w:r>
      </w:ins>
      <w:ins w:id="36" w:author="Heath Blackmon" w:date="2020-08-17T08:12:00Z">
        <w:r w:rsidR="00AE30BC">
          <w:rPr>
            <w:rFonts w:asciiTheme="minorHAnsi" w:hAnsiTheme="minorHAnsi" w:cstheme="minorHAnsi"/>
            <w:sz w:val="22"/>
          </w:rPr>
          <w:t>than does the</w:t>
        </w:r>
      </w:ins>
      <w:ins w:id="37" w:author="Microsoft Office User" w:date="2020-08-15T00:53:00Z">
        <w:r w:rsidR="001928E3">
          <w:rPr>
            <w:rFonts w:asciiTheme="minorHAnsi" w:hAnsiTheme="minorHAnsi" w:cstheme="minorHAnsi"/>
            <w:sz w:val="22"/>
          </w:rPr>
          <w:t xml:space="preserve"> Rainford </w:t>
        </w:r>
      </w:ins>
      <w:ins w:id="38" w:author="Heath Blackmon" w:date="2020-08-17T08:12:00Z">
        <w:r w:rsidR="00AE30BC">
          <w:rPr>
            <w:rFonts w:asciiTheme="minorHAnsi" w:hAnsiTheme="minorHAnsi" w:cstheme="minorHAnsi"/>
            <w:sz w:val="22"/>
          </w:rPr>
          <w:t>backbone.</w:t>
        </w:r>
      </w:ins>
      <w:ins w:id="39" w:author="Microsoft Office User" w:date="2020-08-15T00:53:00Z">
        <w:r w:rsidR="001928E3">
          <w:rPr>
            <w:rFonts w:asciiTheme="minorHAnsi" w:hAnsiTheme="minorHAnsi" w:cstheme="minorHAnsi"/>
            <w:sz w:val="22"/>
          </w:rPr>
          <w:t xml:space="preserve"> </w:t>
        </w:r>
      </w:ins>
      <w:ins w:id="40" w:author="Heath Blackmon" w:date="2020-08-17T08:13:00Z">
        <w:r w:rsidR="00AE30BC">
          <w:rPr>
            <w:rFonts w:asciiTheme="minorHAnsi" w:hAnsiTheme="minorHAnsi" w:cstheme="minorHAnsi"/>
            <w:sz w:val="22"/>
          </w:rPr>
          <w:t xml:space="preserve">The total branch length of trees using the Rainford backbone are approximately 25% greater than those using the </w:t>
        </w:r>
        <w:proofErr w:type="spellStart"/>
        <w:r w:rsidR="00AE30BC">
          <w:rPr>
            <w:rFonts w:asciiTheme="minorHAnsi" w:hAnsiTheme="minorHAnsi" w:cstheme="minorHAnsi"/>
            <w:sz w:val="22"/>
          </w:rPr>
          <w:t>Misof</w:t>
        </w:r>
        <w:proofErr w:type="spellEnd"/>
        <w:r w:rsidR="00AE30BC">
          <w:rPr>
            <w:rFonts w:asciiTheme="minorHAnsi" w:hAnsiTheme="minorHAnsi" w:cstheme="minorHAnsi"/>
            <w:sz w:val="22"/>
          </w:rPr>
          <w:t xml:space="preserve"> backbone</w:t>
        </w:r>
      </w:ins>
      <w:ins w:id="41" w:author="Microsoft Office User" w:date="2020-08-15T00:53:00Z">
        <w:r w:rsidR="001928E3">
          <w:rPr>
            <w:rFonts w:asciiTheme="minorHAnsi" w:hAnsiTheme="minorHAnsi" w:cstheme="minorHAnsi"/>
            <w:sz w:val="22"/>
          </w:rPr>
          <w:t>.</w:t>
        </w:r>
      </w:ins>
      <w:ins w:id="42" w:author="Microsoft Office User" w:date="2020-08-15T00:44:00Z">
        <w:r w:rsidR="001928E3">
          <w:rPr>
            <w:rFonts w:asciiTheme="minorHAnsi" w:hAnsiTheme="minorHAnsi" w:cstheme="minorHAnsi"/>
            <w:sz w:val="22"/>
          </w:rPr>
          <w:t xml:space="preserve"> </w:t>
        </w:r>
      </w:ins>
      <w:r>
        <w:rPr>
          <w:rFonts w:asciiTheme="minorHAnsi" w:hAnsiTheme="minorHAnsi" w:cstheme="minorHAnsi"/>
          <w:sz w:val="22"/>
        </w:rPr>
        <w:t xml:space="preserve"> To determine if this variation impacted our </w:t>
      </w:r>
      <w:r w:rsidR="00141B90">
        <w:rPr>
          <w:rFonts w:asciiTheme="minorHAnsi" w:hAnsiTheme="minorHAnsi" w:cstheme="minorHAnsi"/>
          <w:sz w:val="22"/>
        </w:rPr>
        <w:t>results,</w:t>
      </w:r>
      <w:r>
        <w:rPr>
          <w:rFonts w:asciiTheme="minorHAnsi" w:hAnsiTheme="minorHAnsi" w:cstheme="minorHAnsi"/>
          <w:sz w:val="22"/>
        </w:rPr>
        <w:t xml:space="preserve"> we fit our full eight parameter model to both sets of phylogenies. As </w:t>
      </w:r>
      <w:r w:rsidR="00141B90">
        <w:rPr>
          <w:rFonts w:asciiTheme="minorHAnsi" w:hAnsiTheme="minorHAnsi" w:cstheme="minorHAnsi"/>
          <w:sz w:val="22"/>
        </w:rPr>
        <w:t>expected,</w:t>
      </w:r>
      <w:r>
        <w:rPr>
          <w:rFonts w:asciiTheme="minorHAnsi" w:hAnsiTheme="minorHAnsi" w:cstheme="minorHAnsi"/>
          <w:sz w:val="22"/>
        </w:rPr>
        <w:t xml:space="preserve"> we inferred </w:t>
      </w:r>
      <w:r w:rsidR="00141B90">
        <w:rPr>
          <w:rFonts w:asciiTheme="minorHAnsi" w:hAnsiTheme="minorHAnsi" w:cstheme="minorHAnsi"/>
          <w:sz w:val="22"/>
        </w:rPr>
        <w:t xml:space="preserve">slightly different rates depending on which posterior distribution we used. Rates were on average </w:t>
      </w:r>
      <w:r>
        <w:rPr>
          <w:rFonts w:asciiTheme="minorHAnsi" w:hAnsiTheme="minorHAnsi" w:cstheme="minorHAnsi"/>
          <w:sz w:val="22"/>
        </w:rPr>
        <w:t xml:space="preserve">lower when using the </w:t>
      </w:r>
      <w:r w:rsidR="00141B90">
        <w:rPr>
          <w:rFonts w:asciiTheme="minorHAnsi" w:hAnsiTheme="minorHAnsi" w:cstheme="minorHAnsi"/>
          <w:sz w:val="22"/>
        </w:rPr>
        <w:t xml:space="preserve">posterior sample based on the Rainford backbone </w:t>
      </w:r>
      <w:r w:rsidR="004D4F75">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 ExcludeAuth="1"&gt;&lt;Author&gt;Rainford&lt;/Author&gt;&lt;Year&gt;2014&lt;/Year&gt;&lt;RecNum&gt;434&lt;/RecNum&gt;&lt;DisplayText&gt;(36)&lt;/DisplayText&gt;&lt;record&gt;&lt;rec-number&gt;434&lt;/rec-number&gt;&lt;foreign-keys&gt;&lt;key app="EN" db-id="psx5aavda22efleatx5vaweatapzwapastxd" timestamp="1589956445" guid="e7165ac9-2804-4bff-8f65-76cb4d2a4ad0"&gt;434&lt;/key&gt;&lt;/foreign-keys&gt;&lt;ref-type name="Journal Article"&gt;17&lt;/ref-type&gt;&lt;contributors&gt;&lt;authors&gt;&lt;author&gt;Rainford, James L&lt;/author&gt;&lt;author&gt;Hofreiter, Michael&lt;/author&gt;&lt;author&gt;Nicholson, David B&lt;/author&gt;&lt;author&gt;Mayhew, Peter J&lt;/author&gt;&lt;/authors&gt;&lt;/contributors&gt;&lt;titles&gt;&lt;title&gt;Phylogenetic distribution of extant richness suggests metamorphosis is a key innovation driving diversification in insects&lt;/title&gt;&lt;secondary-title&gt;PLoS One&lt;/secondary-title&gt;&lt;/titles&gt;&lt;periodical&gt;&lt;full-title&gt;PLoS ONE&lt;/full-title&gt;&lt;/periodical&gt;&lt;volume&gt;9&lt;/volume&gt;&lt;number&gt;10&lt;/number&gt;&lt;dates&gt;&lt;year&gt;2014&lt;/year&gt;&lt;/dates&gt;&lt;urls&gt;&lt;/urls&gt;&lt;/record&gt;&lt;/Cite&gt;&lt;/EndNote&gt;</w:instrText>
      </w:r>
      <w:r w:rsidR="004D4F75">
        <w:rPr>
          <w:rFonts w:asciiTheme="minorHAnsi" w:hAnsiTheme="minorHAnsi" w:cstheme="minorHAnsi"/>
          <w:sz w:val="22"/>
        </w:rPr>
        <w:fldChar w:fldCharType="separate"/>
      </w:r>
      <w:r w:rsidR="005C30E8">
        <w:rPr>
          <w:rFonts w:asciiTheme="minorHAnsi" w:hAnsiTheme="minorHAnsi" w:cstheme="minorHAnsi"/>
          <w:noProof/>
          <w:sz w:val="22"/>
        </w:rPr>
        <w:t>(36)</w:t>
      </w:r>
      <w:r w:rsidR="004D4F75">
        <w:rPr>
          <w:rFonts w:asciiTheme="minorHAnsi" w:hAnsiTheme="minorHAnsi" w:cstheme="minorHAnsi"/>
          <w:sz w:val="22"/>
        </w:rPr>
        <w:fldChar w:fldCharType="end"/>
      </w:r>
      <w:r w:rsidR="004D4F75">
        <w:rPr>
          <w:rFonts w:asciiTheme="minorHAnsi" w:hAnsiTheme="minorHAnsi" w:cstheme="minorHAnsi"/>
          <w:sz w:val="22"/>
        </w:rPr>
        <w:t xml:space="preserve"> </w:t>
      </w:r>
      <w:r w:rsidR="00141B90">
        <w:rPr>
          <w:rFonts w:asciiTheme="minorHAnsi" w:hAnsiTheme="minorHAnsi" w:cstheme="minorHAnsi"/>
          <w:sz w:val="22"/>
        </w:rPr>
        <w:t xml:space="preserve">than when using the posterior sample based on the </w:t>
      </w:r>
      <w:proofErr w:type="spellStart"/>
      <w:r w:rsidR="00141B90">
        <w:rPr>
          <w:rFonts w:asciiTheme="minorHAnsi" w:hAnsiTheme="minorHAnsi" w:cstheme="minorHAnsi"/>
          <w:sz w:val="22"/>
        </w:rPr>
        <w:t>Misof</w:t>
      </w:r>
      <w:proofErr w:type="spellEnd"/>
      <w:r w:rsidR="00141B90">
        <w:rPr>
          <w:rFonts w:asciiTheme="minorHAnsi" w:hAnsiTheme="minorHAnsi" w:cstheme="minorHAnsi"/>
          <w:sz w:val="22"/>
        </w:rPr>
        <w:t xml:space="preserve"> backbone</w:t>
      </w:r>
      <w:r w:rsidR="004D4F75">
        <w:rPr>
          <w:rFonts w:asciiTheme="minorHAnsi" w:hAnsiTheme="minorHAnsi" w:cstheme="minorHAnsi"/>
          <w:sz w:val="22"/>
        </w:rPr>
        <w:t xml:space="preserve"> </w:t>
      </w:r>
      <w:r w:rsidR="004D4F75">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 ExcludeAuth="1"&gt;&lt;Author&gt;Misof&lt;/Author&gt;&lt;Year&gt;2014&lt;/Year&gt;&lt;RecNum&gt;300&lt;/RecNum&gt;&lt;DisplayText&gt;(35)&lt;/DisplayText&gt;&lt;record&gt;&lt;rec-number&gt;300&lt;/rec-number&gt;&lt;foreign-keys&gt;&lt;key app="EN" db-id="psx5aavda22efleatx5vaweatapzwapastxd" timestamp="1582698104" guid="b71318eb-a443-4840-95e8-82b29c1c34d6"&gt;300&lt;/key&gt;&lt;/foreign-keys&gt;&lt;ref-type name="Journal Article"&gt;17&lt;/ref-type&gt;&lt;contributors&gt;&lt;authors&gt;&lt;author&gt;Misof, Bernhard&lt;/author&gt;&lt;author&gt;Liu, Shanlin&lt;/author&gt;&lt;author&gt;Meusemann, Karen&lt;/author&gt;&lt;author&gt;Peters, Ralph S&lt;/author&gt;&lt;author&gt;Donath, Alexander&lt;/author&gt;&lt;author&gt;Mayer, Christoph&lt;/author&gt;&lt;author&gt;Frandsen, Paul B&lt;/author&gt;&lt;author&gt;Ware, Jessica&lt;/author&gt;&lt;author&gt;Flouri, Tomáš&lt;/author&gt;&lt;author&gt;Beutel, Rolf G&lt;/author&gt;&lt;/authors&gt;&lt;/contributors&gt;&lt;titles&gt;&lt;title&gt;Phylogenomics resolves the timing and pattern of insect evolution&lt;/title&gt;&lt;secondary-title&gt;Science&lt;/secondary-title&gt;&lt;/titles&gt;&lt;periodical&gt;&lt;full-title&gt;Science&lt;/full-title&gt;&lt;abbr-1&gt;Science&lt;/abbr-1&gt;&lt;/periodical&gt;&lt;pages&gt;763-767&lt;/pages&gt;&lt;volume&gt;346&lt;/volume&gt;&lt;number&gt;6210&lt;/number&gt;&lt;dates&gt;&lt;year&gt;2014&lt;/year&gt;&lt;/dates&gt;&lt;isbn&gt;0036-8075&lt;/isbn&gt;&lt;urls&gt;&lt;/urls&gt;&lt;/record&gt;&lt;/Cite&gt;&lt;/EndNote&gt;</w:instrText>
      </w:r>
      <w:r w:rsidR="004D4F75">
        <w:rPr>
          <w:rFonts w:asciiTheme="minorHAnsi" w:hAnsiTheme="minorHAnsi" w:cstheme="minorHAnsi"/>
          <w:sz w:val="22"/>
        </w:rPr>
        <w:fldChar w:fldCharType="separate"/>
      </w:r>
      <w:r w:rsidR="005C30E8">
        <w:rPr>
          <w:rFonts w:asciiTheme="minorHAnsi" w:hAnsiTheme="minorHAnsi" w:cstheme="minorHAnsi"/>
          <w:noProof/>
          <w:sz w:val="22"/>
        </w:rPr>
        <w:t>(35)</w:t>
      </w:r>
      <w:r w:rsidR="004D4F75">
        <w:rPr>
          <w:rFonts w:asciiTheme="minorHAnsi" w:hAnsiTheme="minorHAnsi" w:cstheme="minorHAnsi"/>
          <w:sz w:val="22"/>
        </w:rPr>
        <w:fldChar w:fldCharType="end"/>
      </w:r>
      <w:r w:rsidR="00141B90">
        <w:rPr>
          <w:rFonts w:asciiTheme="minorHAnsi" w:hAnsiTheme="minorHAnsi" w:cstheme="minorHAnsi"/>
          <w:sz w:val="22"/>
        </w:rPr>
        <w:t xml:space="preserve">. </w:t>
      </w:r>
      <w:r>
        <w:rPr>
          <w:rFonts w:asciiTheme="minorHAnsi" w:hAnsiTheme="minorHAnsi" w:cstheme="minorHAnsi"/>
          <w:sz w:val="22"/>
        </w:rPr>
        <w:t xml:space="preserve">To investigate the impact this has on our inference we calculated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 for the rate of fissions, fusions, and polyploidy comparing holocentric and monocentric species. We found that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statistics had nearly identical distributions (supplemental figure 1). Based on this finding for the remainder of the </w:t>
      </w:r>
      <w:r>
        <w:rPr>
          <w:rFonts w:asciiTheme="minorHAnsi" w:eastAsiaTheme="minorEastAsia" w:hAnsiTheme="minorHAnsi" w:cstheme="minorHAnsi"/>
          <w:sz w:val="22"/>
        </w:rPr>
        <w:lastRenderedPageBreak/>
        <w:t xml:space="preserve">paper we present results based on our analysis of the </w:t>
      </w:r>
      <w:proofErr w:type="spellStart"/>
      <w:r w:rsidR="00141B90">
        <w:rPr>
          <w:rFonts w:asciiTheme="minorHAnsi" w:eastAsiaTheme="minorEastAsia" w:hAnsiTheme="minorHAnsi" w:cstheme="minorHAnsi"/>
          <w:sz w:val="22"/>
        </w:rPr>
        <w:t>Misof</w:t>
      </w:r>
      <w:proofErr w:type="spellEnd"/>
      <w:r>
        <w:rPr>
          <w:rFonts w:asciiTheme="minorHAnsi" w:eastAsiaTheme="minorEastAsia" w:hAnsiTheme="minorHAnsi" w:cstheme="minorHAnsi"/>
          <w:sz w:val="22"/>
        </w:rPr>
        <w:t xml:space="preserve"> tree. </w:t>
      </w:r>
    </w:p>
    <w:p w14:paraId="27CDCD2E" w14:textId="33B1F1C9" w:rsidR="002D30B1" w:rsidRDefault="002D30B1" w:rsidP="005C30E8">
      <w:pPr>
        <w:pStyle w:val="Default"/>
        <w:widowControl w:val="0"/>
        <w:spacing w:line="480" w:lineRule="auto"/>
        <w:rPr>
          <w:rFonts w:asciiTheme="minorHAnsi" w:hAnsiTheme="minorHAnsi" w:cstheme="minorHAnsi"/>
          <w:sz w:val="22"/>
        </w:rPr>
      </w:pPr>
    </w:p>
    <w:p w14:paraId="1184B4EF" w14:textId="2D862171" w:rsidR="00CF31E9" w:rsidRDefault="009D45EA"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i/>
          <w:iCs/>
          <w:sz w:val="22"/>
        </w:rPr>
        <w:t xml:space="preserve">Monocentric and Holocentric </w:t>
      </w:r>
      <w:r w:rsidR="00DE1F25">
        <w:rPr>
          <w:rFonts w:asciiTheme="minorHAnsi" w:hAnsiTheme="minorHAnsi" w:cstheme="minorHAnsi"/>
          <w:i/>
          <w:iCs/>
          <w:sz w:val="22"/>
        </w:rPr>
        <w:t xml:space="preserve">Rates: </w:t>
      </w:r>
      <w:r w:rsidR="004D4F75">
        <w:rPr>
          <w:rFonts w:asciiTheme="minorHAnsi" w:hAnsiTheme="minorHAnsi" w:cstheme="minorHAnsi"/>
          <w:sz w:val="22"/>
        </w:rPr>
        <w:t xml:space="preserve">We explored two models for the evolution of chromosome number. The first model included </w:t>
      </w:r>
      <w:r w:rsidRPr="00AE0786">
        <w:rPr>
          <w:rFonts w:asciiTheme="minorHAnsi" w:hAnsiTheme="minorHAnsi" w:cstheme="minorHAnsi"/>
          <w:sz w:val="22"/>
        </w:rPr>
        <w:t xml:space="preserve">fusion, fission, </w:t>
      </w:r>
      <w:r w:rsidR="006E135F" w:rsidRPr="00AE0786">
        <w:rPr>
          <w:rFonts w:asciiTheme="minorHAnsi" w:hAnsiTheme="minorHAnsi" w:cstheme="minorHAnsi"/>
          <w:sz w:val="22"/>
        </w:rPr>
        <w:t>polyploidy</w:t>
      </w:r>
      <w:r w:rsidR="00CF31E9">
        <w:rPr>
          <w:rFonts w:asciiTheme="minorHAnsi" w:hAnsiTheme="minorHAnsi" w:cstheme="minorHAnsi"/>
          <w:sz w:val="22"/>
        </w:rPr>
        <w:t>, each estimated in holocentric and monocentric lineages as well as</w:t>
      </w:r>
      <w:r w:rsidRPr="00AE0786">
        <w:rPr>
          <w:rFonts w:asciiTheme="minorHAnsi" w:hAnsiTheme="minorHAnsi" w:cstheme="minorHAnsi"/>
          <w:sz w:val="22"/>
        </w:rPr>
        <w:t xml:space="preserve"> transition</w:t>
      </w:r>
      <w:r w:rsidR="006E135F" w:rsidRPr="00AE0786">
        <w:rPr>
          <w:rFonts w:asciiTheme="minorHAnsi" w:hAnsiTheme="minorHAnsi" w:cstheme="minorHAnsi"/>
          <w:sz w:val="22"/>
        </w:rPr>
        <w:t>s</w:t>
      </w:r>
      <w:r w:rsidRPr="00AE0786">
        <w:rPr>
          <w:rFonts w:asciiTheme="minorHAnsi" w:hAnsiTheme="minorHAnsi" w:cstheme="minorHAnsi"/>
          <w:sz w:val="22"/>
        </w:rPr>
        <w:t xml:space="preserve"> between monocentric and holocentric chromosomes. </w:t>
      </w:r>
      <w:r w:rsidR="00CF31E9">
        <w:rPr>
          <w:rFonts w:asciiTheme="minorHAnsi" w:hAnsiTheme="minorHAnsi" w:cstheme="minorHAnsi"/>
          <w:sz w:val="22"/>
        </w:rPr>
        <w:t xml:space="preserve">The </w:t>
      </w:r>
      <m:oMath>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sz w:val="22"/>
              </w:rPr>
              <m:t>R</m:t>
            </m:r>
          </m:e>
          <m:sub>
            <m:r>
              <w:rPr>
                <w:rFonts w:ascii="Cambria Math" w:hAnsi="Cambria Math" w:cstheme="minorHAnsi"/>
                <w:sz w:val="22"/>
              </w:rPr>
              <m:t>x</m:t>
            </m:r>
          </m:sub>
        </m:sSub>
      </m:oMath>
      <w:r w:rsidR="00CF31E9">
        <w:rPr>
          <w:rFonts w:asciiTheme="minorHAnsi" w:hAnsiTheme="minorHAnsi" w:cstheme="minorHAnsi"/>
          <w:sz w:val="22"/>
        </w:rPr>
        <w:t xml:space="preserve"> statistics for fusions, fissions and polyploidy had credible intervals that overlapped zero</w:t>
      </w:r>
      <w:r w:rsidR="003E16F5">
        <w:rPr>
          <w:rFonts w:asciiTheme="minorHAnsi" w:hAnsiTheme="minorHAnsi" w:cstheme="minorHAnsi"/>
          <w:sz w:val="22"/>
        </w:rPr>
        <w:t xml:space="preserve"> (Figure 2A)</w:t>
      </w:r>
      <w:r w:rsidR="00CF31E9">
        <w:rPr>
          <w:rFonts w:asciiTheme="minorHAnsi" w:hAnsiTheme="minorHAnsi" w:cstheme="minorHAnsi"/>
          <w:sz w:val="22"/>
        </w:rPr>
        <w:t xml:space="preserve">. This suggests that contrary to our hypothesis holocentric lineages do not have higher rates of chromosome number evolution. Because polyploidy events are likely rare, we also explored the impact of excluding polyploidy from the model. In this analysis we found </w:t>
      </w:r>
      <w:r w:rsidR="002670AF">
        <w:rPr>
          <w:rFonts w:asciiTheme="minorHAnsi" w:hAnsiTheme="minorHAnsi" w:cstheme="minorHAnsi"/>
          <w:sz w:val="22"/>
        </w:rPr>
        <w:t>qualitatively similar results</w:t>
      </w:r>
      <w:r w:rsidR="00CF31E9">
        <w:rPr>
          <w:rFonts w:asciiTheme="minorHAnsi" w:hAnsiTheme="minorHAnsi" w:cstheme="minorHAnsi"/>
          <w:sz w:val="22"/>
        </w:rPr>
        <w:t>.</w:t>
      </w:r>
      <w:r w:rsidR="002670AF">
        <w:rPr>
          <w:rFonts w:asciiTheme="minorHAnsi" w:hAnsiTheme="minorHAnsi" w:cstheme="minorHAnsi"/>
          <w:sz w:val="22"/>
        </w:rPr>
        <w:t xml:space="preserve"> The credible interval of the </w:t>
      </w:r>
      <m:oMath>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sz w:val="22"/>
              </w:rPr>
              <m:t>R</m:t>
            </m:r>
          </m:e>
          <m:sub>
            <m:r>
              <w:rPr>
                <w:rFonts w:ascii="Cambria Math" w:hAnsi="Cambria Math" w:cstheme="minorHAnsi"/>
                <w:sz w:val="22"/>
              </w:rPr>
              <m:t>x</m:t>
            </m:r>
          </m:sub>
        </m:sSub>
      </m:oMath>
      <w:r w:rsidR="002670AF">
        <w:rPr>
          <w:rFonts w:asciiTheme="minorHAnsi" w:hAnsiTheme="minorHAnsi" w:cstheme="minorHAnsi"/>
          <w:sz w:val="22"/>
        </w:rPr>
        <w:t xml:space="preserve"> statistics again overlapped zero</w:t>
      </w:r>
      <w:r w:rsidR="003E16F5">
        <w:rPr>
          <w:rFonts w:asciiTheme="minorHAnsi" w:hAnsiTheme="minorHAnsi" w:cstheme="minorHAnsi"/>
          <w:sz w:val="22"/>
        </w:rPr>
        <w:t xml:space="preserve"> (Figure 2B)</w:t>
      </w:r>
      <w:r w:rsidR="002670AF">
        <w:rPr>
          <w:rFonts w:asciiTheme="minorHAnsi" w:hAnsiTheme="minorHAnsi" w:cstheme="minorHAnsi"/>
          <w:sz w:val="22"/>
        </w:rPr>
        <w:t>.</w:t>
      </w:r>
      <w:r w:rsidR="000A5121">
        <w:rPr>
          <w:rFonts w:asciiTheme="minorHAnsi" w:hAnsiTheme="minorHAnsi" w:cstheme="minorHAnsi"/>
          <w:sz w:val="22"/>
        </w:rPr>
        <w:t xml:space="preserve"> </w:t>
      </w:r>
      <w:ins w:id="43" w:author="Heath Blackmon" w:date="2020-08-16T14:27:00Z">
        <w:r w:rsidR="00113244">
          <w:rPr>
            <w:rFonts w:asciiTheme="minorHAnsi" w:hAnsiTheme="minorHAnsi" w:cstheme="minorHAnsi"/>
            <w:sz w:val="22"/>
          </w:rPr>
          <w:t>To asses</w:t>
        </w:r>
      </w:ins>
      <w:ins w:id="44" w:author="Heath Blackmon" w:date="2020-08-16T14:29:00Z">
        <w:r w:rsidR="00F21BB6">
          <w:rPr>
            <w:rFonts w:asciiTheme="minorHAnsi" w:hAnsiTheme="minorHAnsi" w:cstheme="minorHAnsi"/>
            <w:sz w:val="22"/>
          </w:rPr>
          <w:t>s</w:t>
        </w:r>
      </w:ins>
      <w:ins w:id="45" w:author="Heath Blackmon" w:date="2020-08-16T14:27:00Z">
        <w:r w:rsidR="00113244">
          <w:rPr>
            <w:rFonts w:asciiTheme="minorHAnsi" w:hAnsiTheme="minorHAnsi" w:cstheme="minorHAnsi"/>
            <w:sz w:val="22"/>
          </w:rPr>
          <w:t xml:space="preserve"> the impact of uncertainty in phylogeny and sampling of possible chromosome numbers for each genus we performed a bootstrap analysis. We found that </w:t>
        </w:r>
        <w:r w:rsidR="00F21BB6">
          <w:rPr>
            <w:rFonts w:asciiTheme="minorHAnsi" w:hAnsiTheme="minorHAnsi" w:cstheme="minorHAnsi"/>
            <w:sz w:val="22"/>
          </w:rPr>
          <w:t xml:space="preserve">all bootstrap datasets were </w:t>
        </w:r>
      </w:ins>
      <w:ins w:id="46" w:author="Heath Blackmon" w:date="2020-08-16T14:28:00Z">
        <w:r w:rsidR="00F21BB6">
          <w:rPr>
            <w:rFonts w:asciiTheme="minorHAnsi" w:hAnsiTheme="minorHAnsi" w:cstheme="minorHAnsi"/>
            <w:sz w:val="22"/>
          </w:rPr>
          <w:t xml:space="preserve">consistent with our empirical results </w:t>
        </w:r>
      </w:ins>
      <w:ins w:id="47" w:author="Heath Blackmon" w:date="2020-08-16T14:29:00Z">
        <w:r w:rsidR="00F21BB6">
          <w:rPr>
            <w:rFonts w:asciiTheme="minorHAnsi" w:eastAsiaTheme="minorEastAsia" w:hAnsiTheme="minorHAnsi" w:cstheme="minorHAnsi"/>
            <w:sz w:val="22"/>
          </w:rPr>
          <w:t xml:space="preserve">(supplemental figure </w:t>
        </w:r>
      </w:ins>
      <w:ins w:id="48" w:author="Heath Blackmon" w:date="2020-08-16T15:48:00Z">
        <w:r w:rsidR="008E729B">
          <w:rPr>
            <w:rFonts w:asciiTheme="minorHAnsi" w:eastAsiaTheme="minorEastAsia" w:hAnsiTheme="minorHAnsi" w:cstheme="minorHAnsi"/>
            <w:sz w:val="22"/>
          </w:rPr>
          <w:t>3</w:t>
        </w:r>
      </w:ins>
      <w:ins w:id="49" w:author="Heath Blackmon" w:date="2020-08-16T14:29:00Z">
        <w:r w:rsidR="00F21BB6">
          <w:rPr>
            <w:rFonts w:asciiTheme="minorHAnsi" w:eastAsiaTheme="minorEastAsia" w:hAnsiTheme="minorHAnsi" w:cstheme="minorHAnsi"/>
            <w:sz w:val="22"/>
          </w:rPr>
          <w:t xml:space="preserve">) </w:t>
        </w:r>
      </w:ins>
      <w:ins w:id="50" w:author="Heath Blackmon" w:date="2020-08-16T14:28:00Z">
        <w:r w:rsidR="00F21BB6">
          <w:rPr>
            <w:rFonts w:asciiTheme="minorHAnsi" w:hAnsiTheme="minorHAnsi" w:cstheme="minorHAnsi"/>
            <w:sz w:val="22"/>
          </w:rPr>
          <w:t>suggesting that both sources of uncertainty (phylogeny and chromosome number) have little impact on rate estimates.</w:t>
        </w:r>
      </w:ins>
    </w:p>
    <w:p w14:paraId="6F8348B3" w14:textId="77777777" w:rsidR="009D45EA" w:rsidRPr="00AE0786" w:rsidRDefault="009D45EA" w:rsidP="005C30E8">
      <w:pPr>
        <w:pStyle w:val="Default"/>
        <w:widowControl w:val="0"/>
        <w:spacing w:line="480" w:lineRule="auto"/>
        <w:rPr>
          <w:rFonts w:asciiTheme="minorHAnsi" w:hAnsiTheme="minorHAnsi" w:cstheme="minorHAnsi"/>
          <w:sz w:val="22"/>
        </w:rPr>
      </w:pPr>
    </w:p>
    <w:p w14:paraId="43A7D8CD" w14:textId="25DC20E2" w:rsidR="00DE1F25" w:rsidRDefault="00E876A6" w:rsidP="005C30E8">
      <w:pPr>
        <w:pStyle w:val="Default"/>
        <w:widowControl w:val="0"/>
        <w:spacing w:line="480" w:lineRule="auto"/>
        <w:rPr>
          <w:rFonts w:asciiTheme="minorHAnsi" w:hAnsiTheme="minorHAnsi" w:cstheme="minorHAnsi"/>
          <w:iCs/>
          <w:sz w:val="22"/>
        </w:rPr>
      </w:pPr>
      <w:r w:rsidRPr="00AE0786">
        <w:rPr>
          <w:rFonts w:asciiTheme="minorHAnsi" w:hAnsiTheme="minorHAnsi" w:cstheme="minorHAnsi"/>
          <w:i/>
          <w:iCs/>
          <w:sz w:val="22"/>
        </w:rPr>
        <w:t>Orders</w:t>
      </w:r>
      <w:r w:rsidR="00DE1F25">
        <w:rPr>
          <w:rFonts w:asciiTheme="minorHAnsi" w:hAnsiTheme="minorHAnsi" w:cstheme="minorHAnsi"/>
          <w:i/>
          <w:iCs/>
          <w:sz w:val="22"/>
        </w:rPr>
        <w:t xml:space="preserve"> Rates: </w:t>
      </w:r>
      <w:r w:rsidRPr="00AE0786">
        <w:rPr>
          <w:rFonts w:asciiTheme="minorHAnsi" w:hAnsiTheme="minorHAnsi" w:cstheme="minorHAnsi"/>
          <w:iCs/>
          <w:sz w:val="22"/>
        </w:rPr>
        <w:t xml:space="preserve">Rates of chromosome number were </w:t>
      </w:r>
      <w:r w:rsidR="00CF31E9">
        <w:rPr>
          <w:rFonts w:asciiTheme="minorHAnsi" w:hAnsiTheme="minorHAnsi" w:cstheme="minorHAnsi"/>
          <w:iCs/>
          <w:sz w:val="22"/>
        </w:rPr>
        <w:t>also estimated independently</w:t>
      </w:r>
      <w:r w:rsidRPr="00AE0786">
        <w:rPr>
          <w:rFonts w:asciiTheme="minorHAnsi" w:hAnsiTheme="minorHAnsi" w:cstheme="minorHAnsi"/>
          <w:iCs/>
          <w:sz w:val="22"/>
        </w:rPr>
        <w:t xml:space="preserve"> for each of the 10 orders</w:t>
      </w:r>
      <w:r w:rsidR="00CF31E9">
        <w:rPr>
          <w:rFonts w:asciiTheme="minorHAnsi" w:hAnsiTheme="minorHAnsi" w:cstheme="minorHAnsi"/>
          <w:iCs/>
          <w:sz w:val="22"/>
        </w:rPr>
        <w:t xml:space="preserve"> with at least 20 genera in our phylogenetic datas</w:t>
      </w:r>
      <w:r w:rsidR="00113E41">
        <w:rPr>
          <w:rFonts w:asciiTheme="minorHAnsi" w:hAnsiTheme="minorHAnsi" w:cstheme="minorHAnsi"/>
          <w:iCs/>
          <w:sz w:val="22"/>
        </w:rPr>
        <w:t>e</w:t>
      </w:r>
      <w:r w:rsidR="00CF31E9">
        <w:rPr>
          <w:rFonts w:asciiTheme="minorHAnsi" w:hAnsiTheme="minorHAnsi" w:cstheme="minorHAnsi"/>
          <w:iCs/>
          <w:sz w:val="22"/>
        </w:rPr>
        <w:t>t</w:t>
      </w:r>
      <w:r w:rsidRPr="00AE0786">
        <w:rPr>
          <w:rFonts w:asciiTheme="minorHAnsi" w:hAnsiTheme="minorHAnsi" w:cstheme="minorHAnsi"/>
          <w:iCs/>
          <w:sz w:val="22"/>
        </w:rPr>
        <w:t>.</w:t>
      </w:r>
      <w:r w:rsidR="00515E10" w:rsidRPr="00AE0786">
        <w:rPr>
          <w:rFonts w:asciiTheme="minorHAnsi" w:hAnsiTheme="minorHAnsi" w:cstheme="minorHAnsi"/>
          <w:iCs/>
          <w:sz w:val="22"/>
        </w:rPr>
        <w:t xml:space="preserve"> </w:t>
      </w:r>
      <w:r w:rsidRPr="00AE0786">
        <w:rPr>
          <w:rFonts w:asciiTheme="minorHAnsi" w:hAnsiTheme="minorHAnsi" w:cstheme="minorHAnsi"/>
          <w:iCs/>
          <w:sz w:val="22"/>
        </w:rPr>
        <w:t xml:space="preserve">Three orders </w:t>
      </w:r>
      <w:r w:rsidR="00CF31E9" w:rsidRPr="00AE0786">
        <w:rPr>
          <w:rFonts w:asciiTheme="minorHAnsi" w:hAnsiTheme="minorHAnsi" w:cstheme="minorHAnsi"/>
          <w:iCs/>
          <w:sz w:val="22"/>
        </w:rPr>
        <w:t>(Hemiptera, Lepidoptera, Odonata)</w:t>
      </w:r>
      <w:r w:rsidR="00CF31E9">
        <w:rPr>
          <w:rFonts w:asciiTheme="minorHAnsi" w:hAnsiTheme="minorHAnsi" w:cstheme="minorHAnsi"/>
          <w:iCs/>
          <w:sz w:val="22"/>
        </w:rPr>
        <w:t xml:space="preserve"> </w:t>
      </w:r>
      <w:r w:rsidR="009D45EA" w:rsidRPr="00AE0786">
        <w:rPr>
          <w:rFonts w:asciiTheme="minorHAnsi" w:hAnsiTheme="minorHAnsi" w:cstheme="minorHAnsi"/>
          <w:iCs/>
          <w:sz w:val="22"/>
        </w:rPr>
        <w:t xml:space="preserve">have </w:t>
      </w:r>
      <w:r w:rsidRPr="00AE0786">
        <w:rPr>
          <w:rFonts w:asciiTheme="minorHAnsi" w:hAnsiTheme="minorHAnsi" w:cstheme="minorHAnsi"/>
          <w:iCs/>
          <w:sz w:val="22"/>
        </w:rPr>
        <w:t xml:space="preserve">holocentric </w:t>
      </w:r>
      <w:r w:rsidR="009D45EA" w:rsidRPr="00AE0786">
        <w:rPr>
          <w:rFonts w:asciiTheme="minorHAnsi" w:hAnsiTheme="minorHAnsi" w:cstheme="minorHAnsi"/>
          <w:iCs/>
          <w:sz w:val="22"/>
        </w:rPr>
        <w:t>chromosomes,</w:t>
      </w:r>
      <w:r w:rsidRPr="00AE0786">
        <w:rPr>
          <w:rFonts w:asciiTheme="minorHAnsi" w:hAnsiTheme="minorHAnsi" w:cstheme="minorHAnsi"/>
          <w:iCs/>
          <w:sz w:val="22"/>
        </w:rPr>
        <w:t xml:space="preserve"> while the other 7 </w:t>
      </w:r>
      <w:r w:rsidR="00CF31E9" w:rsidRPr="00AE0786">
        <w:rPr>
          <w:rFonts w:asciiTheme="minorHAnsi" w:hAnsiTheme="minorHAnsi" w:cstheme="minorHAnsi"/>
          <w:iCs/>
          <w:sz w:val="22"/>
        </w:rPr>
        <w:t>(</w:t>
      </w:r>
      <w:proofErr w:type="spellStart"/>
      <w:r w:rsidR="00CF31E9" w:rsidRPr="00AE0786">
        <w:rPr>
          <w:rFonts w:asciiTheme="minorHAnsi" w:hAnsiTheme="minorHAnsi" w:cstheme="minorHAnsi"/>
          <w:iCs/>
          <w:sz w:val="22"/>
        </w:rPr>
        <w:t>Blattodea</w:t>
      </w:r>
      <w:proofErr w:type="spellEnd"/>
      <w:r w:rsidR="00CF31E9" w:rsidRPr="00AE0786">
        <w:rPr>
          <w:rFonts w:asciiTheme="minorHAnsi" w:hAnsiTheme="minorHAnsi" w:cstheme="minorHAnsi"/>
          <w:iCs/>
          <w:sz w:val="22"/>
        </w:rPr>
        <w:t xml:space="preserve">, Coleoptera, Diptera, Hymenoptera, Isoptera, </w:t>
      </w:r>
      <w:proofErr w:type="spellStart"/>
      <w:r w:rsidR="00CF31E9" w:rsidRPr="00AE0786">
        <w:rPr>
          <w:rFonts w:asciiTheme="minorHAnsi" w:hAnsiTheme="minorHAnsi" w:cstheme="minorHAnsi"/>
          <w:iCs/>
          <w:sz w:val="22"/>
        </w:rPr>
        <w:t>Neuroptera</w:t>
      </w:r>
      <w:proofErr w:type="spellEnd"/>
      <w:r w:rsidR="00CF31E9" w:rsidRPr="00AE0786">
        <w:rPr>
          <w:rFonts w:asciiTheme="minorHAnsi" w:hAnsiTheme="minorHAnsi" w:cstheme="minorHAnsi"/>
          <w:iCs/>
          <w:sz w:val="22"/>
        </w:rPr>
        <w:t xml:space="preserve">, and Phasmatodea) </w:t>
      </w:r>
      <w:r w:rsidR="009D45EA" w:rsidRPr="00AE0786">
        <w:rPr>
          <w:rFonts w:asciiTheme="minorHAnsi" w:hAnsiTheme="minorHAnsi" w:cstheme="minorHAnsi"/>
          <w:iCs/>
          <w:sz w:val="22"/>
        </w:rPr>
        <w:t>have</w:t>
      </w:r>
      <w:r w:rsidRPr="00AE0786">
        <w:rPr>
          <w:rFonts w:asciiTheme="minorHAnsi" w:hAnsiTheme="minorHAnsi" w:cstheme="minorHAnsi"/>
          <w:iCs/>
          <w:sz w:val="22"/>
        </w:rPr>
        <w:t xml:space="preserve"> </w:t>
      </w:r>
      <w:r w:rsidR="009D45EA" w:rsidRPr="00113244">
        <w:rPr>
          <w:rFonts w:ascii="Calibri" w:hAnsi="Calibri" w:cs="Calibri"/>
          <w:iCs/>
          <w:sz w:val="22"/>
        </w:rPr>
        <w:t>monocentric chromosomes</w:t>
      </w:r>
      <w:r w:rsidR="00CF31E9" w:rsidRPr="00113244">
        <w:rPr>
          <w:rFonts w:ascii="Calibri" w:hAnsi="Calibri" w:cs="Calibri"/>
          <w:iCs/>
          <w:sz w:val="22"/>
        </w:rPr>
        <w:t>.</w:t>
      </w:r>
      <w:r w:rsidR="009D45EA" w:rsidRPr="00113244">
        <w:rPr>
          <w:rFonts w:ascii="Calibri" w:hAnsi="Calibri" w:cs="Calibri"/>
          <w:iCs/>
          <w:sz w:val="22"/>
        </w:rPr>
        <w:t xml:space="preserve"> </w:t>
      </w:r>
      <w:ins w:id="51" w:author="Microsoft Office User" w:date="2020-08-15T01:06:00Z">
        <w:r w:rsidR="001928E3" w:rsidRPr="00113244">
          <w:rPr>
            <w:rFonts w:ascii="Calibri" w:hAnsi="Calibri" w:cs="Calibri"/>
            <w:sz w:val="22"/>
          </w:rPr>
          <w:t>The number of orders with sufficient data is small (10) in comparison to the size of this group (24). However, this is largely due to insufficient data present for the remaining orders.</w:t>
        </w:r>
      </w:ins>
      <w:ins w:id="52" w:author="Microsoft Office User" w:date="2020-08-15T01:07:00Z">
        <w:r w:rsidR="001928E3" w:rsidRPr="00113244">
          <w:rPr>
            <w:rFonts w:ascii="Calibri" w:hAnsi="Calibri" w:cs="Calibri"/>
            <w:iCs/>
            <w:sz w:val="22"/>
          </w:rPr>
          <w:t xml:space="preserve"> </w:t>
        </w:r>
      </w:ins>
      <w:r w:rsidR="00CF31E9" w:rsidRPr="00113244">
        <w:rPr>
          <w:rFonts w:ascii="Calibri" w:hAnsi="Calibri" w:cs="Calibri"/>
          <w:iCs/>
          <w:sz w:val="22"/>
        </w:rPr>
        <w:t>For</w:t>
      </w:r>
      <w:r w:rsidR="00CF31E9">
        <w:rPr>
          <w:rFonts w:asciiTheme="minorHAnsi" w:hAnsiTheme="minorHAnsi" w:cstheme="minorHAnsi"/>
          <w:iCs/>
          <w:sz w:val="22"/>
        </w:rPr>
        <w:t xml:space="preserve"> this analysis we fit a complex model with fusion, fission, and polyploidy</w:t>
      </w:r>
      <w:r w:rsidR="00113E41">
        <w:rPr>
          <w:rFonts w:asciiTheme="minorHAnsi" w:hAnsiTheme="minorHAnsi" w:cstheme="minorHAnsi"/>
          <w:iCs/>
          <w:sz w:val="22"/>
        </w:rPr>
        <w:t xml:space="preserve">, and a simple model that excluded polyploidy. </w:t>
      </w:r>
      <w:r w:rsidR="00CF31E9">
        <w:rPr>
          <w:rFonts w:asciiTheme="minorHAnsi" w:hAnsiTheme="minorHAnsi" w:cstheme="minorHAnsi"/>
          <w:iCs/>
          <w:sz w:val="22"/>
        </w:rPr>
        <w:t>This order level</w:t>
      </w:r>
      <w:r w:rsidRPr="00AE0786">
        <w:rPr>
          <w:rFonts w:asciiTheme="minorHAnsi" w:hAnsiTheme="minorHAnsi" w:cstheme="minorHAnsi"/>
          <w:iCs/>
          <w:sz w:val="22"/>
        </w:rPr>
        <w:t xml:space="preserve"> analysis </w:t>
      </w:r>
      <w:r w:rsidR="00CF31E9">
        <w:rPr>
          <w:rFonts w:asciiTheme="minorHAnsi" w:hAnsiTheme="minorHAnsi" w:cstheme="minorHAnsi"/>
          <w:iCs/>
          <w:sz w:val="22"/>
        </w:rPr>
        <w:t>revealed striking differences in rates of fusion, fission, and polyploidy among orders</w:t>
      </w:r>
      <w:r w:rsidR="00113E41">
        <w:rPr>
          <w:rFonts w:asciiTheme="minorHAnsi" w:hAnsiTheme="minorHAnsi" w:cstheme="minorHAnsi"/>
          <w:iCs/>
          <w:sz w:val="22"/>
        </w:rPr>
        <w:t>, and distinct differences in rate parameters estimated under the two models</w:t>
      </w:r>
      <w:r w:rsidR="00CF31E9">
        <w:rPr>
          <w:rFonts w:asciiTheme="minorHAnsi" w:hAnsiTheme="minorHAnsi" w:cstheme="minorHAnsi"/>
          <w:iCs/>
          <w:sz w:val="22"/>
        </w:rPr>
        <w:t>.</w:t>
      </w:r>
      <w:r w:rsidR="00515E10" w:rsidRPr="00AE0786">
        <w:rPr>
          <w:rFonts w:asciiTheme="minorHAnsi" w:hAnsiTheme="minorHAnsi" w:cstheme="minorHAnsi"/>
          <w:iCs/>
          <w:sz w:val="22"/>
        </w:rPr>
        <w:t xml:space="preserve"> </w:t>
      </w:r>
      <w:r w:rsidR="00113E41">
        <w:rPr>
          <w:rFonts w:asciiTheme="minorHAnsi" w:hAnsiTheme="minorHAnsi" w:cstheme="minorHAnsi"/>
          <w:iCs/>
          <w:sz w:val="22"/>
        </w:rPr>
        <w:t xml:space="preserve">Under the complex model </w:t>
      </w:r>
      <w:r w:rsidR="00113E41">
        <w:rPr>
          <w:rFonts w:asciiTheme="minorHAnsi" w:hAnsiTheme="minorHAnsi" w:cstheme="minorHAnsi"/>
          <w:iCs/>
          <w:sz w:val="22"/>
        </w:rPr>
        <w:lastRenderedPageBreak/>
        <w:t xml:space="preserve">monocentric orders exhibited the highest rates of fissions, fusions, and </w:t>
      </w:r>
      <w:r w:rsidR="00113E41" w:rsidRPr="00620A54">
        <w:rPr>
          <w:rFonts w:asciiTheme="minorHAnsi" w:hAnsiTheme="minorHAnsi" w:cstheme="minorHAnsi"/>
          <w:iCs/>
          <w:sz w:val="22"/>
        </w:rPr>
        <w:t>polyploidy</w:t>
      </w:r>
      <w:r w:rsidR="00515E10" w:rsidRPr="00620A54">
        <w:rPr>
          <w:rFonts w:asciiTheme="minorHAnsi" w:hAnsiTheme="minorHAnsi" w:cstheme="minorHAnsi"/>
          <w:iCs/>
          <w:sz w:val="22"/>
        </w:rPr>
        <w:t xml:space="preserve"> (Figure </w:t>
      </w:r>
      <w:r w:rsidR="006339AB" w:rsidRPr="00620A54">
        <w:rPr>
          <w:rFonts w:asciiTheme="minorHAnsi" w:hAnsiTheme="minorHAnsi" w:cstheme="minorHAnsi"/>
          <w:iCs/>
          <w:sz w:val="22"/>
        </w:rPr>
        <w:t>3</w:t>
      </w:r>
      <w:r w:rsidR="00484E9D" w:rsidRPr="00620A54">
        <w:rPr>
          <w:rFonts w:asciiTheme="minorHAnsi" w:hAnsiTheme="minorHAnsi" w:cstheme="minorHAnsi"/>
          <w:iCs/>
          <w:sz w:val="22"/>
        </w:rPr>
        <w:t>A</w:t>
      </w:r>
      <w:r w:rsidR="00515E10" w:rsidRPr="00620A54">
        <w:rPr>
          <w:rFonts w:asciiTheme="minorHAnsi" w:hAnsiTheme="minorHAnsi" w:cstheme="minorHAnsi"/>
          <w:iCs/>
          <w:sz w:val="22"/>
        </w:rPr>
        <w:t xml:space="preserve">). </w:t>
      </w:r>
      <w:r w:rsidR="00113E41" w:rsidRPr="00620A54">
        <w:rPr>
          <w:rFonts w:asciiTheme="minorHAnsi" w:hAnsiTheme="minorHAnsi" w:cstheme="minorHAnsi"/>
          <w:iCs/>
          <w:sz w:val="22"/>
        </w:rPr>
        <w:t>Under the simplified model Lepidoptera (a holocentric lineage) exhibited the highest rates of chromosome number evolution (both fusions and fissions)</w:t>
      </w:r>
      <w:r w:rsidR="00484E9D" w:rsidRPr="00620A54">
        <w:rPr>
          <w:rFonts w:asciiTheme="minorHAnsi" w:hAnsiTheme="minorHAnsi" w:cstheme="minorHAnsi"/>
          <w:iCs/>
          <w:sz w:val="22"/>
        </w:rPr>
        <w:t xml:space="preserve"> (Figure 3B)</w:t>
      </w:r>
      <w:r w:rsidR="009F7D52" w:rsidRPr="00620A54">
        <w:rPr>
          <w:rFonts w:asciiTheme="minorHAnsi" w:hAnsiTheme="minorHAnsi" w:cstheme="minorHAnsi"/>
          <w:iCs/>
          <w:sz w:val="22"/>
        </w:rPr>
        <w:t xml:space="preserve">. </w:t>
      </w:r>
      <w:r w:rsidR="00484E9D" w:rsidRPr="00620A54">
        <w:rPr>
          <w:rFonts w:asciiTheme="minorHAnsi" w:hAnsiTheme="minorHAnsi" w:cstheme="minorHAnsi"/>
          <w:iCs/>
          <w:sz w:val="22"/>
        </w:rPr>
        <w:t>However</w:t>
      </w:r>
      <w:r w:rsidR="00484E9D">
        <w:rPr>
          <w:rFonts w:asciiTheme="minorHAnsi" w:hAnsiTheme="minorHAnsi" w:cstheme="minorHAnsi"/>
          <w:iCs/>
          <w:sz w:val="22"/>
        </w:rPr>
        <w:t>, most monocentric orders exhibited intermediate rates and the other two holocentric orders exhibited some of the lowest rates of fusions and fissions. Take</w:t>
      </w:r>
      <w:ins w:id="53" w:author="Microsoft Office User" w:date="2020-08-12T01:57:00Z">
        <w:r w:rsidR="009200BD">
          <w:rPr>
            <w:rFonts w:asciiTheme="minorHAnsi" w:hAnsiTheme="minorHAnsi" w:cstheme="minorHAnsi"/>
            <w:iCs/>
            <w:sz w:val="22"/>
          </w:rPr>
          <w:t>n</w:t>
        </w:r>
      </w:ins>
      <w:r w:rsidR="00484E9D">
        <w:rPr>
          <w:rFonts w:asciiTheme="minorHAnsi" w:hAnsiTheme="minorHAnsi" w:cstheme="minorHAnsi"/>
          <w:iCs/>
          <w:sz w:val="22"/>
        </w:rPr>
        <w:t xml:space="preserve"> together these results suggest that factors other than centromere type must be key in determining rates of chromosome number evolution</w:t>
      </w:r>
      <w:r w:rsidR="00CF6083">
        <w:rPr>
          <w:rFonts w:asciiTheme="minorHAnsi" w:hAnsiTheme="minorHAnsi" w:cstheme="minorHAnsi"/>
          <w:iCs/>
          <w:sz w:val="22"/>
        </w:rPr>
        <w:t xml:space="preserve"> in insects</w:t>
      </w:r>
      <w:r w:rsidR="009F7D52" w:rsidRPr="00AE0786">
        <w:rPr>
          <w:rFonts w:asciiTheme="minorHAnsi" w:hAnsiTheme="minorHAnsi" w:cstheme="minorHAnsi"/>
          <w:iCs/>
          <w:sz w:val="22"/>
        </w:rPr>
        <w:t xml:space="preserve">. </w:t>
      </w:r>
    </w:p>
    <w:p w14:paraId="20724C6A" w14:textId="77777777" w:rsidR="00DE1F25" w:rsidRDefault="00DE1F25" w:rsidP="005C30E8">
      <w:pPr>
        <w:pStyle w:val="Default"/>
        <w:widowControl w:val="0"/>
        <w:spacing w:line="480" w:lineRule="auto"/>
        <w:rPr>
          <w:rFonts w:asciiTheme="minorHAnsi" w:hAnsiTheme="minorHAnsi" w:cstheme="minorHAnsi"/>
          <w:iCs/>
          <w:sz w:val="22"/>
        </w:rPr>
      </w:pPr>
    </w:p>
    <w:p w14:paraId="0D031BF2" w14:textId="11A9E9F5" w:rsidR="00077899" w:rsidRPr="00AE0786" w:rsidRDefault="00077899" w:rsidP="005C30E8">
      <w:pPr>
        <w:pStyle w:val="Default"/>
        <w:widowControl w:val="0"/>
        <w:spacing w:line="480" w:lineRule="auto"/>
        <w:rPr>
          <w:rFonts w:asciiTheme="minorHAnsi" w:hAnsiTheme="minorHAnsi" w:cstheme="minorHAnsi"/>
          <w:b/>
          <w:bCs/>
          <w:sz w:val="22"/>
        </w:rPr>
      </w:pPr>
      <w:r w:rsidRPr="00AE0786">
        <w:rPr>
          <w:rFonts w:asciiTheme="minorHAnsi" w:hAnsiTheme="minorHAnsi" w:cstheme="minorHAnsi"/>
          <w:b/>
          <w:bCs/>
          <w:sz w:val="22"/>
        </w:rPr>
        <w:t>Discussion</w:t>
      </w:r>
    </w:p>
    <w:p w14:paraId="7353E10B" w14:textId="77777777" w:rsidR="00DE1F25" w:rsidRDefault="00DE1F25" w:rsidP="005C30E8">
      <w:pPr>
        <w:spacing w:after="0" w:line="480" w:lineRule="auto"/>
        <w:rPr>
          <w:rFonts w:cstheme="minorHAnsi"/>
          <w:sz w:val="22"/>
          <w:szCs w:val="22"/>
        </w:rPr>
      </w:pPr>
    </w:p>
    <w:p w14:paraId="4D889B2A" w14:textId="2715A5E2" w:rsidR="00A900A4" w:rsidRDefault="003962ED" w:rsidP="005C30E8">
      <w:pPr>
        <w:spacing w:after="0" w:line="480" w:lineRule="auto"/>
        <w:rPr>
          <w:rFonts w:cstheme="minorHAnsi"/>
          <w:sz w:val="22"/>
          <w:szCs w:val="22"/>
        </w:rPr>
      </w:pPr>
      <w:r>
        <w:rPr>
          <w:rFonts w:cstheme="minorHAnsi"/>
          <w:sz w:val="22"/>
          <w:szCs w:val="22"/>
        </w:rPr>
        <w:t>Lepidoptera have long been recognized as exhibit</w:t>
      </w:r>
      <w:r w:rsidR="003E16F5">
        <w:rPr>
          <w:rFonts w:cstheme="minorHAnsi"/>
          <w:sz w:val="22"/>
          <w:szCs w:val="22"/>
        </w:rPr>
        <w:t>ing</w:t>
      </w:r>
      <w:r>
        <w:rPr>
          <w:rFonts w:cstheme="minorHAnsi"/>
          <w:sz w:val="22"/>
          <w:szCs w:val="22"/>
        </w:rPr>
        <w:t xml:space="preserve"> striking variation in chromosome number</w:t>
      </w:r>
      <w:r w:rsidR="00511CB8">
        <w:rPr>
          <w:rFonts w:cstheme="minorHAnsi"/>
          <w:sz w:val="22"/>
          <w:szCs w:val="22"/>
        </w:rPr>
        <w:t xml:space="preserve"> </w:t>
      </w:r>
      <w:r w:rsidR="00511CB8">
        <w:rPr>
          <w:rFonts w:cstheme="minorHAnsi"/>
          <w:sz w:val="22"/>
          <w:szCs w:val="22"/>
        </w:rPr>
        <w:fldChar w:fldCharType="begin"/>
      </w:r>
      <w:r w:rsidR="005C30E8">
        <w:rPr>
          <w:rFonts w:cstheme="minorHAnsi"/>
          <w:sz w:val="22"/>
          <w:szCs w:val="22"/>
        </w:rPr>
        <w:instrText xml:space="preserve"> ADDIN EN.CITE &lt;EndNote&gt;&lt;Cite&gt;&lt;Author&gt;Robinson&lt;/Author&gt;&lt;Year&gt;1971&lt;/Year&gt;&lt;RecNum&gt;2186&lt;/RecNum&gt;&lt;DisplayText&gt;(39)&lt;/DisplayText&gt;&lt;record&gt;&lt;rec-number&gt;2186&lt;/rec-number&gt;&lt;foreign-keys&gt;&lt;key app="EN" db-id="20tzrfeaqpde50e5e2dvtwp7sr5fsss0txe9" timestamp="1452619523"&gt;2186&lt;/key&gt;&lt;/foreign-keys&gt;&lt;ref-type name="Book"&gt;6&lt;/ref-type&gt;&lt;contributors&gt;&lt;authors&gt;&lt;author&gt;Robinson, Roy&lt;/author&gt;&lt;/authors&gt;&lt;/contributors&gt;&lt;titles&gt;&lt;title&gt;Lepidoptera genetics.&lt;/title&gt;&lt;/titles&gt;&lt;section&gt;561-588&lt;/section&gt;&lt;dates&gt;&lt;year&gt;1971&lt;/year&gt;&lt;/dates&gt;&lt;pub-location&gt;Oxford&lt;/pub-location&gt;&lt;publisher&gt;Pergamon Press&lt;/publisher&gt;&lt;urls&gt;&lt;/urls&gt;&lt;/record&gt;&lt;/Cite&gt;&lt;/EndNote&gt;</w:instrText>
      </w:r>
      <w:r w:rsidR="00511CB8">
        <w:rPr>
          <w:rFonts w:cstheme="minorHAnsi"/>
          <w:sz w:val="22"/>
          <w:szCs w:val="22"/>
        </w:rPr>
        <w:fldChar w:fldCharType="separate"/>
      </w:r>
      <w:r w:rsidR="005C30E8">
        <w:rPr>
          <w:rFonts w:cstheme="minorHAnsi"/>
          <w:noProof/>
          <w:sz w:val="22"/>
          <w:szCs w:val="22"/>
        </w:rPr>
        <w:t>(39)</w:t>
      </w:r>
      <w:r w:rsidR="00511CB8">
        <w:rPr>
          <w:rFonts w:cstheme="minorHAnsi"/>
          <w:sz w:val="22"/>
          <w:szCs w:val="22"/>
        </w:rPr>
        <w:fldChar w:fldCharType="end"/>
      </w:r>
      <w:r>
        <w:rPr>
          <w:rFonts w:cstheme="minorHAnsi"/>
          <w:sz w:val="22"/>
          <w:szCs w:val="22"/>
        </w:rPr>
        <w:t xml:space="preserve">. </w:t>
      </w:r>
      <w:r w:rsidR="002E0BC5">
        <w:rPr>
          <w:rFonts w:cstheme="minorHAnsi"/>
          <w:sz w:val="22"/>
          <w:szCs w:val="22"/>
        </w:rPr>
        <w:t xml:space="preserve"> </w:t>
      </w:r>
      <w:r w:rsidR="00484E9D">
        <w:rPr>
          <w:rFonts w:cstheme="minorHAnsi"/>
          <w:sz w:val="22"/>
          <w:szCs w:val="22"/>
        </w:rPr>
        <w:t xml:space="preserve">The extreme distribution of chromosome number observed in lepidoptera has been </w:t>
      </w:r>
      <w:r w:rsidR="003E16F5">
        <w:rPr>
          <w:rFonts w:cstheme="minorHAnsi"/>
          <w:sz w:val="22"/>
          <w:szCs w:val="22"/>
        </w:rPr>
        <w:t xml:space="preserve">a </w:t>
      </w:r>
      <w:r w:rsidR="00484E9D">
        <w:rPr>
          <w:rFonts w:cstheme="minorHAnsi"/>
          <w:sz w:val="22"/>
          <w:szCs w:val="22"/>
        </w:rPr>
        <w:t>driving force in the development of the hypothesis that holocentricity allow</w:t>
      </w:r>
      <w:r w:rsidR="00620A54">
        <w:rPr>
          <w:rFonts w:cstheme="minorHAnsi"/>
          <w:sz w:val="22"/>
          <w:szCs w:val="22"/>
        </w:rPr>
        <w:t>s</w:t>
      </w:r>
      <w:r w:rsidR="00484E9D">
        <w:rPr>
          <w:rFonts w:cstheme="minorHAnsi"/>
          <w:sz w:val="22"/>
          <w:szCs w:val="22"/>
        </w:rPr>
        <w:t xml:space="preserve"> for rapid changes in chromosome number </w:t>
      </w:r>
      <w:r w:rsidR="0091787F">
        <w:rPr>
          <w:rFonts w:cstheme="minorHAnsi"/>
          <w:sz w:val="22"/>
          <w:szCs w:val="22"/>
        </w:rPr>
        <w:fldChar w:fldCharType="begin">
          <w:fldData xml:space="preserve">PEVuZE5vdGU+PENpdGU+PEF1dGhvcj5IaWxsPC9BdXRob3I+PFllYXI+MjAxOTwvWWVhcj48UmVj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</w:fldData>
        </w:fldChar>
      </w:r>
      <w:r w:rsidR="005C30E8">
        <w:rPr>
          <w:rFonts w:cstheme="minorHAnsi"/>
          <w:sz w:val="22"/>
          <w:szCs w:val="22"/>
        </w:rPr>
        <w:instrText xml:space="preserve"> ADDIN EN.CITE </w:instrText>
      </w:r>
      <w:r w:rsidR="005C30E8">
        <w:rPr>
          <w:rFonts w:cstheme="minorHAnsi"/>
          <w:sz w:val="22"/>
          <w:szCs w:val="22"/>
        </w:rPr>
        <w:fldChar w:fldCharType="begin">
          <w:fldData xml:space="preserve">PEVuZE5vdGU+PENpdGU+PEF1dGhvcj5IaWxsPC9BdXRob3I+PFllYXI+MjAxOTwvWWVhcj48UmVj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</w:fldData>
        </w:fldChar>
      </w:r>
      <w:r w:rsidR="005C30E8">
        <w:rPr>
          <w:rFonts w:cstheme="minorHAnsi"/>
          <w:sz w:val="22"/>
          <w:szCs w:val="22"/>
        </w:rPr>
        <w:instrText xml:space="preserve"> ADDIN EN.CITE.DATA </w:instrText>
      </w:r>
      <w:r w:rsidR="005C30E8">
        <w:rPr>
          <w:rFonts w:cstheme="minorHAnsi"/>
          <w:sz w:val="22"/>
          <w:szCs w:val="22"/>
        </w:rPr>
      </w:r>
      <w:r w:rsidR="005C30E8">
        <w:rPr>
          <w:rFonts w:cstheme="minorHAnsi"/>
          <w:sz w:val="22"/>
          <w:szCs w:val="22"/>
        </w:rPr>
        <w:fldChar w:fldCharType="end"/>
      </w:r>
      <w:r w:rsidR="0091787F">
        <w:rPr>
          <w:rFonts w:cstheme="minorHAnsi"/>
          <w:sz w:val="22"/>
          <w:szCs w:val="22"/>
        </w:rPr>
      </w:r>
      <w:r w:rsidR="0091787F">
        <w:rPr>
          <w:rFonts w:cstheme="minorHAnsi"/>
          <w:sz w:val="22"/>
          <w:szCs w:val="22"/>
        </w:rPr>
        <w:fldChar w:fldCharType="separate"/>
      </w:r>
      <w:r w:rsidR="005C30E8">
        <w:rPr>
          <w:rFonts w:cstheme="minorHAnsi"/>
          <w:noProof/>
          <w:sz w:val="22"/>
          <w:szCs w:val="22"/>
        </w:rPr>
        <w:t>(19, 20)</w:t>
      </w:r>
      <w:r w:rsidR="0091787F">
        <w:rPr>
          <w:rFonts w:cstheme="minorHAnsi"/>
          <w:sz w:val="22"/>
          <w:szCs w:val="22"/>
        </w:rPr>
        <w:fldChar w:fldCharType="end"/>
      </w:r>
      <w:r w:rsidR="0091787F">
        <w:rPr>
          <w:rFonts w:cstheme="minorHAnsi"/>
          <w:sz w:val="22"/>
          <w:szCs w:val="22"/>
        </w:rPr>
        <w:t xml:space="preserve">. </w:t>
      </w:r>
      <w:r>
        <w:rPr>
          <w:rFonts w:cstheme="minorHAnsi"/>
          <w:sz w:val="22"/>
          <w:szCs w:val="22"/>
        </w:rPr>
        <w:t xml:space="preserve">Our results find little support for this hypothesis. Looking across insects we find that </w:t>
      </w:r>
      <w:r w:rsidR="0091787F">
        <w:rPr>
          <w:rFonts w:cstheme="minorHAnsi"/>
          <w:sz w:val="22"/>
          <w:szCs w:val="22"/>
        </w:rPr>
        <w:t xml:space="preserve">rate estimates for </w:t>
      </w:r>
      <w:r>
        <w:rPr>
          <w:rFonts w:cstheme="minorHAnsi"/>
          <w:sz w:val="22"/>
          <w:szCs w:val="22"/>
        </w:rPr>
        <w:t xml:space="preserve">holocentric and monocentric </w:t>
      </w:r>
      <w:r w:rsidR="000A5121">
        <w:rPr>
          <w:rFonts w:cstheme="minorHAnsi"/>
          <w:sz w:val="22"/>
          <w:szCs w:val="22"/>
        </w:rPr>
        <w:t>lineages</w:t>
      </w:r>
      <w:r>
        <w:rPr>
          <w:rFonts w:cstheme="minorHAnsi"/>
          <w:sz w:val="22"/>
          <w:szCs w:val="22"/>
        </w:rPr>
        <w:t xml:space="preserve"> </w:t>
      </w:r>
      <w:r w:rsidR="0091787F">
        <w:rPr>
          <w:rFonts w:cstheme="minorHAnsi"/>
          <w:sz w:val="22"/>
          <w:szCs w:val="22"/>
        </w:rPr>
        <w:t>are near</w:t>
      </w:r>
      <w:r w:rsidR="002E0BC5">
        <w:rPr>
          <w:rFonts w:cstheme="minorHAnsi"/>
          <w:sz w:val="22"/>
          <w:szCs w:val="22"/>
        </w:rPr>
        <w:t>ly</w:t>
      </w:r>
      <w:r w:rsidR="0091787F">
        <w:rPr>
          <w:rFonts w:cstheme="minorHAnsi"/>
          <w:sz w:val="22"/>
          <w:szCs w:val="22"/>
        </w:rPr>
        <w:t xml:space="preserve"> equal</w:t>
      </w:r>
      <w:r>
        <w:rPr>
          <w:rFonts w:cstheme="minorHAnsi"/>
          <w:sz w:val="22"/>
          <w:szCs w:val="22"/>
        </w:rPr>
        <w:t>.</w:t>
      </w:r>
      <w:r w:rsidR="0091787F">
        <w:rPr>
          <w:rFonts w:cstheme="minorHAnsi"/>
          <w:sz w:val="22"/>
          <w:szCs w:val="22"/>
        </w:rPr>
        <w:t xml:space="preserve"> </w:t>
      </w:r>
      <w:r w:rsidR="000A5121">
        <w:rPr>
          <w:rFonts w:cstheme="minorHAnsi"/>
          <w:sz w:val="22"/>
          <w:szCs w:val="22"/>
        </w:rPr>
        <w:t xml:space="preserve">Our choice of models (either including or excluding polyploidy) impacted our rates estimates. When we fit the full model, we found that rates tended to be higher in monocentric lineages, but the reverse was true when we fit a model where polyploidy was not allowed. We note that though the credible interval of all </w:t>
      </w:r>
      <m:oMath>
        <m:r>
          <m:rPr>
            <m:sty m:val="p"/>
          </m:rPr>
          <w:rPr>
            <w:rFonts w:ascii="Cambria Math" w:hAnsi="Cambria Math" w:cstheme="minorHAnsi"/>
            <w:sz w:val="22"/>
            <w:szCs w:val="22"/>
          </w:rPr>
          <m:t>Δ</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0A5121">
        <w:rPr>
          <w:rFonts w:eastAsiaTheme="minorEastAsia" w:cstheme="minorHAnsi"/>
          <w:sz w:val="22"/>
          <w:szCs w:val="22"/>
        </w:rPr>
        <w:t xml:space="preserve"> statistics overlapped zero</w:t>
      </w:r>
      <w:r w:rsidR="000A5121">
        <w:rPr>
          <w:rFonts w:cstheme="minorHAnsi"/>
          <w:sz w:val="22"/>
          <w:szCs w:val="22"/>
        </w:rPr>
        <w:t xml:space="preserve"> in this simplified model 83% of the posterior distribution of </w:t>
      </w:r>
      <m:oMath>
        <m:r>
          <m:rPr>
            <m:sty m:val="p"/>
          </m:rPr>
          <w:rPr>
            <w:rFonts w:ascii="Cambria Math" w:hAnsi="Cambria Math" w:cstheme="minorHAnsi"/>
            <w:sz w:val="22"/>
            <w:szCs w:val="22"/>
          </w:rPr>
          <m:t>Δ</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00FD0B9B">
        <w:rPr>
          <w:rFonts w:eastAsiaTheme="minorEastAsia" w:cstheme="minorHAnsi"/>
          <w:sz w:val="22"/>
          <w:szCs w:val="22"/>
        </w:rPr>
        <w:t xml:space="preserve"> (difference in fission rates) </w:t>
      </w:r>
      <w:r w:rsidR="000A5121">
        <w:rPr>
          <w:rFonts w:cstheme="minorHAnsi"/>
          <w:sz w:val="22"/>
          <w:szCs w:val="22"/>
        </w:rPr>
        <w:t>is above zero.</w:t>
      </w:r>
      <w:r w:rsidR="00FD0B9B">
        <w:rPr>
          <w:rFonts w:cstheme="minorHAnsi"/>
          <w:sz w:val="22"/>
          <w:szCs w:val="22"/>
        </w:rPr>
        <w:t xml:space="preserve"> We suggest that this may be a signal for a weak impact of holocentricity on rates of fission.</w:t>
      </w:r>
      <w:r w:rsidR="000A5121">
        <w:rPr>
          <w:rFonts w:cstheme="minorHAnsi"/>
          <w:sz w:val="22"/>
          <w:szCs w:val="22"/>
        </w:rPr>
        <w:t xml:space="preserve"> </w:t>
      </w:r>
      <w:r w:rsidR="00FD0B9B">
        <w:rPr>
          <w:rFonts w:cstheme="minorHAnsi"/>
          <w:sz w:val="22"/>
          <w:szCs w:val="22"/>
        </w:rPr>
        <w:t>However</w:t>
      </w:r>
      <w:r w:rsidR="0091787F">
        <w:rPr>
          <w:rFonts w:cstheme="minorHAnsi"/>
          <w:sz w:val="22"/>
          <w:szCs w:val="22"/>
        </w:rPr>
        <w:t xml:space="preserve">, when we investigated rates of chromosome number evolution within </w:t>
      </w:r>
      <w:r w:rsidR="00374043">
        <w:rPr>
          <w:rFonts w:cstheme="minorHAnsi"/>
          <w:sz w:val="22"/>
          <w:szCs w:val="22"/>
        </w:rPr>
        <w:t>orders,</w:t>
      </w:r>
      <w:r w:rsidR="0091787F">
        <w:rPr>
          <w:rFonts w:cstheme="minorHAnsi"/>
          <w:sz w:val="22"/>
          <w:szCs w:val="22"/>
        </w:rPr>
        <w:t xml:space="preserve"> we found that clades with holocentric chromosomes exhibited both some of the highest and lowest rates observed in insects. We propose that the variation in chromosome number within Lepidoptera is likely better explained by other traits that can impact the rate of chromosome number evolution</w:t>
      </w:r>
      <w:r w:rsidR="00484E9D">
        <w:rPr>
          <w:rFonts w:cstheme="minorHAnsi"/>
          <w:sz w:val="22"/>
          <w:szCs w:val="22"/>
        </w:rPr>
        <w:t xml:space="preserve"> (e.g. meiotic drive, polyploidy, phylogenetic history, and populations sizes).</w:t>
      </w:r>
    </w:p>
    <w:p w14:paraId="73B6033F" w14:textId="77777777" w:rsidR="00484E9D" w:rsidRDefault="00484E9D" w:rsidP="005C30E8">
      <w:pPr>
        <w:spacing w:after="0" w:line="480" w:lineRule="auto"/>
        <w:rPr>
          <w:rFonts w:cstheme="minorHAnsi"/>
          <w:sz w:val="22"/>
          <w:szCs w:val="22"/>
        </w:rPr>
      </w:pPr>
    </w:p>
    <w:p w14:paraId="1877AD70" w14:textId="454992B2" w:rsidR="009A2FA9" w:rsidRDefault="00233069" w:rsidP="005C30E8">
      <w:pPr>
        <w:spacing w:after="0" w:line="480" w:lineRule="auto"/>
        <w:rPr>
          <w:rFonts w:cstheme="minorHAnsi"/>
          <w:sz w:val="22"/>
          <w:szCs w:val="22"/>
        </w:rPr>
      </w:pPr>
      <w:r>
        <w:rPr>
          <w:rFonts w:cstheme="minorHAnsi"/>
          <w:sz w:val="22"/>
          <w:szCs w:val="22"/>
        </w:rPr>
        <w:t xml:space="preserve">Meiotic drive is one possible driver of changes in chromosome number. We have recently shown that meiotic drive in mammals likely explains variation in rates of chromosome </w:t>
      </w:r>
      <w:r w:rsidR="00614AC6">
        <w:rPr>
          <w:rFonts w:cstheme="minorHAnsi"/>
          <w:sz w:val="22"/>
          <w:szCs w:val="22"/>
        </w:rPr>
        <w:t xml:space="preserve">number </w:t>
      </w:r>
      <w:r>
        <w:rPr>
          <w:rFonts w:cstheme="minorHAnsi"/>
          <w:sz w:val="22"/>
          <w:szCs w:val="22"/>
        </w:rPr>
        <w:t xml:space="preserve">evolution and the distribution of chromosome </w:t>
      </w:r>
      <w:r w:rsidR="00883E36">
        <w:rPr>
          <w:rFonts w:cstheme="minorHAnsi"/>
          <w:sz w:val="22"/>
          <w:szCs w:val="22"/>
        </w:rPr>
        <w:t>morphologies</w:t>
      </w:r>
      <w:r>
        <w:rPr>
          <w:rFonts w:cstheme="minorHAnsi"/>
          <w:sz w:val="22"/>
          <w:szCs w:val="22"/>
        </w:rPr>
        <w:t xml:space="preserve"> </w:t>
      </w:r>
      <w:r>
        <w:rPr>
          <w:rFonts w:cstheme="minorHAnsi"/>
          <w:sz w:val="22"/>
          <w:szCs w:val="22"/>
        </w:rPr>
        <w:fldChar w:fldCharType="begin"/>
      </w:r>
      <w:r w:rsidR="005C30E8">
        <w:rPr>
          <w:rFonts w:cstheme="minorHAnsi"/>
          <w:sz w:val="22"/>
          <w:szCs w:val="22"/>
        </w:rPr>
        <w:instrText xml:space="preserve"> ADDIN EN.CITE &lt;EndNote&gt;&lt;Cite&gt;&lt;Author&gt;Blackmon&lt;/Author&gt;&lt;Year&gt;2019&lt;/Year&gt;&lt;RecNum&gt;2717&lt;/RecNum&gt;&lt;DisplayText&gt;(5)&lt;/DisplayText&gt;&lt;record&gt;&lt;rec-number&gt;2717&lt;/rec-number&gt;&lt;foreign-keys&gt;&lt;key app="EN" db-id="20tzrfeaqpde50e5e2dvtwp7sr5fsss0txe9" timestamp="1554161149"&gt;2717&lt;/key&gt;&lt;/foreign-keys&gt;&lt;ref-type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periodical&gt;&lt;pages&gt;511-523&lt;/pages&gt;&lt;volume&gt;73&lt;/volume&gt;&lt;number&gt;3&lt;/number&gt;&lt;dates&gt;&lt;year&gt;2019&lt;/year&gt;&lt;/dates&gt;&lt;isbn&gt;0014-3820&lt;/isbn&gt;&lt;urls&gt;&lt;/urls&gt;&lt;/record&gt;&lt;/Cite&gt;&lt;/EndNote&gt;</w:instrText>
      </w:r>
      <w:r>
        <w:rPr>
          <w:rFonts w:cstheme="minorHAnsi"/>
          <w:sz w:val="22"/>
          <w:szCs w:val="22"/>
        </w:rPr>
        <w:fldChar w:fldCharType="separate"/>
      </w:r>
      <w:r w:rsidR="005C30E8">
        <w:rPr>
          <w:rFonts w:cstheme="minorHAnsi"/>
          <w:noProof/>
          <w:sz w:val="22"/>
          <w:szCs w:val="22"/>
        </w:rPr>
        <w:t>(5)</w:t>
      </w:r>
      <w:r>
        <w:rPr>
          <w:rFonts w:cstheme="minorHAnsi"/>
          <w:sz w:val="22"/>
          <w:szCs w:val="22"/>
        </w:rPr>
        <w:fldChar w:fldCharType="end"/>
      </w:r>
      <w:r>
        <w:rPr>
          <w:rFonts w:cstheme="minorHAnsi"/>
          <w:sz w:val="22"/>
          <w:szCs w:val="22"/>
        </w:rPr>
        <w:t xml:space="preserve">. </w:t>
      </w:r>
      <w:r w:rsidR="00A900A4" w:rsidRPr="00AE0786">
        <w:rPr>
          <w:rFonts w:cstheme="minorHAnsi"/>
          <w:sz w:val="22"/>
          <w:szCs w:val="22"/>
        </w:rPr>
        <w:t xml:space="preserve">Work in mice has shown that meiotic drive is based on the strength of centromeres, where strength is characterized by the ability to express kinetochore proteins and interact with spindle fibers </w:t>
      </w:r>
      <w:r w:rsidR="00A900A4" w:rsidRPr="00AE0786">
        <w:rPr>
          <w:rFonts w:cstheme="minorHAnsi"/>
          <w:sz w:val="22"/>
          <w:szCs w:val="22"/>
        </w:rPr>
        <w:fldChar w:fldCharType="begin"/>
      </w:r>
      <w:r w:rsidR="001928E3">
        <w:rPr>
          <w:rFonts w:cstheme="minorHAnsi"/>
          <w:sz w:val="22"/>
          <w:szCs w:val="22"/>
        </w:rPr>
        <w:instrText xml:space="preserve"> ADDIN EN.CITE &lt;EndNote&gt;&lt;Cite&gt;&lt;Author&gt;Chmátal&lt;/Author&gt;&lt;Year&gt;2014&lt;/Year&gt;&lt;RecNum&gt;426&lt;/RecNum&gt;&lt;DisplayText&gt;(40)&lt;/DisplayText&gt;&lt;record&gt;&lt;rec-number&gt;426&lt;/rec-number&gt;&lt;foreign-keys&gt;&lt;key app="EN" db-id="psx5aavda22efleatx5vaweatapzwapastxd" timestamp="1587960950" guid="3385c8d3-410d-4525-81f0-e8ad360cf123"&gt;426&lt;/key&gt;&lt;/foreign-keys&gt;&lt;ref-type name="Journal Article"&gt;17&lt;/ref-type&gt;&lt;contributors&gt;&lt;authors&gt;&lt;author&gt;Chmátal, Lukáš&lt;/author&gt;&lt;author&gt;Gabriel, Sofia I&lt;/author&gt;&lt;author&gt;Mitsainas, George P&lt;/author&gt;&lt;author&gt;Martínez-Vargas, Jessica&lt;/author&gt;&lt;author&gt;Ventura, Jacint&lt;/author&gt;&lt;author&gt;Searle, Jeremy B&lt;/author&gt;&lt;author&gt;Schultz, Richard M&lt;/author&gt;&lt;author&gt;Lampson, Michael A&lt;/author&gt;&lt;/authors&gt;&lt;/contributors&gt;&lt;titles&gt;&lt;title&gt;Centromere strength provides the cell biological basis for meiotic drive and karyotype evolution in mice&lt;/title&gt;&lt;secondary-title&gt;Current Biology&lt;/secondary-title&gt;&lt;/titles&gt;&lt;periodical&gt;&lt;full-title&gt;Current Biology&lt;/full-title&gt;&lt;/periodical&gt;&lt;pages&gt;2295-2300&lt;/pages&gt;&lt;volume&gt;24&lt;/volume&gt;&lt;number&gt;19&lt;/number&gt;&lt;dates&gt;&lt;year&gt;2014&lt;/year&gt;&lt;/dates&gt;&lt;isbn&gt;0960-9822&lt;/isbn&gt;&lt;urls&gt;&lt;/urls&gt;&lt;/record&gt;&lt;/Cite&gt;&lt;/EndNote&gt;</w:instrText>
      </w:r>
      <w:r w:rsidR="00A900A4" w:rsidRPr="00AE0786">
        <w:rPr>
          <w:rFonts w:cstheme="minorHAnsi"/>
          <w:sz w:val="22"/>
          <w:szCs w:val="22"/>
        </w:rPr>
        <w:fldChar w:fldCharType="separate"/>
      </w:r>
      <w:r w:rsidR="005C30E8">
        <w:rPr>
          <w:rFonts w:cstheme="minorHAnsi"/>
          <w:noProof/>
          <w:sz w:val="22"/>
          <w:szCs w:val="22"/>
        </w:rPr>
        <w:t>(40)</w:t>
      </w:r>
      <w:r w:rsidR="00A900A4" w:rsidRPr="00AE0786">
        <w:rPr>
          <w:rFonts w:cstheme="minorHAnsi"/>
          <w:sz w:val="22"/>
          <w:szCs w:val="22"/>
        </w:rPr>
        <w:fldChar w:fldCharType="end"/>
      </w:r>
      <w:r w:rsidR="00A900A4" w:rsidRPr="00AE0786">
        <w:rPr>
          <w:rFonts w:cstheme="minorHAnsi"/>
          <w:sz w:val="22"/>
          <w:szCs w:val="22"/>
        </w:rPr>
        <w:t xml:space="preserve">. In this system, a fusion with the same centromere strength was shown to be either favored or disfavored depending on the genetic background that it was segregating within. In holocentric chromosomes, since they have a diffuse centromere, meiotic drive is thought to be </w:t>
      </w:r>
      <w:r>
        <w:rPr>
          <w:rFonts w:cstheme="minorHAnsi"/>
          <w:sz w:val="22"/>
          <w:szCs w:val="22"/>
        </w:rPr>
        <w:t>less likely</w:t>
      </w:r>
      <w:r w:rsidR="00A900A4" w:rsidRPr="00AE0786">
        <w:rPr>
          <w:rFonts w:cstheme="minorHAnsi"/>
          <w:sz w:val="22"/>
          <w:szCs w:val="22"/>
        </w:rPr>
        <w:t xml:space="preserve"> since multiple sequences must be favored </w:t>
      </w:r>
      <w:r>
        <w:rPr>
          <w:rFonts w:cstheme="minorHAnsi"/>
          <w:sz w:val="22"/>
          <w:szCs w:val="22"/>
        </w:rPr>
        <w:t xml:space="preserve">simultaneously </w:t>
      </w:r>
      <w:r w:rsidR="00A900A4" w:rsidRPr="00AE0786">
        <w:rPr>
          <w:rFonts w:cstheme="minorHAnsi"/>
          <w:sz w:val="22"/>
          <w:szCs w:val="22"/>
        </w:rPr>
        <w:t xml:space="preserve">to have </w:t>
      </w:r>
      <w:r>
        <w:rPr>
          <w:rFonts w:cstheme="minorHAnsi"/>
          <w:sz w:val="22"/>
          <w:szCs w:val="22"/>
        </w:rPr>
        <w:t>a strong impact on</w:t>
      </w:r>
      <w:r w:rsidR="00A900A4" w:rsidRPr="00AE0786">
        <w:rPr>
          <w:rFonts w:cstheme="minorHAnsi"/>
          <w:sz w:val="22"/>
          <w:szCs w:val="22"/>
        </w:rPr>
        <w:t xml:space="preserve"> segregat</w:t>
      </w:r>
      <w:r>
        <w:rPr>
          <w:rFonts w:cstheme="minorHAnsi"/>
          <w:sz w:val="22"/>
          <w:szCs w:val="22"/>
        </w:rPr>
        <w:t>ion</w:t>
      </w:r>
      <w:r w:rsidR="00A900A4" w:rsidRPr="00AE0786">
        <w:rPr>
          <w:rFonts w:cstheme="minorHAnsi"/>
          <w:sz w:val="22"/>
          <w:szCs w:val="22"/>
        </w:rPr>
        <w:t xml:space="preserve"> </w:t>
      </w:r>
      <w:r w:rsidR="00A900A4" w:rsidRPr="00AE0786">
        <w:rPr>
          <w:rFonts w:cstheme="minorHAnsi"/>
          <w:sz w:val="22"/>
          <w:szCs w:val="22"/>
        </w:rPr>
        <w:fldChar w:fldCharType="begin"/>
      </w:r>
      <w:r w:rsidR="005C30E8">
        <w:rPr>
          <w:rFonts w:cstheme="minorHAnsi"/>
          <w:sz w:val="22"/>
          <w:szCs w:val="22"/>
        </w:rPr>
        <w:instrText xml:space="preserve"> ADDIN EN.CITE &lt;EndNote&gt;&lt;Cite&gt;&lt;Author&gt;Gassmann&lt;/Author&gt;&lt;Year&gt;2012&lt;/Year&gt;&lt;RecNum&gt;2858&lt;/RecNum&gt;&lt;DisplayText&gt;(41)&lt;/DisplayText&gt;&lt;record&gt;&lt;rec-number&gt;2858&lt;/rec-number&gt;&lt;foreign-keys&gt;&lt;key app="EN" db-id="20tzrfeaqpde50e5e2dvtwp7sr5fsss0txe9" timestamp="1591570887"&gt;2858&lt;/key&gt;&lt;/foreign-keys&gt;&lt;ref-type name="Journal Article"&gt;17&lt;/ref-type&gt;&lt;contributors&gt;&lt;authors&gt;&lt;author&gt;Gassmann, Reto&lt;/author&gt;&lt;author&gt;Rechtsteiner, Andreas&lt;/author&gt;&lt;author&gt;Yuen, Karen W&lt;/author&gt;&lt;author&gt;Muroyama, Andrew&lt;/author&gt;&lt;author&gt;Egelhofer, Thea&lt;/author&gt;&lt;author&gt;Gaydos, Laura&lt;/author&gt;&lt;author&gt;Barron, Francie&lt;/author&gt;&lt;author&gt;Maddox, Paul&lt;/author&gt;&lt;author&gt;Essex, Anthony&lt;/author&gt;&lt;author&gt;Monen, Joost&lt;/author&gt;&lt;/authors&gt;&lt;/contributors&gt;&lt;titles&gt;&lt;title&gt;An inverse relationship to germline transcription defines centromeric chromatin in C. elegans&lt;/title&gt;&lt;secondary-title&gt;Nature&lt;/secondary-title&gt;&lt;/titles&gt;&lt;periodical&gt;&lt;full-title&gt;Nature&lt;/full-title&gt;&lt;/periodical&gt;&lt;pages&gt;534-537&lt;/pages&gt;&lt;volume&gt;484&lt;/volume&gt;&lt;number&gt;7395&lt;/number&gt;&lt;dates&gt;&lt;year&gt;2012&lt;/year&gt;&lt;/dates&gt;&lt;isbn&gt;1476-4687&lt;/isbn&gt;&lt;urls&gt;&lt;/urls&gt;&lt;/record&gt;&lt;/Cite&gt;&lt;/EndNote&gt;</w:instrText>
      </w:r>
      <w:r w:rsidR="00A900A4" w:rsidRPr="00AE0786">
        <w:rPr>
          <w:rFonts w:cstheme="minorHAnsi"/>
          <w:sz w:val="22"/>
          <w:szCs w:val="22"/>
        </w:rPr>
        <w:fldChar w:fldCharType="separate"/>
      </w:r>
      <w:r w:rsidR="005C30E8">
        <w:rPr>
          <w:rFonts w:cstheme="minorHAnsi"/>
          <w:noProof/>
          <w:sz w:val="22"/>
          <w:szCs w:val="22"/>
        </w:rPr>
        <w:t>(41)</w:t>
      </w:r>
      <w:r w:rsidR="00A900A4" w:rsidRPr="00AE0786">
        <w:rPr>
          <w:rFonts w:cstheme="minorHAnsi"/>
          <w:sz w:val="22"/>
          <w:szCs w:val="22"/>
        </w:rPr>
        <w:fldChar w:fldCharType="end"/>
      </w:r>
      <w:r w:rsidR="00A900A4" w:rsidRPr="00AE0786">
        <w:rPr>
          <w:rFonts w:cstheme="minorHAnsi"/>
          <w:sz w:val="22"/>
          <w:szCs w:val="22"/>
        </w:rPr>
        <w:t xml:space="preserve">. </w:t>
      </w:r>
      <w:r>
        <w:rPr>
          <w:rFonts w:cstheme="minorHAnsi"/>
          <w:sz w:val="22"/>
          <w:szCs w:val="22"/>
        </w:rPr>
        <w:t>Therefor</w:t>
      </w:r>
      <w:r w:rsidR="00980022">
        <w:rPr>
          <w:rFonts w:cstheme="minorHAnsi"/>
          <w:sz w:val="22"/>
          <w:szCs w:val="22"/>
        </w:rPr>
        <w:t>e,</w:t>
      </w:r>
      <w:r>
        <w:rPr>
          <w:rFonts w:cstheme="minorHAnsi"/>
          <w:sz w:val="22"/>
          <w:szCs w:val="22"/>
        </w:rPr>
        <w:t xml:space="preserve"> meiotic drive could potentially increase or decrease rates of chromosome number evolution. </w:t>
      </w:r>
      <w:r w:rsidR="009F63DF">
        <w:rPr>
          <w:rFonts w:cstheme="minorHAnsi"/>
          <w:sz w:val="22"/>
          <w:szCs w:val="22"/>
        </w:rPr>
        <w:t xml:space="preserve">This may suggest monocentric clades </w:t>
      </w:r>
      <w:r w:rsidR="009A2FA9">
        <w:rPr>
          <w:rFonts w:cstheme="minorHAnsi"/>
          <w:sz w:val="22"/>
          <w:szCs w:val="22"/>
        </w:rPr>
        <w:t>exhibit</w:t>
      </w:r>
      <w:r w:rsidR="009F63DF">
        <w:rPr>
          <w:rFonts w:cstheme="minorHAnsi"/>
          <w:sz w:val="22"/>
          <w:szCs w:val="22"/>
        </w:rPr>
        <w:t xml:space="preserve"> more extreme rate variation dependent on the presence or absence of meiotic drive. </w:t>
      </w:r>
      <w:r w:rsidR="009A2FA9">
        <w:rPr>
          <w:rFonts w:cstheme="minorHAnsi"/>
          <w:sz w:val="22"/>
          <w:szCs w:val="22"/>
        </w:rPr>
        <w:t>This expectation matches well with the variation in rates that we observe under our complex model, where monocentric orders exhibit more variation in mean rates than holocentric orders (Figure 3A). However, our inference of rates under a simplified model show the opposite pattern with more variation in rates in holocentric orders (Figure 3B).</w:t>
      </w:r>
    </w:p>
    <w:p w14:paraId="105FE3D5" w14:textId="77777777" w:rsidR="009A2FA9" w:rsidRDefault="009A2FA9" w:rsidP="005C30E8">
      <w:pPr>
        <w:spacing w:after="0" w:line="480" w:lineRule="auto"/>
        <w:rPr>
          <w:rFonts w:cstheme="minorHAnsi"/>
          <w:sz w:val="22"/>
          <w:szCs w:val="22"/>
        </w:rPr>
      </w:pPr>
    </w:p>
    <w:p w14:paraId="3CD535F0" w14:textId="0D281BC5" w:rsidR="00254CAD" w:rsidRPr="009A2FA9" w:rsidRDefault="00233069" w:rsidP="005C30E8">
      <w:pPr>
        <w:spacing w:after="0" w:line="480" w:lineRule="auto"/>
        <w:rPr>
          <w:rFonts w:cstheme="minorHAnsi"/>
          <w:sz w:val="22"/>
          <w:szCs w:val="22"/>
        </w:rPr>
      </w:pPr>
      <w:r w:rsidRPr="003B4B92">
        <w:rPr>
          <w:rFonts w:cstheme="minorHAnsi"/>
          <w:color w:val="000000" w:themeColor="text1"/>
          <w:sz w:val="22"/>
          <w:szCs w:val="22"/>
        </w:rPr>
        <w:t xml:space="preserve">While fissions and fusions can make small changes to </w:t>
      </w:r>
      <w:r w:rsidR="00883E36" w:rsidRPr="003B4B92">
        <w:rPr>
          <w:rFonts w:cstheme="minorHAnsi"/>
          <w:color w:val="000000" w:themeColor="text1"/>
          <w:sz w:val="22"/>
          <w:szCs w:val="22"/>
        </w:rPr>
        <w:t>chromosome number</w:t>
      </w:r>
      <w:r w:rsidR="00980022" w:rsidRPr="003B4B92">
        <w:rPr>
          <w:rFonts w:cstheme="minorHAnsi"/>
          <w:color w:val="000000" w:themeColor="text1"/>
          <w:sz w:val="22"/>
          <w:szCs w:val="22"/>
        </w:rPr>
        <w:t>,</w:t>
      </w:r>
      <w:r w:rsidR="00883E36" w:rsidRPr="003B4B92">
        <w:rPr>
          <w:rFonts w:cstheme="minorHAnsi"/>
          <w:color w:val="000000" w:themeColor="text1"/>
          <w:sz w:val="22"/>
          <w:szCs w:val="22"/>
        </w:rPr>
        <w:t xml:space="preserve"> polyploidy events have the potential to lead to large increases in chromosome number much more rapidly. </w:t>
      </w:r>
      <w:ins w:id="54" w:author="Heath Blackmon" w:date="2020-08-17T13:35:00Z">
        <w:r w:rsidR="009C4DA1" w:rsidRPr="003B4B92">
          <w:rPr>
            <w:sz w:val="22"/>
            <w:szCs w:val="22"/>
          </w:rPr>
          <w:t>The frequency and impact of polyp</w:t>
        </w:r>
      </w:ins>
      <w:ins w:id="55" w:author="Heath Blackmon" w:date="2020-08-17T13:36:00Z">
        <w:r w:rsidR="009C4DA1" w:rsidRPr="003B4B92">
          <w:rPr>
            <w:sz w:val="22"/>
            <w:szCs w:val="22"/>
          </w:rPr>
          <w:t>loid</w:t>
        </w:r>
        <w:r w:rsidR="003B4B92">
          <w:rPr>
            <w:sz w:val="22"/>
            <w:szCs w:val="22"/>
          </w:rPr>
          <w:t xml:space="preserve"> in insect genome evolution is still widely debated. </w:t>
        </w:r>
      </w:ins>
      <w:ins w:id="56" w:author="Heath Blackmon" w:date="2020-08-17T13:37:00Z">
        <w:r w:rsidR="003B4B92">
          <w:rPr>
            <w:sz w:val="22"/>
            <w:szCs w:val="22"/>
          </w:rPr>
          <w:t xml:space="preserve">Some analyses for instance those based on </w:t>
        </w:r>
        <w:r w:rsidR="003B4B92" w:rsidRPr="003B4B92">
          <w:rPr>
            <w:color w:val="C00000"/>
            <w:sz w:val="22"/>
            <w:szCs w:val="22"/>
          </w:rPr>
          <w:t xml:space="preserve">distribution of ages among paralogs suggest many whole or at least large scale duplication events in at least </w:t>
        </w:r>
      </w:ins>
      <w:ins w:id="57" w:author="Heath Blackmon" w:date="2020-08-17T13:39:00Z">
        <w:r w:rsidR="003B4B92" w:rsidRPr="003B4B92">
          <w:rPr>
            <w:color w:val="C00000"/>
            <w:sz w:val="22"/>
            <w:szCs w:val="22"/>
          </w:rPr>
          <w:t>18 orders</w:t>
        </w:r>
      </w:ins>
      <w:ins w:id="58" w:author="Heath Blackmon" w:date="2020-08-17T13:40:00Z">
        <w:r w:rsidR="003B4B92" w:rsidRPr="003B4B92">
          <w:rPr>
            <w:color w:val="C00000"/>
            <w:sz w:val="22"/>
            <w:szCs w:val="22"/>
          </w:rPr>
          <w:t xml:space="preserve"> </w:t>
        </w:r>
      </w:ins>
      <w:r w:rsidR="003B4B92" w:rsidRPr="003B4B92">
        <w:rPr>
          <w:color w:val="C00000"/>
          <w:sz w:val="22"/>
          <w:szCs w:val="22"/>
        </w:rPr>
        <w:fldChar w:fldCharType="begin"/>
      </w:r>
      <w:r w:rsidR="003B4B92" w:rsidRPr="003B4B92">
        <w:rPr>
          <w:color w:val="C00000"/>
          <w:sz w:val="22"/>
          <w:szCs w:val="22"/>
        </w:rPr>
        <w:instrText xml:space="preserve"> ADDIN EN.CITE &lt;EndNote&gt;&lt;Cite&gt;&lt;Author&gt;Li&lt;/Author&gt;&lt;Year&gt;2018&lt;/Year&gt;&lt;RecNum&gt;2825&lt;/RecNum&gt;&lt;DisplayText&gt;(42, 43)&lt;/DisplayText&gt;&lt;record&gt;&lt;rec-number&gt;2825&lt;/rec-number&gt;&lt;foreign-keys&gt;&lt;key app="EN" db-id="20tzrfeaqpde50e5e2dvtwp7sr5fsss0txe9" timestamp="1590007655"&gt;2825&lt;/key&gt;&lt;/foreign-keys&gt;&lt;ref-type name="Journal Article"&gt;17&lt;/ref-type&gt;&lt;contributors&gt;&lt;authors&gt;&lt;author&gt;Li, Zheng&lt;/author&gt;&lt;author&gt;Tiley, George P&lt;/author&gt;&lt;author&gt;Galuska, Sally R&lt;/author&gt;&lt;author&gt;Reardon, Chris R&lt;/author&gt;&lt;author&gt;Kidder, Thomas I&lt;/author&gt;&lt;author&gt;Rundell, Rebecca J&lt;/author&gt;&lt;author&gt;Barker, Michael S&lt;/author&gt;&lt;/authors&gt;&lt;/contributors&gt;&lt;titles&gt;&lt;title&gt;Multiple large-scale gene and genome duplications during the evolution of hexapods&lt;/title&gt;&lt;secondary-title&gt;Proceedings of the National Academy of Sciences&lt;/secondary-title&gt;&lt;/titles&gt;&lt;periodical&gt;&lt;full-title&gt;Proceedings of the National Academy of Sciences&lt;/full-title&gt;&lt;/periodical&gt;&lt;pages&gt;4713-4718&lt;/pages&gt;&lt;volume&gt;115&lt;/volume&gt;&lt;number&gt;18&lt;/number&gt;&lt;dates&gt;&lt;year&gt;2018&lt;/year&gt;&lt;/dates&gt;&lt;isbn&gt;0027-8424&lt;/isbn&gt;&lt;urls&gt;&lt;/urls&gt;&lt;/record&gt;&lt;/Cite&gt;&lt;Cite&gt;&lt;Author&gt;Li&lt;/Author&gt;&lt;Year&gt;2019&lt;/Year&gt;&lt;RecNum&gt;2827&lt;/RecNum&gt;&lt;record&gt;&lt;rec-number&gt;2827&lt;/rec-number&gt;&lt;foreign-keys&gt;&lt;key app="EN" db-id="20tzrfeaqpde50e5e2dvtwp7sr5fsss0txe9" timestamp="1590007813"&gt;2827&lt;/key&gt;&lt;/foreign-keys&gt;&lt;ref-type name="Journal Article"&gt;17&lt;/ref-type&gt;&lt;contributors&gt;&lt;authors&gt;&lt;author&gt;Li, Zheng&lt;/author&gt;&lt;author&gt;Tiley, George P&lt;/author&gt;&lt;author&gt;Rundell, Rebecca J&lt;/author&gt;&lt;author&gt;Barker, Michael S&lt;/author&gt;&lt;/authors&gt;&lt;/contributors&gt;&lt;titles&gt;&lt;title&gt;Reply to Nakatani and McLysaght: analyzing deep duplication events&lt;/title&gt;&lt;secondary-title&gt;Proceedings of the National Academy of Sciences&lt;/secondary-title&gt;&lt;/titles&gt;&lt;periodical&gt;&lt;full-title&gt;Proceedings of the National Academy of Sciences&lt;/full-title&gt;&lt;/periodical&gt;&lt;pages&gt;1819-1820&lt;/pages&gt;&lt;volume&gt;116&lt;/volume&gt;&lt;number&gt;6&lt;/number&gt;&lt;dates&gt;&lt;year&gt;2019&lt;/year&gt;&lt;/dates&gt;&lt;isbn&gt;0027-8424&lt;/isbn&gt;&lt;urls&gt;&lt;/urls&gt;&lt;/record&gt;&lt;/Cite&gt;&lt;/EndNote&gt;</w:instrText>
      </w:r>
      <w:r w:rsidR="003B4B92" w:rsidRPr="003B4B92">
        <w:rPr>
          <w:color w:val="C00000"/>
          <w:sz w:val="22"/>
          <w:szCs w:val="22"/>
        </w:rPr>
        <w:fldChar w:fldCharType="separate"/>
      </w:r>
      <w:r w:rsidR="003B4B92" w:rsidRPr="003B4B92">
        <w:rPr>
          <w:noProof/>
          <w:color w:val="C00000"/>
          <w:sz w:val="22"/>
          <w:szCs w:val="22"/>
        </w:rPr>
        <w:t>(42, 43)</w:t>
      </w:r>
      <w:r w:rsidR="003B4B92" w:rsidRPr="003B4B92">
        <w:rPr>
          <w:color w:val="C00000"/>
          <w:sz w:val="22"/>
          <w:szCs w:val="22"/>
        </w:rPr>
        <w:fldChar w:fldCharType="end"/>
      </w:r>
      <w:ins w:id="59" w:author="Heath Blackmon" w:date="2020-08-17T13:40:00Z">
        <w:r w:rsidR="003B4B92" w:rsidRPr="003B4B92">
          <w:rPr>
            <w:color w:val="C00000"/>
            <w:sz w:val="22"/>
            <w:szCs w:val="22"/>
          </w:rPr>
          <w:t>.</w:t>
        </w:r>
      </w:ins>
      <w:ins w:id="60" w:author="Heath Blackmon" w:date="2020-08-17T13:39:00Z">
        <w:r w:rsidR="003B4B92" w:rsidRPr="003B4B92">
          <w:rPr>
            <w:color w:val="C00000"/>
            <w:sz w:val="22"/>
            <w:szCs w:val="22"/>
          </w:rPr>
          <w:t xml:space="preserve"> </w:t>
        </w:r>
      </w:ins>
      <w:ins w:id="61" w:author="Heath Blackmon" w:date="2020-08-17T13:40:00Z">
        <w:r w:rsidR="003B4B92" w:rsidRPr="003B4B92">
          <w:rPr>
            <w:rFonts w:cstheme="minorHAnsi"/>
            <w:color w:val="C00000"/>
            <w:sz w:val="22"/>
            <w:szCs w:val="22"/>
          </w:rPr>
          <w:t>In contrast, analyses</w:t>
        </w:r>
      </w:ins>
      <w:ins w:id="62" w:author="Heath Blackmon" w:date="2020-08-17T13:41:00Z">
        <w:r w:rsidR="003B4B92" w:rsidRPr="003B4B92">
          <w:rPr>
            <w:rFonts w:cstheme="minorHAnsi"/>
            <w:color w:val="C00000"/>
            <w:sz w:val="22"/>
            <w:szCs w:val="22"/>
          </w:rPr>
          <w:t xml:space="preserve"> based on </w:t>
        </w:r>
      </w:ins>
      <w:ins w:id="63" w:author="Heath Blackmon" w:date="2020-08-17T13:46:00Z">
        <w:r w:rsidR="001C5D0C" w:rsidRPr="003B4B92">
          <w:rPr>
            <w:rFonts w:cstheme="minorHAnsi"/>
            <w:color w:val="C00000"/>
            <w:sz w:val="22"/>
            <w:szCs w:val="22"/>
          </w:rPr>
          <w:t>synten</w:t>
        </w:r>
        <w:r w:rsidR="001C5D0C">
          <w:rPr>
            <w:rFonts w:cstheme="minorHAnsi"/>
            <w:color w:val="C00000"/>
            <w:sz w:val="22"/>
            <w:szCs w:val="22"/>
          </w:rPr>
          <w:t>y</w:t>
        </w:r>
      </w:ins>
      <w:ins w:id="64" w:author="Heath Blackmon" w:date="2020-08-17T13:41:00Z">
        <w:r w:rsidR="003B4B92" w:rsidRPr="003B4B92">
          <w:rPr>
            <w:rFonts w:cstheme="minorHAnsi"/>
            <w:color w:val="C00000"/>
            <w:sz w:val="22"/>
            <w:szCs w:val="22"/>
          </w:rPr>
          <w:t xml:space="preserve"> suggest fewer whole genome duplication events</w:t>
        </w:r>
      </w:ins>
      <w:r w:rsidR="003B4B92" w:rsidRPr="003B4B92">
        <w:rPr>
          <w:rFonts w:cstheme="minorHAnsi"/>
          <w:color w:val="C00000"/>
          <w:sz w:val="22"/>
          <w:szCs w:val="22"/>
        </w:rPr>
        <w:fldChar w:fldCharType="begin">
          <w:fldData xml:space="preserve">PEVuZE5vdGU+PENpdGU+PEF1dGhvcj5LYW5kdWw8L0F1dGhvcj48WWVhcj4yMDA3PC9ZZWFyPjxS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</w:fldData>
        </w:fldChar>
      </w:r>
      <w:r w:rsidR="003B4B92" w:rsidRPr="003B4B92">
        <w:rPr>
          <w:rFonts w:cstheme="minorHAnsi"/>
          <w:color w:val="C00000"/>
          <w:sz w:val="22"/>
          <w:szCs w:val="22"/>
        </w:rPr>
        <w:instrText xml:space="preserve"> ADDIN EN.CITE </w:instrText>
      </w:r>
      <w:r w:rsidR="003B4B92" w:rsidRPr="003B4B92">
        <w:rPr>
          <w:rFonts w:cstheme="minorHAnsi"/>
          <w:color w:val="C00000"/>
          <w:sz w:val="22"/>
          <w:szCs w:val="22"/>
        </w:rPr>
        <w:fldChar w:fldCharType="begin">
          <w:fldData xml:space="preserve">PEVuZE5vdGU+PENpdGU+PEF1dGhvcj5LYW5kdWw8L0F1dGhvcj48WWVhcj4yMDA3PC9ZZWFyPjxS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</w:fldData>
        </w:fldChar>
      </w:r>
      <w:r w:rsidR="003B4B92" w:rsidRPr="003B4B92">
        <w:rPr>
          <w:rFonts w:cstheme="minorHAnsi"/>
          <w:color w:val="C00000"/>
          <w:sz w:val="22"/>
          <w:szCs w:val="22"/>
        </w:rPr>
        <w:instrText xml:space="preserve"> ADDIN EN.CITE.DATA </w:instrText>
      </w:r>
      <w:r w:rsidR="003B4B92" w:rsidRPr="003B4B92">
        <w:rPr>
          <w:rFonts w:cstheme="minorHAnsi"/>
          <w:color w:val="C00000"/>
          <w:sz w:val="22"/>
          <w:szCs w:val="22"/>
        </w:rPr>
      </w:r>
      <w:r w:rsidR="003B4B92" w:rsidRPr="003B4B92">
        <w:rPr>
          <w:rFonts w:cstheme="minorHAnsi"/>
          <w:color w:val="C00000"/>
          <w:sz w:val="22"/>
          <w:szCs w:val="22"/>
        </w:rPr>
        <w:fldChar w:fldCharType="end"/>
      </w:r>
      <w:r w:rsidR="003B4B92" w:rsidRPr="003B4B92">
        <w:rPr>
          <w:rFonts w:cstheme="minorHAnsi"/>
          <w:color w:val="C00000"/>
          <w:sz w:val="22"/>
          <w:szCs w:val="22"/>
        </w:rPr>
        <w:fldChar w:fldCharType="separate"/>
      </w:r>
      <w:r w:rsidR="003B4B92" w:rsidRPr="003B4B92">
        <w:rPr>
          <w:rFonts w:cstheme="minorHAnsi"/>
          <w:noProof/>
          <w:color w:val="C00000"/>
          <w:sz w:val="22"/>
          <w:szCs w:val="22"/>
        </w:rPr>
        <w:t>(44, 45)</w:t>
      </w:r>
      <w:r w:rsidR="003B4B92" w:rsidRPr="003B4B92">
        <w:rPr>
          <w:rFonts w:cstheme="minorHAnsi"/>
          <w:color w:val="C00000"/>
          <w:sz w:val="22"/>
          <w:szCs w:val="22"/>
        </w:rPr>
        <w:fldChar w:fldCharType="end"/>
      </w:r>
      <w:ins w:id="65" w:author="Heath Blackmon" w:date="2020-08-17T13:42:00Z">
        <w:r w:rsidR="003B4B92" w:rsidRPr="003B4B92">
          <w:rPr>
            <w:rFonts w:cstheme="minorHAnsi"/>
            <w:color w:val="C00000"/>
            <w:sz w:val="22"/>
            <w:szCs w:val="22"/>
          </w:rPr>
          <w:t>.</w:t>
        </w:r>
      </w:ins>
      <w:ins w:id="66" w:author="Heath Blackmon" w:date="2020-08-17T13:39:00Z">
        <w:r w:rsidR="003B4B92" w:rsidRPr="003B4B92">
          <w:rPr>
            <w:color w:val="C00000"/>
            <w:sz w:val="22"/>
            <w:szCs w:val="22"/>
          </w:rPr>
          <w:t xml:space="preserve"> </w:t>
        </w:r>
      </w:ins>
      <w:r w:rsidR="00254CAD" w:rsidRPr="003B4B92">
        <w:rPr>
          <w:rFonts w:cstheme="minorHAnsi"/>
          <w:color w:val="000000" w:themeColor="text1"/>
          <w:sz w:val="22"/>
          <w:szCs w:val="22"/>
        </w:rPr>
        <w:t>Even a small number of polyploidy events depending on their distribution</w:t>
      </w:r>
      <w:r w:rsidR="00254CAD">
        <w:rPr>
          <w:rFonts w:cstheme="minorHAnsi"/>
          <w:color w:val="000000" w:themeColor="text1"/>
          <w:sz w:val="22"/>
          <w:szCs w:val="22"/>
        </w:rPr>
        <w:t xml:space="preserve"> in the tree could lead to much higher variance in chromosome number for a clade. The </w:t>
      </w:r>
      <w:r w:rsidR="00254CAD">
        <w:rPr>
          <w:rFonts w:cstheme="minorHAnsi"/>
          <w:color w:val="000000" w:themeColor="text1"/>
          <w:sz w:val="22"/>
          <w:szCs w:val="22"/>
        </w:rPr>
        <w:lastRenderedPageBreak/>
        <w:t xml:space="preserve">application of probabilistic models that include polyploidy as a parameter are particularly important if the goal is to understand whether or not fissions and fusions are occurring at different rates among clades </w:t>
      </w:r>
      <w:r w:rsidR="00254CAD">
        <w:rPr>
          <w:rFonts w:cstheme="minorHAnsi"/>
          <w:color w:val="000000" w:themeColor="text1"/>
          <w:sz w:val="22"/>
          <w:szCs w:val="22"/>
        </w:rPr>
        <w:fldChar w:fldCharType="begin">
          <w:fldData xml:space="preserve">PEVuZE5vdGU+PENpdGU+PEF1dGhvcj5CbGFja21vbjwvQXV0aG9yPjxZZWFyPjIwMTk8L1llYXI+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</w:fldData>
        </w:fldChar>
      </w:r>
      <w:r w:rsidR="009C4DA1">
        <w:rPr>
          <w:rFonts w:cstheme="minorHAnsi"/>
          <w:color w:val="000000" w:themeColor="text1"/>
          <w:sz w:val="22"/>
          <w:szCs w:val="22"/>
        </w:rPr>
        <w:instrText xml:space="preserve"> ADDIN EN.CITE </w:instrText>
      </w:r>
      <w:r w:rsidR="009C4DA1">
        <w:rPr>
          <w:rFonts w:cstheme="minorHAnsi"/>
          <w:color w:val="000000" w:themeColor="text1"/>
          <w:sz w:val="22"/>
          <w:szCs w:val="22"/>
        </w:rPr>
        <w:fldChar w:fldCharType="begin">
          <w:fldData xml:space="preserve">PEVuZE5vdGU+PENpdGU+PEF1dGhvcj5CbGFja21vbjwvQXV0aG9yPjxZZWFyPjIwMTk8L1llYXI+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</w:fldData>
        </w:fldChar>
      </w:r>
      <w:r w:rsidR="009C4DA1">
        <w:rPr>
          <w:rFonts w:cstheme="minorHAnsi"/>
          <w:color w:val="000000" w:themeColor="text1"/>
          <w:sz w:val="22"/>
          <w:szCs w:val="22"/>
        </w:rPr>
        <w:instrText xml:space="preserve"> ADDIN EN.CITE.DATA </w:instrText>
      </w:r>
      <w:r w:rsidR="009C4DA1">
        <w:rPr>
          <w:rFonts w:cstheme="minorHAnsi"/>
          <w:color w:val="000000" w:themeColor="text1"/>
          <w:sz w:val="22"/>
          <w:szCs w:val="22"/>
        </w:rPr>
      </w:r>
      <w:r w:rsidR="009C4DA1">
        <w:rPr>
          <w:rFonts w:cstheme="minorHAnsi"/>
          <w:color w:val="000000" w:themeColor="text1"/>
          <w:sz w:val="22"/>
          <w:szCs w:val="22"/>
        </w:rPr>
        <w:fldChar w:fldCharType="end"/>
      </w:r>
      <w:r w:rsidR="00254CAD">
        <w:rPr>
          <w:rFonts w:cstheme="minorHAnsi"/>
          <w:color w:val="000000" w:themeColor="text1"/>
          <w:sz w:val="22"/>
          <w:szCs w:val="22"/>
        </w:rPr>
        <w:fldChar w:fldCharType="separate"/>
      </w:r>
      <w:r w:rsidR="009C4DA1">
        <w:rPr>
          <w:rFonts w:cstheme="minorHAnsi"/>
          <w:noProof/>
          <w:color w:val="000000" w:themeColor="text1"/>
          <w:sz w:val="22"/>
          <w:szCs w:val="22"/>
        </w:rPr>
        <w:t>(5, 46-48)</w:t>
      </w:r>
      <w:r w:rsidR="00254CAD">
        <w:rPr>
          <w:rFonts w:cstheme="minorHAnsi"/>
          <w:color w:val="000000" w:themeColor="text1"/>
          <w:sz w:val="22"/>
          <w:szCs w:val="22"/>
        </w:rPr>
        <w:fldChar w:fldCharType="end"/>
      </w:r>
      <w:r w:rsidR="00254CAD">
        <w:rPr>
          <w:rFonts w:cstheme="minorHAnsi"/>
          <w:color w:val="000000" w:themeColor="text1"/>
          <w:sz w:val="22"/>
          <w:szCs w:val="22"/>
        </w:rPr>
        <w:t xml:space="preserve">. </w:t>
      </w:r>
      <w:r w:rsidR="009A2FA9">
        <w:rPr>
          <w:rFonts w:cstheme="minorHAnsi"/>
          <w:color w:val="000000" w:themeColor="text1"/>
          <w:sz w:val="22"/>
          <w:szCs w:val="22"/>
        </w:rPr>
        <w:t>The striking differences that we see in rate estimates under our two models is a clear example of the importance of evaluating the impact of polyploidy.</w:t>
      </w:r>
      <w:ins w:id="67" w:author="Microsoft Office User" w:date="2020-08-15T02:42:00Z">
        <w:r w:rsidR="00B8108A">
          <w:rPr>
            <w:rFonts w:cstheme="minorHAnsi"/>
            <w:color w:val="000000" w:themeColor="text1"/>
            <w:sz w:val="22"/>
            <w:szCs w:val="22"/>
          </w:rPr>
          <w:t xml:space="preserve"> </w:t>
        </w:r>
      </w:ins>
      <w:ins w:id="68" w:author="Heath Blackmon" w:date="2020-08-16T15:58:00Z">
        <w:r w:rsidR="004C17CE">
          <w:rPr>
            <w:rFonts w:cstheme="minorHAnsi"/>
            <w:color w:val="000000" w:themeColor="text1"/>
            <w:sz w:val="22"/>
            <w:szCs w:val="22"/>
          </w:rPr>
          <w:t>However, we note that in our analysis the credible interval of our test statistic overlapped zero using both approaches</w:t>
        </w:r>
      </w:ins>
      <w:ins w:id="69" w:author="Heath Blackmon" w:date="2020-08-16T15:59:00Z">
        <w:r w:rsidR="004C17CE">
          <w:rPr>
            <w:rFonts w:cstheme="minorHAnsi"/>
            <w:color w:val="000000" w:themeColor="text1"/>
            <w:sz w:val="22"/>
            <w:szCs w:val="22"/>
          </w:rPr>
          <w:t>.</w:t>
        </w:r>
      </w:ins>
      <w:ins w:id="70" w:author="Heath Blackmon" w:date="2020-08-16T15:58:00Z">
        <w:r w:rsidR="004C17CE">
          <w:rPr>
            <w:rFonts w:cstheme="minorHAnsi"/>
            <w:color w:val="000000" w:themeColor="text1"/>
            <w:sz w:val="22"/>
            <w:szCs w:val="22"/>
          </w:rPr>
          <w:t xml:space="preserve"> </w:t>
        </w:r>
      </w:ins>
      <w:ins w:id="71" w:author="Heath Blackmon" w:date="2020-08-16T15:59:00Z">
        <w:r w:rsidR="004C17CE">
          <w:rPr>
            <w:rFonts w:cstheme="minorHAnsi"/>
            <w:color w:val="000000" w:themeColor="text1"/>
            <w:sz w:val="22"/>
            <w:szCs w:val="22"/>
          </w:rPr>
          <w:t>This suggests</w:t>
        </w:r>
      </w:ins>
      <w:ins w:id="72" w:author="Heath Blackmon" w:date="2020-08-16T15:58:00Z">
        <w:r w:rsidR="004C17CE">
          <w:rPr>
            <w:rFonts w:cstheme="minorHAnsi"/>
            <w:color w:val="000000" w:themeColor="text1"/>
            <w:sz w:val="22"/>
            <w:szCs w:val="22"/>
          </w:rPr>
          <w:t xml:space="preserve"> that the inclusion or exclusion of polyploidy in this particular analysis</w:t>
        </w:r>
      </w:ins>
      <w:ins w:id="73" w:author="Heath Blackmon" w:date="2020-08-16T15:59:00Z">
        <w:r w:rsidR="004C17CE">
          <w:rPr>
            <w:rFonts w:cstheme="minorHAnsi"/>
            <w:color w:val="000000" w:themeColor="text1"/>
            <w:sz w:val="22"/>
            <w:szCs w:val="22"/>
          </w:rPr>
          <w:t xml:space="preserve"> has no impact on our interpretation of the results</w:t>
        </w:r>
      </w:ins>
      <w:ins w:id="74" w:author="Microsoft Office User" w:date="2020-08-15T02:44:00Z">
        <w:r w:rsidR="00B8108A">
          <w:rPr>
            <w:rFonts w:eastAsiaTheme="minorEastAsia" w:cstheme="minorHAnsi"/>
            <w:bCs/>
            <w:sz w:val="22"/>
            <w:szCs w:val="22"/>
          </w:rPr>
          <w:t xml:space="preserve"> (Figure 2).</w:t>
        </w:r>
      </w:ins>
    </w:p>
    <w:p w14:paraId="71DBA243" w14:textId="77777777" w:rsidR="00254CAD" w:rsidRDefault="00254CAD" w:rsidP="005C30E8">
      <w:pPr>
        <w:spacing w:after="0" w:line="480" w:lineRule="auto"/>
        <w:rPr>
          <w:rFonts w:cstheme="minorHAnsi"/>
          <w:color w:val="000000" w:themeColor="text1"/>
          <w:sz w:val="22"/>
          <w:szCs w:val="22"/>
        </w:rPr>
      </w:pPr>
    </w:p>
    <w:p w14:paraId="5153997C" w14:textId="085CB902" w:rsidR="007C5394" w:rsidRDefault="007C5394" w:rsidP="005C30E8">
      <w:pPr>
        <w:spacing w:after="0" w:line="480" w:lineRule="auto"/>
        <w:rPr>
          <w:rFonts w:cstheme="minorHAnsi"/>
          <w:color w:val="000000" w:themeColor="text1"/>
          <w:sz w:val="22"/>
          <w:szCs w:val="22"/>
        </w:rPr>
      </w:pPr>
      <w:r>
        <w:rPr>
          <w:rFonts w:cstheme="minorHAnsi"/>
          <w:color w:val="000000" w:themeColor="text1"/>
          <w:sz w:val="22"/>
          <w:szCs w:val="22"/>
        </w:rPr>
        <w:t xml:space="preserve">Likewise, analyses within any one clade are difficult to interpret; for instance, the </w:t>
      </w:r>
      <w:proofErr w:type="spellStart"/>
      <w:r>
        <w:rPr>
          <w:rFonts w:cstheme="minorHAnsi"/>
          <w:color w:val="000000" w:themeColor="text1"/>
          <w:sz w:val="22"/>
          <w:szCs w:val="22"/>
        </w:rPr>
        <w:t>Reduviidae</w:t>
      </w:r>
      <w:proofErr w:type="spellEnd"/>
      <w:r>
        <w:rPr>
          <w:rFonts w:cstheme="minorHAnsi"/>
          <w:color w:val="000000" w:themeColor="text1"/>
          <w:sz w:val="22"/>
          <w:szCs w:val="22"/>
        </w:rPr>
        <w:t xml:space="preserve"> are a group of holocentric hemipterans</w:t>
      </w:r>
      <w:r w:rsidR="00CF6083">
        <w:rPr>
          <w:rFonts w:cstheme="minorHAnsi"/>
          <w:color w:val="000000" w:themeColor="text1"/>
          <w:sz w:val="22"/>
          <w:szCs w:val="22"/>
        </w:rPr>
        <w:t>. If holocentricity allows for tolerance of fissions we would predict that this clade would show large variations in chromosome number</w:t>
      </w:r>
      <w:r>
        <w:rPr>
          <w:rFonts w:cstheme="minorHAnsi"/>
          <w:color w:val="000000" w:themeColor="text1"/>
          <w:sz w:val="22"/>
          <w:szCs w:val="22"/>
        </w:rPr>
        <w:t xml:space="preserve">, but surveys of this group show that they have very little variation in chromosome number </w:t>
      </w:r>
      <w:r>
        <w:rPr>
          <w:rFonts w:cstheme="minorHAnsi"/>
          <w:color w:val="000000" w:themeColor="text1"/>
          <w:sz w:val="22"/>
          <w:szCs w:val="22"/>
        </w:rPr>
        <w:fldChar w:fldCharType="begin"/>
      </w:r>
      <w:r w:rsidR="009C4DA1">
        <w:rPr>
          <w:rFonts w:cstheme="minorHAnsi"/>
          <w:color w:val="000000" w:themeColor="text1"/>
          <w:sz w:val="22"/>
          <w:szCs w:val="22"/>
        </w:rPr>
        <w:instrText xml:space="preserve"> ADDIN EN.CITE &lt;EndNote&gt;&lt;Cite&gt;&lt;Author&gt;Poggio&lt;/Author&gt;&lt;Year&gt;2007&lt;/Year&gt;&lt;RecNum&gt;2828&lt;/RecNum&gt;&lt;DisplayText&gt;(49)&lt;/DisplayText&gt;&lt;record&gt;&lt;rec-number&gt;2828&lt;/rec-number&gt;&lt;foreign-keys&gt;&lt;key app="EN" db-id="20tzrfeaqpde50e5e2dvtwp7sr5fsss0txe9" timestamp="1590008326"&gt;2828&lt;/key&gt;&lt;/foreign-keys&gt;&lt;ref-type name="Journal Article"&gt;17&lt;/ref-type&gt;&lt;contributors&gt;&lt;authors&gt;&lt;author&gt;Poggio, MG&lt;/author&gt;&lt;author&gt;Bressa, MJ&lt;/author&gt;&lt;author&gt;Papeschi, AG&lt;/author&gt;&lt;/authors&gt;&lt;/contributors&gt;&lt;titles&gt;&lt;title&gt;Karyotype evolution in Reduviidae (Insecta: Heteroptera) with special reference to Stenopodainae and Harpactorinae&lt;/title&gt;&lt;secondary-title&gt;Comparative Cytogenetics&lt;/secondary-title&gt;&lt;/titles&gt;&lt;periodical&gt;&lt;full-title&gt;Comparative Cytogenetics&lt;/full-title&gt;&lt;/periodical&gt;&lt;pages&gt;159-168&lt;/pages&gt;&lt;volume&gt;1&lt;/volume&gt;&lt;number&gt;2&lt;/number&gt;&lt;dates&gt;&lt;year&gt;2007&lt;/year&gt;&lt;/dates&gt;&lt;urls&gt;&lt;/urls&gt;&lt;/record&gt;&lt;/Cite&gt;&lt;/EndNote&gt;</w:instrText>
      </w:r>
      <w:r>
        <w:rPr>
          <w:rFonts w:cstheme="minorHAnsi"/>
          <w:color w:val="000000" w:themeColor="text1"/>
          <w:sz w:val="22"/>
          <w:szCs w:val="22"/>
        </w:rPr>
        <w:fldChar w:fldCharType="separate"/>
      </w:r>
      <w:r w:rsidR="009C4DA1">
        <w:rPr>
          <w:rFonts w:cstheme="minorHAnsi"/>
          <w:noProof/>
          <w:color w:val="000000" w:themeColor="text1"/>
          <w:sz w:val="22"/>
          <w:szCs w:val="22"/>
        </w:rPr>
        <w:t>(49)</w:t>
      </w:r>
      <w:r>
        <w:rPr>
          <w:rFonts w:cstheme="minorHAnsi"/>
          <w:color w:val="000000" w:themeColor="text1"/>
          <w:sz w:val="22"/>
          <w:szCs w:val="22"/>
        </w:rPr>
        <w:fldChar w:fldCharType="end"/>
      </w:r>
      <w:r>
        <w:rPr>
          <w:rFonts w:cstheme="minorHAnsi"/>
          <w:color w:val="000000" w:themeColor="text1"/>
          <w:sz w:val="22"/>
          <w:szCs w:val="22"/>
        </w:rPr>
        <w:t>. However, without a closely related clade with monocentric chromosomes, it is difficult to weigh the evidence against the traditional hypothesis for increased rates in holocentric clades.  Furthermore, comparisons among studies is also difficult because rates are directly affected by divergence time estimates</w:t>
      </w:r>
      <w:r w:rsidR="00CF6083">
        <w:rPr>
          <w:rFonts w:cstheme="minorHAnsi"/>
          <w:color w:val="000000" w:themeColor="text1"/>
          <w:sz w:val="22"/>
          <w:szCs w:val="22"/>
        </w:rPr>
        <w:t xml:space="preserve"> and the method of parameter estimation (e.g. the application of priors in Bayesian analyses)</w:t>
      </w:r>
      <w:r>
        <w:rPr>
          <w:rFonts w:cstheme="minorHAnsi"/>
          <w:color w:val="000000" w:themeColor="text1"/>
          <w:sz w:val="22"/>
          <w:szCs w:val="22"/>
        </w:rPr>
        <w:t xml:space="preserve">. We argue that comparisons of rates are only informative in cases where a single phylogeny with a consistent approach to dating </w:t>
      </w:r>
      <w:r w:rsidR="00A3009D">
        <w:rPr>
          <w:rFonts w:cstheme="minorHAnsi"/>
          <w:color w:val="000000" w:themeColor="text1"/>
          <w:sz w:val="22"/>
          <w:szCs w:val="22"/>
        </w:rPr>
        <w:t xml:space="preserve">and rate estimation </w:t>
      </w:r>
      <w:r>
        <w:rPr>
          <w:rFonts w:cstheme="minorHAnsi"/>
          <w:color w:val="000000" w:themeColor="text1"/>
          <w:sz w:val="22"/>
          <w:szCs w:val="22"/>
        </w:rPr>
        <w:t>has been applied to both clades with holocentric and monocentric chromosomes.</w:t>
      </w:r>
    </w:p>
    <w:p w14:paraId="0CF4BA66" w14:textId="77777777" w:rsidR="00254CAD" w:rsidRDefault="00254CAD" w:rsidP="005C30E8">
      <w:pPr>
        <w:spacing w:after="0" w:line="480" w:lineRule="auto"/>
        <w:rPr>
          <w:rFonts w:cstheme="minorHAnsi"/>
          <w:b/>
          <w:bCs/>
          <w:color w:val="FF0000"/>
          <w:sz w:val="22"/>
          <w:szCs w:val="22"/>
        </w:rPr>
      </w:pPr>
    </w:p>
    <w:p w14:paraId="4FF39B65" w14:textId="37B196D1" w:rsidR="00FA56D7" w:rsidRPr="00E51865" w:rsidRDefault="002E1D42" w:rsidP="005C30E8">
      <w:pPr>
        <w:spacing w:after="0" w:line="480" w:lineRule="auto"/>
        <w:rPr>
          <w:rFonts w:cstheme="minorHAnsi"/>
          <w:b/>
          <w:bCs/>
          <w:color w:val="FF0000"/>
          <w:sz w:val="22"/>
          <w:szCs w:val="22"/>
        </w:rPr>
      </w:pPr>
      <w:r w:rsidRPr="002E1D42">
        <w:rPr>
          <w:rFonts w:cstheme="minorHAnsi"/>
          <w:color w:val="000000" w:themeColor="text1"/>
          <w:sz w:val="22"/>
          <w:szCs w:val="22"/>
        </w:rPr>
        <w:t xml:space="preserve">One potentially </w:t>
      </w:r>
      <w:r>
        <w:rPr>
          <w:rFonts w:cstheme="minorHAnsi"/>
          <w:color w:val="000000" w:themeColor="text1"/>
          <w:sz w:val="22"/>
          <w:szCs w:val="22"/>
        </w:rPr>
        <w:t xml:space="preserve">important cause of variation in rates of chromosome </w:t>
      </w:r>
      <w:r w:rsidR="00614AC6">
        <w:rPr>
          <w:rFonts w:cstheme="minorHAnsi"/>
          <w:color w:val="000000" w:themeColor="text1"/>
          <w:sz w:val="22"/>
          <w:szCs w:val="22"/>
        </w:rPr>
        <w:t xml:space="preserve">number </w:t>
      </w:r>
      <w:r>
        <w:rPr>
          <w:rFonts w:cstheme="minorHAnsi"/>
          <w:color w:val="000000" w:themeColor="text1"/>
          <w:sz w:val="22"/>
          <w:szCs w:val="22"/>
        </w:rPr>
        <w:t xml:space="preserve">evolution is population size. This idea has its origins in the development of models of chromosomal speciation </w:t>
      </w:r>
      <w:r>
        <w:rPr>
          <w:rFonts w:cstheme="minorHAnsi"/>
          <w:color w:val="000000" w:themeColor="text1"/>
          <w:sz w:val="22"/>
          <w:szCs w:val="22"/>
        </w:rPr>
        <w:fldChar w:fldCharType="begin"/>
      </w:r>
      <w:r w:rsidR="005C30E8">
        <w:rPr>
          <w:rFonts w:cstheme="minorHAnsi"/>
          <w:color w:val="000000" w:themeColor="text1"/>
          <w:sz w:val="22"/>
          <w:szCs w:val="22"/>
        </w:rPr>
        <w:instrText xml:space="preserve"> ADDIN EN.CITE &lt;EndNote&gt;&lt;Cite&gt;&lt;Author&gt;White&lt;/Author&gt;&lt;Year&gt;1978&lt;/Year&gt;&lt;RecNum&gt;2174&lt;/RecNum&gt;&lt;DisplayText&gt;(2)&lt;/DisplayText&gt;&lt;record&gt;&lt;rec-number&gt;2174&lt;/rec-number&gt;&lt;foreign-keys&gt;&lt;key app="EN" db-id="20tzrfeaqpde50e5e2dvtwp7sr5fsss0txe9" timestamp="1452619522"&gt;2174&lt;/key&gt;&lt;/foreign-keys&gt;&lt;ref-type name="Book"&gt;6&lt;/ref-type&gt;&lt;contributors&gt;&lt;authors&gt;&lt;author&gt;White, Michael James Denham&lt;/author&gt;&lt;/authors&gt;&lt;/contributors&gt;&lt;titles&gt;&lt;title&gt;Modes of speciation&lt;/title&gt;&lt;/titles&gt;&lt;pages&gt;455&lt;/pages&gt;&lt;dates&gt;&lt;year&gt;1978&lt;/year&gt;&lt;/dates&gt;&lt;pub-location&gt;San Francisco: &lt;/pub-location&gt;&lt;publisher&gt;WH Freeman&lt;/publisher&gt;&lt;urls&gt;&lt;/urls&gt;&lt;/record&gt;&lt;/Cite&gt;&lt;/EndNote&gt;</w:instrText>
      </w:r>
      <w:r>
        <w:rPr>
          <w:rFonts w:cstheme="minorHAnsi"/>
          <w:color w:val="000000" w:themeColor="text1"/>
          <w:sz w:val="22"/>
          <w:szCs w:val="22"/>
        </w:rPr>
        <w:fldChar w:fldCharType="separate"/>
      </w:r>
      <w:r w:rsidR="005C30E8">
        <w:rPr>
          <w:rFonts w:cstheme="minorHAnsi"/>
          <w:noProof/>
          <w:color w:val="000000" w:themeColor="text1"/>
          <w:sz w:val="22"/>
          <w:szCs w:val="22"/>
        </w:rPr>
        <w:t>(2)</w:t>
      </w:r>
      <w:r>
        <w:rPr>
          <w:rFonts w:cstheme="minorHAnsi"/>
          <w:color w:val="000000" w:themeColor="text1"/>
          <w:sz w:val="22"/>
          <w:szCs w:val="22"/>
        </w:rPr>
        <w:fldChar w:fldCharType="end"/>
      </w:r>
      <w:r>
        <w:rPr>
          <w:rFonts w:cstheme="minorHAnsi"/>
          <w:color w:val="000000" w:themeColor="text1"/>
          <w:sz w:val="22"/>
          <w:szCs w:val="22"/>
        </w:rPr>
        <w:t xml:space="preserve">. </w:t>
      </w:r>
      <w:r w:rsidR="0072574C">
        <w:rPr>
          <w:rFonts w:cstheme="minorHAnsi"/>
          <w:color w:val="000000" w:themeColor="text1"/>
          <w:sz w:val="22"/>
          <w:szCs w:val="22"/>
        </w:rPr>
        <w:t>White</w:t>
      </w:r>
      <w:r>
        <w:rPr>
          <w:rFonts w:cstheme="minorHAnsi"/>
          <w:color w:val="000000" w:themeColor="text1"/>
          <w:sz w:val="22"/>
          <w:szCs w:val="22"/>
        </w:rPr>
        <w:t xml:space="preserve"> proposed that most chromosomal rearrangements were underdominant and would be more likely to fix in small demes due to drift, and that these changes could then act as reproductive barriers when demes expanded their range and came into secondary contact </w:t>
      </w:r>
      <w:r>
        <w:rPr>
          <w:rFonts w:cstheme="minorHAnsi"/>
          <w:color w:val="000000" w:themeColor="text1"/>
          <w:sz w:val="22"/>
          <w:szCs w:val="22"/>
        </w:rPr>
        <w:fldChar w:fldCharType="begin"/>
      </w:r>
      <w:r w:rsidR="009C4DA1">
        <w:rPr>
          <w:rFonts w:cstheme="minorHAnsi"/>
          <w:color w:val="000000" w:themeColor="text1"/>
          <w:sz w:val="22"/>
          <w:szCs w:val="22"/>
        </w:rPr>
        <w:instrText xml:space="preserve"> ADDIN EN.CITE &lt;EndNote&gt;&lt;Cite&gt;&lt;Author&gt;White&lt;/Author&gt;&lt;Year&gt;1969&lt;/Year&gt;&lt;RecNum&gt;2829&lt;/RecNum&gt;&lt;DisplayText&gt;(50)&lt;/DisplayText&gt;&lt;record&gt;&lt;rec-number&gt;2829&lt;/rec-number&gt;&lt;foreign-keys&gt;&lt;key app="EN" db-id="20tzrfeaqpde50e5e2dvtwp7sr5fsss0txe9" timestamp="1590008772"&gt;2829&lt;/key&gt;&lt;/foreign-keys&gt;&lt;ref-type name="Journal Article"&gt;17&lt;/ref-type&gt;&lt;contributors&gt;&lt;authors&gt;&lt;author&gt;White, MJD&lt;/author&gt;&lt;author&gt;Key, KHL&lt;/author&gt;&lt;author&gt;André, M&lt;/author&gt;&lt;author&gt;Cheney, J&lt;/author&gt;&lt;/authors&gt;&lt;/contributors&gt;&lt;titles&gt;&lt;title&gt;Cytogenetics of the viatica group of morabine grasshoppers II. Kangaroo Island populations&lt;/title&gt;&lt;secondary-title&gt;Australian Journal of Zoology&lt;/secondary-title&gt;&lt;/titles&gt;&lt;periodical&gt;&lt;full-title&gt;Australian Journal of Zoology&lt;/full-title&gt;&lt;/periodical&gt;&lt;pages&gt;313-328&lt;/pages&gt;&lt;volume&gt;17&lt;/volume&gt;&lt;number&gt;2&lt;/number&gt;&lt;dates&gt;&lt;year&gt;1969&lt;/year&gt;&lt;/dates&gt;&lt;isbn&gt;1446-5698&lt;/isbn&gt;&lt;urls&gt;&lt;/urls&gt;&lt;/record&gt;&lt;/Cite&gt;&lt;/EndNote&gt;</w:instrText>
      </w:r>
      <w:r>
        <w:rPr>
          <w:rFonts w:cstheme="minorHAnsi"/>
          <w:color w:val="000000" w:themeColor="text1"/>
          <w:sz w:val="22"/>
          <w:szCs w:val="22"/>
        </w:rPr>
        <w:fldChar w:fldCharType="separate"/>
      </w:r>
      <w:r w:rsidR="009C4DA1">
        <w:rPr>
          <w:rFonts w:cstheme="minorHAnsi"/>
          <w:noProof/>
          <w:color w:val="000000" w:themeColor="text1"/>
          <w:sz w:val="22"/>
          <w:szCs w:val="22"/>
        </w:rPr>
        <w:t>(50)</w:t>
      </w:r>
      <w:r>
        <w:rPr>
          <w:rFonts w:cstheme="minorHAnsi"/>
          <w:color w:val="000000" w:themeColor="text1"/>
          <w:sz w:val="22"/>
          <w:szCs w:val="22"/>
        </w:rPr>
        <w:fldChar w:fldCharType="end"/>
      </w:r>
      <w:r>
        <w:rPr>
          <w:rFonts w:cstheme="minorHAnsi"/>
          <w:color w:val="000000" w:themeColor="text1"/>
          <w:sz w:val="22"/>
          <w:szCs w:val="22"/>
        </w:rPr>
        <w:t xml:space="preserve">. This model of speciation likely is not </w:t>
      </w:r>
      <w:r>
        <w:rPr>
          <w:rFonts w:cstheme="minorHAnsi"/>
          <w:color w:val="000000" w:themeColor="text1"/>
          <w:sz w:val="22"/>
          <w:szCs w:val="22"/>
        </w:rPr>
        <w:lastRenderedPageBreak/>
        <w:t xml:space="preserve">representative of most diversity and has been shown to be unlikely under a range of potential parameter values </w:t>
      </w:r>
      <w:r w:rsidR="0072574C">
        <w:rPr>
          <w:rFonts w:cstheme="minorHAnsi"/>
          <w:color w:val="000000" w:themeColor="text1"/>
          <w:sz w:val="22"/>
          <w:szCs w:val="22"/>
        </w:rPr>
        <w:fldChar w:fldCharType="begin"/>
      </w:r>
      <w:r w:rsidR="009C4DA1">
        <w:rPr>
          <w:rFonts w:cstheme="minorHAnsi"/>
          <w:color w:val="000000" w:themeColor="text1"/>
          <w:sz w:val="22"/>
          <w:szCs w:val="22"/>
        </w:rPr>
        <w:instrText xml:space="preserve"> ADDIN EN.CITE &lt;EndNote&gt;&lt;Cite&gt;&lt;Author&gt;Lande&lt;/Author&gt;&lt;Year&gt;1984&lt;/Year&gt;&lt;RecNum&gt;418&lt;/RecNum&gt;&lt;DisplayText&gt;(51)&lt;/DisplayText&gt;&lt;record&gt;&lt;rec-number&gt;418&lt;/rec-number&gt;&lt;foreign-keys&gt;&lt;key app="EN" db-id="psx5aavda22efleatx5vaweatapzwapastxd" timestamp="1587796309" guid="c8192f52-da80-4010-984f-a6aba8db9e86"&gt;418&lt;/key&gt;&lt;/foreign-keys&gt;&lt;ref-type name="Journal Article"&gt;17&lt;/ref-type&gt;&lt;contributors&gt;&lt;authors&gt;&lt;author&gt;Lande, Russell&lt;/author&gt;&lt;/authors&gt;&lt;/contributors&gt;&lt;titles&gt;&lt;title&gt;The expected fixation rate of chromosomal inversions&lt;/title&gt;&lt;secondary-title&gt;Evolution&lt;/secondary-title&gt;&lt;/titles&gt;&lt;periodical&gt;&lt;full-title&gt;Evolution&lt;/full-title&gt;&lt;abbr-1&gt;Evolution&lt;/abbr-1&gt;&lt;/periodical&gt;&lt;pages&gt;743-752&lt;/pages&gt;&lt;dates&gt;&lt;year&gt;1984&lt;/year&gt;&lt;/dates&gt;&lt;isbn&gt;0014-3820&lt;/isbn&gt;&lt;urls&gt;&lt;/urls&gt;&lt;/record&gt;&lt;/Cite&gt;&lt;/EndNote&gt;</w:instrText>
      </w:r>
      <w:r w:rsidR="0072574C">
        <w:rPr>
          <w:rFonts w:cstheme="minorHAnsi"/>
          <w:color w:val="000000" w:themeColor="text1"/>
          <w:sz w:val="22"/>
          <w:szCs w:val="22"/>
        </w:rPr>
        <w:fldChar w:fldCharType="separate"/>
      </w:r>
      <w:r w:rsidR="009C4DA1">
        <w:rPr>
          <w:rFonts w:cstheme="minorHAnsi"/>
          <w:noProof/>
          <w:color w:val="000000" w:themeColor="text1"/>
          <w:sz w:val="22"/>
          <w:szCs w:val="22"/>
        </w:rPr>
        <w:t>(51)</w:t>
      </w:r>
      <w:r w:rsidR="0072574C">
        <w:rPr>
          <w:rFonts w:cstheme="minorHAnsi"/>
          <w:color w:val="000000" w:themeColor="text1"/>
          <w:sz w:val="22"/>
          <w:szCs w:val="22"/>
        </w:rPr>
        <w:fldChar w:fldCharType="end"/>
      </w:r>
      <w:r w:rsidR="0072574C">
        <w:rPr>
          <w:rFonts w:cstheme="minorHAnsi"/>
          <w:color w:val="000000" w:themeColor="text1"/>
          <w:sz w:val="22"/>
          <w:szCs w:val="22"/>
        </w:rPr>
        <w:t xml:space="preserve">. However, </w:t>
      </w:r>
      <w:r w:rsidR="00FA56D7">
        <w:rPr>
          <w:rFonts w:cstheme="minorHAnsi"/>
          <w:color w:val="000000" w:themeColor="text1"/>
          <w:sz w:val="22"/>
          <w:szCs w:val="22"/>
        </w:rPr>
        <w:t>White’s ideas</w:t>
      </w:r>
      <w:r w:rsidR="0072574C">
        <w:rPr>
          <w:rFonts w:cstheme="minorHAnsi"/>
          <w:color w:val="000000" w:themeColor="text1"/>
          <w:sz w:val="22"/>
          <w:szCs w:val="22"/>
        </w:rPr>
        <w:t xml:space="preserve"> led to an intense focus on predictors of chromosomal variation </w:t>
      </w:r>
      <w:r w:rsidR="0072574C">
        <w:rPr>
          <w:rFonts w:cstheme="minorHAnsi"/>
          <w:color w:val="000000" w:themeColor="text1"/>
          <w:sz w:val="22"/>
          <w:szCs w:val="22"/>
        </w:rPr>
        <w:fldChar w:fldCharType="begin">
          <w:fldData xml:space="preserve">PEVuZE5vdGU+PENpdGU+PEF1dGhvcj5CZW5ndHNzb248L0F1dGhvcj48WWVhcj4xOTgwPC9ZZWFy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</w:fldData>
        </w:fldChar>
      </w:r>
      <w:r w:rsidR="009C4DA1">
        <w:rPr>
          <w:rFonts w:cstheme="minorHAnsi"/>
          <w:color w:val="000000" w:themeColor="text1"/>
          <w:sz w:val="22"/>
          <w:szCs w:val="22"/>
        </w:rPr>
        <w:instrText xml:space="preserve"> ADDIN EN.CITE </w:instrText>
      </w:r>
      <w:r w:rsidR="009C4DA1">
        <w:rPr>
          <w:rFonts w:cstheme="minorHAnsi"/>
          <w:color w:val="000000" w:themeColor="text1"/>
          <w:sz w:val="22"/>
          <w:szCs w:val="22"/>
        </w:rPr>
        <w:fldChar w:fldCharType="begin">
          <w:fldData xml:space="preserve">PEVuZE5vdGU+PENpdGU+PEF1dGhvcj5CZW5ndHNzb248L0F1dGhvcj48WWVhcj4xOTgwPC9ZZWFy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</w:fldData>
        </w:fldChar>
      </w:r>
      <w:r w:rsidR="009C4DA1">
        <w:rPr>
          <w:rFonts w:cstheme="minorHAnsi"/>
          <w:color w:val="000000" w:themeColor="text1"/>
          <w:sz w:val="22"/>
          <w:szCs w:val="22"/>
        </w:rPr>
        <w:instrText xml:space="preserve"> ADDIN EN.CITE.DATA </w:instrText>
      </w:r>
      <w:r w:rsidR="009C4DA1">
        <w:rPr>
          <w:rFonts w:cstheme="minorHAnsi"/>
          <w:color w:val="000000" w:themeColor="text1"/>
          <w:sz w:val="22"/>
          <w:szCs w:val="22"/>
        </w:rPr>
      </w:r>
      <w:r w:rsidR="009C4DA1">
        <w:rPr>
          <w:rFonts w:cstheme="minorHAnsi"/>
          <w:color w:val="000000" w:themeColor="text1"/>
          <w:sz w:val="22"/>
          <w:szCs w:val="22"/>
        </w:rPr>
        <w:fldChar w:fldCharType="end"/>
      </w:r>
      <w:r w:rsidR="0072574C">
        <w:rPr>
          <w:rFonts w:cstheme="minorHAnsi"/>
          <w:color w:val="000000" w:themeColor="text1"/>
          <w:sz w:val="22"/>
          <w:szCs w:val="22"/>
        </w:rPr>
        <w:fldChar w:fldCharType="separate"/>
      </w:r>
      <w:r w:rsidR="009C4DA1">
        <w:rPr>
          <w:rFonts w:cstheme="minorHAnsi"/>
          <w:noProof/>
          <w:color w:val="000000" w:themeColor="text1"/>
          <w:sz w:val="22"/>
          <w:szCs w:val="22"/>
        </w:rPr>
        <w:t>(1, 7, 52-56)</w:t>
      </w:r>
      <w:r w:rsidR="0072574C">
        <w:rPr>
          <w:rFonts w:cstheme="minorHAnsi"/>
          <w:color w:val="000000" w:themeColor="text1"/>
          <w:sz w:val="22"/>
          <w:szCs w:val="22"/>
        </w:rPr>
        <w:fldChar w:fldCharType="end"/>
      </w:r>
      <w:r w:rsidR="0072574C">
        <w:rPr>
          <w:rFonts w:cstheme="minorHAnsi"/>
          <w:color w:val="000000" w:themeColor="text1"/>
          <w:sz w:val="22"/>
          <w:szCs w:val="22"/>
        </w:rPr>
        <w:t xml:space="preserve">. Many of these studies suggest that </w:t>
      </w:r>
      <w:r w:rsidR="00FA56D7">
        <w:rPr>
          <w:rFonts w:cstheme="minorHAnsi"/>
          <w:color w:val="000000" w:themeColor="text1"/>
          <w:sz w:val="22"/>
          <w:szCs w:val="22"/>
        </w:rPr>
        <w:t xml:space="preserve">species or clades with small population sizes have higher rates of chromosome </w:t>
      </w:r>
      <w:r w:rsidR="00614AC6">
        <w:rPr>
          <w:rFonts w:cstheme="minorHAnsi"/>
          <w:color w:val="000000" w:themeColor="text1"/>
          <w:sz w:val="22"/>
          <w:szCs w:val="22"/>
        </w:rPr>
        <w:t xml:space="preserve">number </w:t>
      </w:r>
      <w:r w:rsidR="00FA56D7">
        <w:rPr>
          <w:rFonts w:cstheme="minorHAnsi"/>
          <w:color w:val="000000" w:themeColor="text1"/>
          <w:sz w:val="22"/>
          <w:szCs w:val="22"/>
        </w:rPr>
        <w:t xml:space="preserve">evolution. Unfortunately, these were all completed prior to the robust development of comparative methods than can be applied to the evolution of chromosome number across large clades and some compared highly divergent clades. Explicitly modeling the impact of population size on estimated rates of chromosome </w:t>
      </w:r>
      <w:r w:rsidR="00614AC6">
        <w:rPr>
          <w:rFonts w:cstheme="minorHAnsi"/>
          <w:color w:val="000000" w:themeColor="text1"/>
          <w:sz w:val="22"/>
          <w:szCs w:val="22"/>
        </w:rPr>
        <w:t xml:space="preserve">number </w:t>
      </w:r>
      <w:r w:rsidR="00FA56D7">
        <w:rPr>
          <w:rFonts w:cstheme="minorHAnsi"/>
          <w:color w:val="000000" w:themeColor="text1"/>
          <w:sz w:val="22"/>
          <w:szCs w:val="22"/>
        </w:rPr>
        <w:t xml:space="preserve">evolution within clades would be a significant advancement to our understanding of the determinant of rates of evolution. </w:t>
      </w:r>
    </w:p>
    <w:p w14:paraId="10AE3E8C" w14:textId="00F126EB" w:rsidR="00A900A4" w:rsidRPr="00E51865" w:rsidRDefault="00A900A4" w:rsidP="005C30E8">
      <w:pPr>
        <w:spacing w:after="0" w:line="480" w:lineRule="auto"/>
        <w:rPr>
          <w:rFonts w:cstheme="minorHAnsi"/>
          <w:b/>
          <w:bCs/>
          <w:color w:val="FF0000"/>
          <w:sz w:val="22"/>
          <w:szCs w:val="22"/>
        </w:rPr>
      </w:pPr>
    </w:p>
    <w:p w14:paraId="2C9C9035" w14:textId="344671D6" w:rsidR="00460BC2" w:rsidRDefault="00A900A4" w:rsidP="005C30E8">
      <w:pPr>
        <w:spacing w:after="0" w:line="480" w:lineRule="auto"/>
        <w:rPr>
          <w:rFonts w:cstheme="minorHAnsi"/>
          <w:color w:val="000000" w:themeColor="text1"/>
          <w:sz w:val="22"/>
          <w:szCs w:val="22"/>
        </w:rPr>
      </w:pPr>
      <w:r w:rsidRPr="00374043">
        <w:rPr>
          <w:rFonts w:cstheme="minorHAnsi"/>
          <w:color w:val="000000" w:themeColor="text1"/>
          <w:sz w:val="22"/>
          <w:szCs w:val="22"/>
        </w:rPr>
        <w:t xml:space="preserve">Variation in chromosome number is highly heterogeneous across clades – some large clades are nearly static while other closely related clades show striking variation. This observation has been difficult to explain despite a century of investigation. We believe that the approach that we have used here modeling chromosome number and a possible explanatory variable simultaneously offer a way forward to finally </w:t>
      </w:r>
      <w:r w:rsidR="007C5394">
        <w:rPr>
          <w:rFonts w:cstheme="minorHAnsi"/>
          <w:color w:val="000000" w:themeColor="text1"/>
          <w:sz w:val="22"/>
          <w:szCs w:val="22"/>
        </w:rPr>
        <w:t>determine</w:t>
      </w:r>
      <w:r w:rsidRPr="00374043">
        <w:rPr>
          <w:rFonts w:cstheme="minorHAnsi"/>
          <w:color w:val="000000" w:themeColor="text1"/>
          <w:sz w:val="22"/>
          <w:szCs w:val="22"/>
        </w:rPr>
        <w:t xml:space="preserve"> what causes variation in rates of chromosome number evolution.</w:t>
      </w:r>
      <w:r w:rsidR="00460BC2">
        <w:rPr>
          <w:rFonts w:cstheme="minorHAnsi"/>
          <w:color w:val="000000" w:themeColor="text1"/>
          <w:sz w:val="22"/>
          <w:szCs w:val="22"/>
        </w:rPr>
        <w:br w:type="page"/>
      </w:r>
    </w:p>
    <w:p w14:paraId="709E9F15" w14:textId="20C4089E" w:rsidR="0041099B" w:rsidRDefault="0041099B" w:rsidP="00DE1F25">
      <w:pPr>
        <w:spacing w:after="0"/>
        <w:rPr>
          <w:rFonts w:cstheme="minorHAnsi"/>
          <w:b/>
          <w:bCs/>
          <w:sz w:val="22"/>
          <w:szCs w:val="22"/>
        </w:rPr>
      </w:pPr>
      <w:r w:rsidRPr="00AE0786">
        <w:rPr>
          <w:rFonts w:cstheme="minorHAnsi"/>
          <w:b/>
          <w:bCs/>
          <w:sz w:val="22"/>
          <w:szCs w:val="22"/>
        </w:rPr>
        <w:lastRenderedPageBreak/>
        <w:t>Figures:</w:t>
      </w:r>
    </w:p>
    <w:p w14:paraId="1B8B4AC0" w14:textId="21FAD881" w:rsidR="00B262DF" w:rsidRPr="00AE0786" w:rsidRDefault="00B262DF" w:rsidP="00DE1F25">
      <w:pPr>
        <w:spacing w:after="0"/>
        <w:rPr>
          <w:rFonts w:cstheme="minorHAnsi"/>
          <w:b/>
          <w:bCs/>
          <w:sz w:val="22"/>
          <w:szCs w:val="22"/>
        </w:rPr>
      </w:pPr>
    </w:p>
    <w:p w14:paraId="25C540E4" w14:textId="1C8B2C15" w:rsidR="0041099B" w:rsidRPr="00AE0786" w:rsidRDefault="002670AF" w:rsidP="00DE1F25">
      <w:pPr>
        <w:spacing w:after="0"/>
        <w:rPr>
          <w:rFonts w:cstheme="minorHAnsi"/>
          <w:sz w:val="22"/>
          <w:szCs w:val="22"/>
        </w:rPr>
      </w:pPr>
      <w:r>
        <w:rPr>
          <w:rFonts w:cstheme="minorHAnsi"/>
          <w:noProof/>
          <w:sz w:val="22"/>
          <w:szCs w:val="22"/>
        </w:rPr>
        <w:drawing>
          <wp:inline distT="0" distB="0" distL="0" distR="0" wp14:anchorId="2226E404" wp14:editId="50FFD57A">
            <wp:extent cx="5943600" cy="5008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07 at 4.49.2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008880"/>
                    </a:xfrm>
                    <a:prstGeom prst="rect">
                      <a:avLst/>
                    </a:prstGeom>
                  </pic:spPr>
                </pic:pic>
              </a:graphicData>
            </a:graphic>
          </wp:inline>
        </w:drawing>
      </w:r>
    </w:p>
    <w:p w14:paraId="51B7144F" w14:textId="3412450E" w:rsidR="0041099B" w:rsidRPr="00AE0786" w:rsidRDefault="0041099B" w:rsidP="00DE1F25">
      <w:pPr>
        <w:spacing w:after="0"/>
        <w:rPr>
          <w:rFonts w:cstheme="minorHAnsi"/>
          <w:sz w:val="22"/>
          <w:szCs w:val="22"/>
        </w:rPr>
      </w:pPr>
      <w:r w:rsidRPr="00AE0786">
        <w:rPr>
          <w:rFonts w:cstheme="minorHAnsi"/>
          <w:b/>
          <w:bCs/>
          <w:sz w:val="22"/>
          <w:szCs w:val="22"/>
        </w:rPr>
        <w:t xml:space="preserve">Figure 1: </w:t>
      </w:r>
      <w:r w:rsidR="00E238CE" w:rsidRPr="00AE0786">
        <w:rPr>
          <w:rFonts w:cstheme="minorHAnsi"/>
          <w:b/>
          <w:bCs/>
          <w:sz w:val="22"/>
          <w:szCs w:val="22"/>
        </w:rPr>
        <w:t>Phylogeny</w:t>
      </w:r>
      <w:r w:rsidR="00E238CE" w:rsidRPr="00AE0786">
        <w:rPr>
          <w:rFonts w:cstheme="minorHAnsi"/>
          <w:b/>
          <w:sz w:val="22"/>
          <w:szCs w:val="22"/>
        </w:rPr>
        <w:t xml:space="preserve"> </w:t>
      </w:r>
      <w:r w:rsidR="00620A54">
        <w:rPr>
          <w:rFonts w:cstheme="minorHAnsi"/>
          <w:b/>
          <w:sz w:val="22"/>
          <w:szCs w:val="22"/>
        </w:rPr>
        <w:t>with</w:t>
      </w:r>
      <w:r w:rsidR="00E238CE" w:rsidRPr="00AE0786">
        <w:rPr>
          <w:rFonts w:cstheme="minorHAnsi"/>
          <w:b/>
          <w:sz w:val="22"/>
          <w:szCs w:val="22"/>
        </w:rPr>
        <w:t xml:space="preserve"> type of centromere and chromosome number.</w:t>
      </w:r>
      <w:r w:rsidR="00E238CE" w:rsidRPr="00AE0786">
        <w:rPr>
          <w:rFonts w:cstheme="minorHAnsi"/>
          <w:sz w:val="22"/>
          <w:szCs w:val="22"/>
        </w:rPr>
        <w:t xml:space="preserve"> </w:t>
      </w:r>
      <w:r w:rsidRPr="00AE0786">
        <w:rPr>
          <w:rFonts w:cstheme="minorHAnsi"/>
          <w:sz w:val="22"/>
          <w:szCs w:val="22"/>
        </w:rPr>
        <w:t xml:space="preserve">The black branches represent </w:t>
      </w:r>
      <w:r w:rsidR="00085A8D" w:rsidRPr="00AE0786">
        <w:rPr>
          <w:rFonts w:cstheme="minorHAnsi"/>
          <w:sz w:val="22"/>
          <w:szCs w:val="22"/>
        </w:rPr>
        <w:t xml:space="preserve">orders with </w:t>
      </w:r>
      <w:r w:rsidRPr="00AE0786">
        <w:rPr>
          <w:rFonts w:cstheme="minorHAnsi"/>
          <w:sz w:val="22"/>
          <w:szCs w:val="22"/>
        </w:rPr>
        <w:t>monocentric chromosomes and the gr</w:t>
      </w:r>
      <w:r w:rsidR="00085A8D" w:rsidRPr="00AE0786">
        <w:rPr>
          <w:rFonts w:cstheme="minorHAnsi"/>
          <w:sz w:val="22"/>
          <w:szCs w:val="22"/>
        </w:rPr>
        <w:t>a</w:t>
      </w:r>
      <w:r w:rsidRPr="00AE0786">
        <w:rPr>
          <w:rFonts w:cstheme="minorHAnsi"/>
          <w:sz w:val="22"/>
          <w:szCs w:val="22"/>
        </w:rPr>
        <w:t>y branches represen</w:t>
      </w:r>
      <w:r w:rsidR="00DD3DFC" w:rsidRPr="00AE0786">
        <w:rPr>
          <w:rFonts w:cstheme="minorHAnsi"/>
          <w:sz w:val="22"/>
          <w:szCs w:val="22"/>
        </w:rPr>
        <w:t>t</w:t>
      </w:r>
      <w:r w:rsidRPr="00AE0786">
        <w:rPr>
          <w:rFonts w:cstheme="minorHAnsi"/>
          <w:sz w:val="22"/>
          <w:szCs w:val="22"/>
        </w:rPr>
        <w:t xml:space="preserve"> </w:t>
      </w:r>
      <w:r w:rsidR="00085A8D" w:rsidRPr="00AE0786">
        <w:rPr>
          <w:rFonts w:cstheme="minorHAnsi"/>
          <w:sz w:val="22"/>
          <w:szCs w:val="22"/>
        </w:rPr>
        <w:t xml:space="preserve">orders with </w:t>
      </w:r>
      <w:r w:rsidRPr="00AE0786">
        <w:rPr>
          <w:rFonts w:cstheme="minorHAnsi"/>
          <w:sz w:val="22"/>
          <w:szCs w:val="22"/>
        </w:rPr>
        <w:t xml:space="preserve">holocentric chromosomes. The </w:t>
      </w:r>
      <w:r w:rsidR="002670AF">
        <w:rPr>
          <w:rFonts w:cstheme="minorHAnsi"/>
          <w:sz w:val="22"/>
          <w:szCs w:val="22"/>
        </w:rPr>
        <w:t xml:space="preserve">height of the </w:t>
      </w:r>
      <w:r w:rsidR="00B262DF">
        <w:rPr>
          <w:rFonts w:cstheme="minorHAnsi"/>
          <w:sz w:val="22"/>
          <w:szCs w:val="22"/>
        </w:rPr>
        <w:t>bars</w:t>
      </w:r>
      <w:r w:rsidRPr="00AE0786">
        <w:rPr>
          <w:rFonts w:cstheme="minorHAnsi"/>
          <w:sz w:val="22"/>
          <w:szCs w:val="22"/>
        </w:rPr>
        <w:t xml:space="preserve"> </w:t>
      </w:r>
      <w:r w:rsidR="008612EC" w:rsidRPr="00AE0786">
        <w:rPr>
          <w:rFonts w:cstheme="minorHAnsi"/>
          <w:sz w:val="22"/>
          <w:szCs w:val="22"/>
        </w:rPr>
        <w:t>at the tips</w:t>
      </w:r>
      <w:r w:rsidRPr="00AE0786">
        <w:rPr>
          <w:rFonts w:cstheme="minorHAnsi"/>
          <w:sz w:val="22"/>
          <w:szCs w:val="22"/>
        </w:rPr>
        <w:t xml:space="preserve"> </w:t>
      </w:r>
      <w:r w:rsidR="002670AF">
        <w:rPr>
          <w:rFonts w:cstheme="minorHAnsi"/>
          <w:sz w:val="22"/>
          <w:szCs w:val="22"/>
        </w:rPr>
        <w:t xml:space="preserve">of the phylogeny </w:t>
      </w:r>
      <w:r w:rsidRPr="00AE0786">
        <w:rPr>
          <w:rFonts w:cstheme="minorHAnsi"/>
          <w:sz w:val="22"/>
          <w:szCs w:val="22"/>
        </w:rPr>
        <w:t>represent the haploid chromosome number</w:t>
      </w:r>
      <w:r w:rsidR="00FA0F20" w:rsidRPr="00AE0786">
        <w:rPr>
          <w:rFonts w:cstheme="minorHAnsi"/>
          <w:sz w:val="22"/>
          <w:szCs w:val="22"/>
        </w:rPr>
        <w:t>.</w:t>
      </w:r>
      <w:r w:rsidR="008612EC" w:rsidRPr="00AE0786">
        <w:rPr>
          <w:rFonts w:cstheme="minorHAnsi"/>
          <w:sz w:val="22"/>
          <w:szCs w:val="22"/>
        </w:rPr>
        <w:t xml:space="preserve"> </w:t>
      </w:r>
      <w:r w:rsidR="00FA0F20" w:rsidRPr="00AE0786">
        <w:rPr>
          <w:rFonts w:cstheme="minorHAnsi"/>
          <w:sz w:val="22"/>
          <w:szCs w:val="22"/>
        </w:rPr>
        <w:t>T</w:t>
      </w:r>
      <w:r w:rsidR="008612EC" w:rsidRPr="00AE0786">
        <w:rPr>
          <w:rFonts w:cstheme="minorHAnsi"/>
          <w:sz w:val="22"/>
          <w:szCs w:val="22"/>
        </w:rPr>
        <w:t xml:space="preserve">he </w:t>
      </w:r>
      <w:r w:rsidR="00B262DF">
        <w:rPr>
          <w:rFonts w:cstheme="minorHAnsi"/>
          <w:sz w:val="22"/>
          <w:szCs w:val="22"/>
        </w:rPr>
        <w:t xml:space="preserve">bar </w:t>
      </w:r>
      <w:r w:rsidR="008612EC" w:rsidRPr="00AE0786">
        <w:rPr>
          <w:rFonts w:cstheme="minorHAnsi"/>
          <w:sz w:val="22"/>
          <w:szCs w:val="22"/>
        </w:rPr>
        <w:t>color</w:t>
      </w:r>
      <w:r w:rsidR="00B262DF">
        <w:rPr>
          <w:rFonts w:cstheme="minorHAnsi"/>
          <w:sz w:val="22"/>
          <w:szCs w:val="22"/>
        </w:rPr>
        <w:t>s represent different insect orders and a</w:t>
      </w:r>
      <w:r w:rsidR="002670AF">
        <w:rPr>
          <w:rFonts w:cstheme="minorHAnsi"/>
          <w:sz w:val="22"/>
          <w:szCs w:val="22"/>
        </w:rPr>
        <w:t>ll</w:t>
      </w:r>
      <w:r w:rsidR="00B262DF">
        <w:rPr>
          <w:rFonts w:cstheme="minorHAnsi"/>
          <w:sz w:val="22"/>
          <w:szCs w:val="22"/>
        </w:rPr>
        <w:t xml:space="preserve"> grey bars are orders with fewer than 20 genera.</w:t>
      </w:r>
      <w:r w:rsidR="008612EC" w:rsidRPr="00AE0786">
        <w:rPr>
          <w:rFonts w:cstheme="minorHAnsi"/>
          <w:sz w:val="22"/>
          <w:szCs w:val="22"/>
        </w:rPr>
        <w:t xml:space="preserve"> </w:t>
      </w:r>
    </w:p>
    <w:p w14:paraId="12C3E0DF" w14:textId="6BFF588C" w:rsidR="00200F32" w:rsidRPr="00AE0786" w:rsidRDefault="00FD0B9B" w:rsidP="00DE1F25">
      <w:pPr>
        <w:spacing w:after="0"/>
        <w:rPr>
          <w:rFonts w:cstheme="minorHAnsi"/>
          <w:sz w:val="22"/>
          <w:szCs w:val="22"/>
        </w:rPr>
      </w:pPr>
      <w:r>
        <w:rPr>
          <w:rFonts w:cstheme="minorHAnsi"/>
          <w:noProof/>
          <w:sz w:val="22"/>
          <w:szCs w:val="22"/>
        </w:rPr>
        <w:lastRenderedPageBreak/>
        <w:drawing>
          <wp:inline distT="0" distB="0" distL="0" distR="0" wp14:anchorId="3DF4F1DD" wp14:editId="465EC8CD">
            <wp:extent cx="5943600" cy="26130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07 at 6.38.5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13025"/>
                    </a:xfrm>
                    <a:prstGeom prst="rect">
                      <a:avLst/>
                    </a:prstGeom>
                  </pic:spPr>
                </pic:pic>
              </a:graphicData>
            </a:graphic>
          </wp:inline>
        </w:drawing>
      </w:r>
    </w:p>
    <w:p w14:paraId="0563FA31" w14:textId="4E6DB0BB" w:rsidR="00380E81" w:rsidRPr="00460BC2" w:rsidRDefault="000E33F0" w:rsidP="00DE1F25">
      <w:pPr>
        <w:spacing w:after="0"/>
        <w:rPr>
          <w:rFonts w:cstheme="minorHAnsi"/>
          <w:b/>
          <w:bCs/>
          <w:sz w:val="22"/>
          <w:szCs w:val="22"/>
        </w:rPr>
      </w:pPr>
      <w:r w:rsidRPr="00AE0786">
        <w:rPr>
          <w:rFonts w:cstheme="minorHAnsi"/>
          <w:b/>
          <w:bCs/>
          <w:sz w:val="22"/>
          <w:szCs w:val="22"/>
        </w:rPr>
        <w:t xml:space="preserve">Figure 2: Rates of chromosome </w:t>
      </w:r>
      <w:r w:rsidR="00614AC6">
        <w:rPr>
          <w:rFonts w:cstheme="minorHAnsi"/>
          <w:b/>
          <w:bCs/>
          <w:sz w:val="22"/>
          <w:szCs w:val="22"/>
        </w:rPr>
        <w:t xml:space="preserve">number </w:t>
      </w:r>
      <w:r w:rsidRPr="00AE0786">
        <w:rPr>
          <w:rFonts w:cstheme="minorHAnsi"/>
          <w:b/>
          <w:bCs/>
          <w:sz w:val="22"/>
          <w:szCs w:val="22"/>
        </w:rPr>
        <w:t>evolution</w:t>
      </w:r>
      <w:r w:rsidR="00200F32" w:rsidRPr="00AE0786">
        <w:rPr>
          <w:rFonts w:cstheme="minorHAnsi"/>
          <w:b/>
          <w:bCs/>
          <w:sz w:val="22"/>
          <w:szCs w:val="22"/>
        </w:rPr>
        <w:t>.</w:t>
      </w:r>
      <w:r w:rsidR="005969E6" w:rsidRPr="00AE0786">
        <w:rPr>
          <w:rFonts w:cstheme="minorHAnsi"/>
          <w:b/>
          <w:bCs/>
          <w:sz w:val="22"/>
          <w:szCs w:val="22"/>
        </w:rPr>
        <w:t xml:space="preserve"> </w:t>
      </w:r>
      <w:r w:rsidR="00A945D5" w:rsidRPr="00AE0786">
        <w:rPr>
          <w:rFonts w:cstheme="minorHAnsi"/>
          <w:bCs/>
          <w:sz w:val="22"/>
          <w:szCs w:val="22"/>
        </w:rPr>
        <w:t>Each curve</w:t>
      </w:r>
      <w:r w:rsidR="005969E6" w:rsidRPr="00AE0786">
        <w:rPr>
          <w:rFonts w:cstheme="minorHAnsi"/>
          <w:bCs/>
          <w:sz w:val="22"/>
          <w:szCs w:val="22"/>
        </w:rPr>
        <w:t xml:space="preserve"> represents the posterior distribution </w:t>
      </w:r>
      <w:r w:rsidR="0067543F">
        <w:rPr>
          <w:rFonts w:cstheme="minorHAnsi"/>
          <w:bCs/>
          <w:sz w:val="22"/>
          <w:szCs w:val="22"/>
        </w:rPr>
        <w:t xml:space="preserve">of the </w:t>
      </w:r>
      <m:oMath>
        <m:r>
          <m:rPr>
            <m:sty m:val="p"/>
          </m:rPr>
          <w:rPr>
            <w:rFonts w:ascii="Cambria Math" w:hAnsi="Cambria Math" w:cstheme="minorHAnsi"/>
            <w:sz w:val="22"/>
            <w:szCs w:val="22"/>
          </w:rPr>
          <m:t>Δ</m:t>
        </m:r>
        <m:sSub>
          <m:sSubPr>
            <m:ctrlPr>
              <w:rPr>
                <w:rFonts w:ascii="Cambria Math" w:hAnsi="Cambria Math" w:cstheme="minorHAnsi"/>
                <w:bCs/>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5969E6" w:rsidRPr="00AE0786">
        <w:rPr>
          <w:rFonts w:cstheme="minorHAnsi"/>
          <w:bCs/>
          <w:sz w:val="22"/>
          <w:szCs w:val="22"/>
        </w:rPr>
        <w:t xml:space="preserve"> </w:t>
      </w:r>
      <w:r w:rsidR="0067543F">
        <w:rPr>
          <w:rFonts w:cstheme="minorHAnsi"/>
          <w:bCs/>
          <w:sz w:val="22"/>
          <w:szCs w:val="22"/>
        </w:rPr>
        <w:t>statistic</w:t>
      </w:r>
      <w:ins w:id="75" w:author="Microsoft Office User" w:date="2020-08-11T15:08:00Z">
        <w:r w:rsidR="009200BD">
          <w:rPr>
            <w:rFonts w:cstheme="minorHAnsi"/>
            <w:bCs/>
            <w:sz w:val="22"/>
            <w:szCs w:val="22"/>
          </w:rPr>
          <w:t>, w</w:t>
        </w:r>
      </w:ins>
      <w:del w:id="76" w:author="Microsoft Office User" w:date="2020-08-11T15:08:00Z">
        <w:r w:rsidR="0067543F" w:rsidDel="009200BD">
          <w:rPr>
            <w:rFonts w:cstheme="minorHAnsi"/>
            <w:bCs/>
            <w:sz w:val="22"/>
            <w:szCs w:val="22"/>
          </w:rPr>
          <w:delText>. W</w:delText>
        </w:r>
      </w:del>
      <w:r w:rsidR="0067543F">
        <w:rPr>
          <w:rFonts w:cstheme="minorHAnsi"/>
          <w:bCs/>
          <w:sz w:val="22"/>
          <w:szCs w:val="22"/>
        </w:rPr>
        <w:t xml:space="preserve">here </w:t>
      </w:r>
      <m:oMath>
        <m:r>
          <w:rPr>
            <w:rFonts w:ascii="Cambria Math" w:hAnsi="Cambria Math" w:cstheme="minorHAnsi"/>
            <w:sz w:val="22"/>
            <w:szCs w:val="22"/>
          </w:rPr>
          <m:t>x</m:t>
        </m:r>
      </m:oMath>
      <w:r w:rsidR="0067543F">
        <w:rPr>
          <w:rFonts w:eastAsiaTheme="minorEastAsia" w:cstheme="minorHAnsi"/>
          <w:bCs/>
          <w:sz w:val="22"/>
          <w:szCs w:val="22"/>
        </w:rPr>
        <w:t xml:space="preserve"> is either fission, fusion, or polyploidy which is indicated by the color of the fill. Positive values of this statistic indicate that holocentric clades evolve more quickly while negative values indicate that monocentric clades evolve </w:t>
      </w:r>
      <w:del w:id="77" w:author="Microsoft Office User" w:date="2020-08-11T15:08:00Z">
        <w:r w:rsidR="0067543F" w:rsidDel="009200BD">
          <w:rPr>
            <w:rFonts w:eastAsiaTheme="minorEastAsia" w:cstheme="minorHAnsi"/>
            <w:bCs/>
            <w:sz w:val="22"/>
            <w:szCs w:val="22"/>
          </w:rPr>
          <w:delText>more quickly</w:delText>
        </w:r>
      </w:del>
      <w:ins w:id="78" w:author="Microsoft Office User" w:date="2020-08-11T15:08:00Z">
        <w:r w:rsidR="009200BD">
          <w:rPr>
            <w:rFonts w:eastAsiaTheme="minorEastAsia" w:cstheme="minorHAnsi"/>
            <w:bCs/>
            <w:sz w:val="22"/>
            <w:szCs w:val="22"/>
          </w:rPr>
          <w:t>slower</w:t>
        </w:r>
      </w:ins>
      <w:r w:rsidR="0067543F">
        <w:rPr>
          <w:rFonts w:eastAsiaTheme="minorEastAsia" w:cstheme="minorHAnsi"/>
          <w:bCs/>
          <w:sz w:val="22"/>
          <w:szCs w:val="22"/>
        </w:rPr>
        <w:t xml:space="preserve">. Below the curves the lines indicate the </w:t>
      </w:r>
      <w:r w:rsidR="00081A5A">
        <w:rPr>
          <w:rFonts w:eastAsiaTheme="minorEastAsia" w:cstheme="minorHAnsi"/>
          <w:bCs/>
          <w:sz w:val="22"/>
          <w:szCs w:val="22"/>
        </w:rPr>
        <w:t xml:space="preserve">95% </w:t>
      </w:r>
      <w:r w:rsidR="0067543F">
        <w:rPr>
          <w:rFonts w:eastAsiaTheme="minorEastAsia" w:cstheme="minorHAnsi"/>
          <w:bCs/>
          <w:sz w:val="22"/>
          <w:szCs w:val="22"/>
        </w:rPr>
        <w:t xml:space="preserve">credible interval of each statistic. </w:t>
      </w:r>
      <w:r w:rsidR="00124B5F">
        <w:rPr>
          <w:rFonts w:eastAsiaTheme="minorEastAsia" w:cstheme="minorHAnsi"/>
          <w:bCs/>
          <w:sz w:val="22"/>
          <w:szCs w:val="22"/>
        </w:rPr>
        <w:t xml:space="preserve">A) Results from fitting a model with all three possible transitions (fissions, fusions, and polyploidy). B) Results from fitting a model where chromosome number can change only through fissions and fusions. Under both models the credible interval of each parameter spans zero indicating </w:t>
      </w:r>
      <w:r w:rsidR="0067543F">
        <w:rPr>
          <w:rFonts w:eastAsiaTheme="minorEastAsia" w:cstheme="minorHAnsi"/>
          <w:bCs/>
          <w:sz w:val="22"/>
          <w:szCs w:val="22"/>
        </w:rPr>
        <w:t>no significant difference in rates of chromosome</w:t>
      </w:r>
      <w:r w:rsidR="00614AC6">
        <w:rPr>
          <w:rFonts w:eastAsiaTheme="minorEastAsia" w:cstheme="minorHAnsi"/>
          <w:bCs/>
          <w:sz w:val="22"/>
          <w:szCs w:val="22"/>
        </w:rPr>
        <w:t xml:space="preserve"> number</w:t>
      </w:r>
      <w:r w:rsidR="0067543F">
        <w:rPr>
          <w:rFonts w:eastAsiaTheme="minorEastAsia" w:cstheme="minorHAnsi"/>
          <w:bCs/>
          <w:sz w:val="22"/>
          <w:szCs w:val="22"/>
        </w:rPr>
        <w:t xml:space="preserve"> evolution in clades with holocentric and monocentric chromosomes.</w:t>
      </w:r>
      <w:r w:rsidR="00380E81">
        <w:rPr>
          <w:rFonts w:cstheme="minorHAnsi"/>
          <w:noProof/>
          <w:sz w:val="22"/>
          <w:szCs w:val="22"/>
        </w:rPr>
        <w:br w:type="page"/>
      </w:r>
    </w:p>
    <w:p w14:paraId="3306F916" w14:textId="30CC16C2" w:rsidR="00380E81" w:rsidRPr="00AE0786" w:rsidRDefault="00153D22" w:rsidP="00DE1F25">
      <w:pPr>
        <w:spacing w:after="0"/>
        <w:rPr>
          <w:rFonts w:cstheme="minorHAnsi"/>
          <w:sz w:val="22"/>
          <w:szCs w:val="22"/>
        </w:rPr>
      </w:pPr>
      <w:r>
        <w:rPr>
          <w:rFonts w:cstheme="minorHAnsi"/>
          <w:noProof/>
          <w:sz w:val="22"/>
          <w:szCs w:val="22"/>
        </w:rPr>
        <w:lastRenderedPageBreak/>
        <w:drawing>
          <wp:inline distT="0" distB="0" distL="0" distR="0" wp14:anchorId="1AC45A75" wp14:editId="6E182EE6">
            <wp:extent cx="3472614" cy="381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20 at 11.13.34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9255" cy="3832217"/>
                    </a:xfrm>
                    <a:prstGeom prst="rect">
                      <a:avLst/>
                    </a:prstGeom>
                  </pic:spPr>
                </pic:pic>
              </a:graphicData>
            </a:graphic>
          </wp:inline>
        </w:drawing>
      </w:r>
    </w:p>
    <w:p w14:paraId="79087579" w14:textId="007657B8" w:rsidR="0009567D" w:rsidRDefault="0041099B" w:rsidP="00460BC2">
      <w:pPr>
        <w:spacing w:after="0"/>
        <w:rPr>
          <w:rFonts w:cstheme="minorHAnsi"/>
          <w:sz w:val="22"/>
          <w:szCs w:val="22"/>
        </w:rPr>
      </w:pPr>
      <w:r w:rsidRPr="00AE0786">
        <w:rPr>
          <w:rFonts w:cstheme="minorHAnsi"/>
          <w:b/>
          <w:bCs/>
          <w:sz w:val="22"/>
          <w:szCs w:val="22"/>
        </w:rPr>
        <w:t xml:space="preserve">Figure </w:t>
      </w:r>
      <w:r w:rsidR="000E33F0" w:rsidRPr="00AE0786">
        <w:rPr>
          <w:rFonts w:cstheme="minorHAnsi"/>
          <w:b/>
          <w:bCs/>
          <w:sz w:val="22"/>
          <w:szCs w:val="22"/>
        </w:rPr>
        <w:t>3</w:t>
      </w:r>
      <w:r w:rsidRPr="00AE0786">
        <w:rPr>
          <w:rFonts w:cstheme="minorHAnsi"/>
          <w:b/>
          <w:bCs/>
          <w:sz w:val="22"/>
          <w:szCs w:val="22"/>
        </w:rPr>
        <w:t>:</w:t>
      </w:r>
      <w:r w:rsidRPr="00AE0786">
        <w:rPr>
          <w:rFonts w:cstheme="minorHAnsi"/>
          <w:sz w:val="22"/>
          <w:szCs w:val="22"/>
        </w:rPr>
        <w:t xml:space="preserve"> </w:t>
      </w:r>
      <w:r w:rsidR="00DD3DFC" w:rsidRPr="00AE0786">
        <w:rPr>
          <w:rFonts w:cstheme="minorHAnsi"/>
          <w:b/>
          <w:sz w:val="22"/>
          <w:szCs w:val="22"/>
        </w:rPr>
        <w:t>R</w:t>
      </w:r>
      <w:r w:rsidR="00FD325D" w:rsidRPr="00AE0786">
        <w:rPr>
          <w:rFonts w:cstheme="minorHAnsi"/>
          <w:b/>
          <w:sz w:val="22"/>
          <w:szCs w:val="22"/>
        </w:rPr>
        <w:t xml:space="preserve">ate of chromosome </w:t>
      </w:r>
      <w:r w:rsidR="00614AC6">
        <w:rPr>
          <w:rFonts w:cstheme="minorHAnsi"/>
          <w:b/>
          <w:sz w:val="22"/>
          <w:szCs w:val="22"/>
        </w:rPr>
        <w:t xml:space="preserve">number </w:t>
      </w:r>
      <w:r w:rsidR="00FD325D" w:rsidRPr="00AE0786">
        <w:rPr>
          <w:rFonts w:cstheme="minorHAnsi"/>
          <w:b/>
          <w:sz w:val="22"/>
          <w:szCs w:val="22"/>
        </w:rPr>
        <w:t>evolution</w:t>
      </w:r>
      <w:r w:rsidR="000E33F0" w:rsidRPr="00AE0786">
        <w:rPr>
          <w:rFonts w:cstheme="minorHAnsi"/>
          <w:b/>
          <w:sz w:val="22"/>
          <w:szCs w:val="22"/>
        </w:rPr>
        <w:t xml:space="preserve"> based on order</w:t>
      </w:r>
      <w:r w:rsidR="00DD3DFC" w:rsidRPr="00AE0786">
        <w:rPr>
          <w:rFonts w:cstheme="minorHAnsi"/>
          <w:sz w:val="22"/>
          <w:szCs w:val="22"/>
        </w:rPr>
        <w:t>.</w:t>
      </w:r>
      <w:r w:rsidR="00FD325D" w:rsidRPr="00AE0786">
        <w:rPr>
          <w:rFonts w:cstheme="minorHAnsi"/>
          <w:sz w:val="22"/>
          <w:szCs w:val="22"/>
        </w:rPr>
        <w:t xml:space="preserve"> </w:t>
      </w:r>
      <w:r w:rsidR="001B4409">
        <w:rPr>
          <w:rFonts w:cstheme="minorHAnsi"/>
          <w:sz w:val="22"/>
          <w:szCs w:val="22"/>
        </w:rPr>
        <w:t xml:space="preserve">Rate estimates are plotted on the vertical axis and mechanisms on the horizontal. Each point is a single sample from the posterior distribution. Vertical black lines indicate the credible interval for each parameter. </w:t>
      </w:r>
      <w:r w:rsidR="00DD3DFC" w:rsidRPr="00AE0786">
        <w:rPr>
          <w:rFonts w:cstheme="minorHAnsi"/>
          <w:sz w:val="22"/>
          <w:szCs w:val="22"/>
        </w:rPr>
        <w:t xml:space="preserve">A) </w:t>
      </w:r>
      <w:r w:rsidR="001B4409">
        <w:rPr>
          <w:rFonts w:cstheme="minorHAnsi"/>
          <w:sz w:val="22"/>
          <w:szCs w:val="22"/>
        </w:rPr>
        <w:t>Full model results with fissions, fusions, and polyploidy</w:t>
      </w:r>
      <w:r w:rsidR="00FA0F20" w:rsidRPr="00AE0786">
        <w:rPr>
          <w:rFonts w:cstheme="minorHAnsi"/>
          <w:sz w:val="22"/>
          <w:szCs w:val="22"/>
        </w:rPr>
        <w:t>.</w:t>
      </w:r>
      <w:r w:rsidR="00DD3DFC" w:rsidRPr="00AE0786">
        <w:rPr>
          <w:rFonts w:cstheme="minorHAnsi"/>
          <w:sz w:val="22"/>
          <w:szCs w:val="22"/>
        </w:rPr>
        <w:t xml:space="preserve"> B) </w:t>
      </w:r>
      <w:r w:rsidR="001B4409">
        <w:rPr>
          <w:rFonts w:cstheme="minorHAnsi"/>
          <w:sz w:val="22"/>
          <w:szCs w:val="22"/>
        </w:rPr>
        <w:t>Constrained model with only fissions and fusions</w:t>
      </w:r>
      <w:r w:rsidR="00FA0F20" w:rsidRPr="00AE0786">
        <w:rPr>
          <w:rFonts w:cstheme="minorHAnsi"/>
          <w:sz w:val="22"/>
          <w:szCs w:val="22"/>
        </w:rPr>
        <w:t>.</w:t>
      </w:r>
      <w:r w:rsidR="0009567D">
        <w:rPr>
          <w:rFonts w:cstheme="minorHAnsi"/>
          <w:sz w:val="22"/>
          <w:szCs w:val="22"/>
        </w:rPr>
        <w:br w:type="page"/>
      </w:r>
    </w:p>
    <w:p w14:paraId="364E0815" w14:textId="575FA62E" w:rsidR="00077899" w:rsidRPr="00AE0786" w:rsidRDefault="00077899" w:rsidP="00DE1F25">
      <w:pPr>
        <w:spacing w:after="0"/>
        <w:rPr>
          <w:rFonts w:cstheme="minorHAnsi"/>
          <w:sz w:val="22"/>
          <w:szCs w:val="22"/>
        </w:rPr>
      </w:pPr>
      <w:r w:rsidRPr="00AE0786">
        <w:rPr>
          <w:rFonts w:cstheme="minorHAnsi"/>
          <w:sz w:val="22"/>
          <w:szCs w:val="22"/>
        </w:rPr>
        <w:lastRenderedPageBreak/>
        <w:br w:type="page"/>
      </w:r>
    </w:p>
    <w:p w14:paraId="2FF4A398" w14:textId="0B4DBEF4" w:rsidR="006A5BDC" w:rsidRPr="00AE0786" w:rsidRDefault="00077899" w:rsidP="00DE1F25">
      <w:pPr>
        <w:spacing w:after="0"/>
        <w:rPr>
          <w:rFonts w:cstheme="minorHAnsi"/>
          <w:b/>
          <w:bCs/>
          <w:sz w:val="22"/>
          <w:szCs w:val="22"/>
        </w:rPr>
      </w:pPr>
      <w:r w:rsidRPr="00AE0786">
        <w:rPr>
          <w:rFonts w:cstheme="minorHAnsi"/>
          <w:b/>
          <w:bCs/>
          <w:sz w:val="22"/>
          <w:szCs w:val="22"/>
        </w:rPr>
        <w:lastRenderedPageBreak/>
        <w:t>References</w:t>
      </w:r>
    </w:p>
    <w:p w14:paraId="3C489A4D" w14:textId="77777777" w:rsidR="001C5D0C" w:rsidRPr="001C5D0C" w:rsidRDefault="006A5BDC" w:rsidP="001C5D0C">
      <w:pPr>
        <w:pStyle w:val="EndNoteBibliography"/>
        <w:spacing w:after="0"/>
        <w:rPr>
          <w:noProof/>
        </w:rPr>
      </w:pPr>
      <w:r w:rsidRPr="00AE0786">
        <w:rPr>
          <w:rFonts w:asciiTheme="minorHAnsi" w:hAnsiTheme="minorHAnsi" w:cstheme="minorHAnsi"/>
          <w:b/>
          <w:bCs/>
          <w:sz w:val="22"/>
          <w:szCs w:val="22"/>
        </w:rPr>
        <w:fldChar w:fldCharType="begin"/>
      </w:r>
      <w:r w:rsidRPr="00AE0786">
        <w:rPr>
          <w:rFonts w:asciiTheme="minorHAnsi" w:hAnsiTheme="minorHAnsi" w:cstheme="minorHAnsi"/>
          <w:b/>
          <w:bCs/>
          <w:sz w:val="22"/>
          <w:szCs w:val="22"/>
        </w:rPr>
        <w:instrText xml:space="preserve"> ADDIN EN.REFLIST </w:instrText>
      </w:r>
      <w:r w:rsidRPr="00AE0786">
        <w:rPr>
          <w:rFonts w:asciiTheme="minorHAnsi" w:hAnsiTheme="minorHAnsi" w:cstheme="minorHAnsi"/>
          <w:b/>
          <w:bCs/>
          <w:sz w:val="22"/>
          <w:szCs w:val="22"/>
        </w:rPr>
        <w:fldChar w:fldCharType="separate"/>
      </w:r>
      <w:r w:rsidR="001C5D0C" w:rsidRPr="001C5D0C">
        <w:rPr>
          <w:noProof/>
        </w:rPr>
        <w:t>1.</w:t>
      </w:r>
      <w:r w:rsidR="001C5D0C" w:rsidRPr="001C5D0C">
        <w:rPr>
          <w:noProof/>
        </w:rPr>
        <w:tab/>
        <w:t>Wilson AC, Bush GL, Case SM, King MC. Social structuring of mammalian populations and rate of chromosomal evolution. Proceedings of the National Academy of Sciences. 1975;72(12):5061-5.</w:t>
      </w:r>
    </w:p>
    <w:p w14:paraId="0B30F631" w14:textId="77777777" w:rsidR="001C5D0C" w:rsidRPr="001C5D0C" w:rsidRDefault="001C5D0C" w:rsidP="001C5D0C">
      <w:pPr>
        <w:pStyle w:val="EndNoteBibliography"/>
        <w:spacing w:after="0"/>
        <w:rPr>
          <w:noProof/>
        </w:rPr>
      </w:pPr>
      <w:r w:rsidRPr="001C5D0C">
        <w:rPr>
          <w:noProof/>
        </w:rPr>
        <w:t>2.</w:t>
      </w:r>
      <w:r w:rsidRPr="001C5D0C">
        <w:rPr>
          <w:noProof/>
        </w:rPr>
        <w:tab/>
        <w:t>White MJD. Modes of speciation. San Francisco: : WH Freeman; 1978. 455 p.</w:t>
      </w:r>
    </w:p>
    <w:p w14:paraId="65EAE520" w14:textId="77777777" w:rsidR="001C5D0C" w:rsidRPr="001C5D0C" w:rsidRDefault="001C5D0C" w:rsidP="001C5D0C">
      <w:pPr>
        <w:pStyle w:val="EndNoteBibliography"/>
        <w:spacing w:after="0"/>
        <w:rPr>
          <w:noProof/>
        </w:rPr>
      </w:pPr>
      <w:r w:rsidRPr="001C5D0C">
        <w:rPr>
          <w:noProof/>
        </w:rPr>
        <w:t>3.</w:t>
      </w:r>
      <w:r w:rsidRPr="001C5D0C">
        <w:rPr>
          <w:noProof/>
        </w:rPr>
        <w:tab/>
        <w:t>Bush GL. What do we really know about speciation? Perspectives on evolution. 1982:119-31.</w:t>
      </w:r>
    </w:p>
    <w:p w14:paraId="39880C97" w14:textId="77777777" w:rsidR="001C5D0C" w:rsidRPr="001C5D0C" w:rsidRDefault="001C5D0C" w:rsidP="001C5D0C">
      <w:pPr>
        <w:pStyle w:val="EndNoteBibliography"/>
        <w:spacing w:after="0"/>
        <w:rPr>
          <w:noProof/>
        </w:rPr>
      </w:pPr>
      <w:r w:rsidRPr="001C5D0C">
        <w:rPr>
          <w:noProof/>
        </w:rPr>
        <w:t>4.</w:t>
      </w:r>
      <w:r w:rsidRPr="001C5D0C">
        <w:rPr>
          <w:noProof/>
        </w:rPr>
        <w:tab/>
        <w:t>Escudero M, Hahn M, Brown BH, Lueders K, Hipp AL. Chromosomal rearrangements in holocentric organisms lead to reproductive isolation by hybrid dysfunction: The correlation between karyotype rearrangements and germination rates in sedges. American journal of botany. 2016;103(8):1529-36.</w:t>
      </w:r>
    </w:p>
    <w:p w14:paraId="540410DA" w14:textId="77777777" w:rsidR="001C5D0C" w:rsidRPr="001C5D0C" w:rsidRDefault="001C5D0C" w:rsidP="001C5D0C">
      <w:pPr>
        <w:pStyle w:val="EndNoteBibliography"/>
        <w:spacing w:after="0"/>
        <w:rPr>
          <w:noProof/>
        </w:rPr>
      </w:pPr>
      <w:r w:rsidRPr="001C5D0C">
        <w:rPr>
          <w:noProof/>
        </w:rPr>
        <w:t>5.</w:t>
      </w:r>
      <w:r w:rsidRPr="001C5D0C">
        <w:rPr>
          <w:noProof/>
        </w:rPr>
        <w:tab/>
        <w:t>Blackmon H, Justison J, Mayrose I, Goldberg EE. Meiotic drive shapes rates of karyotype evolution in mammals. Evolution. 2019;73(3):511-23.</w:t>
      </w:r>
    </w:p>
    <w:p w14:paraId="2704E186" w14:textId="77777777" w:rsidR="001C5D0C" w:rsidRPr="001C5D0C" w:rsidRDefault="001C5D0C" w:rsidP="001C5D0C">
      <w:pPr>
        <w:pStyle w:val="EndNoteBibliography"/>
        <w:spacing w:after="0"/>
        <w:rPr>
          <w:noProof/>
        </w:rPr>
      </w:pPr>
      <w:r w:rsidRPr="001C5D0C">
        <w:rPr>
          <w:noProof/>
        </w:rPr>
        <w:t>6.</w:t>
      </w:r>
      <w:r w:rsidRPr="001C5D0C">
        <w:rPr>
          <w:noProof/>
        </w:rPr>
        <w:tab/>
        <w:t>Blackmon H, Ross L, Bachtrog D. Sex Determination, Sex Chromosomes, and Karyotype Evolution in Insects. Journal of Heredity. 2017;108(1):78-93.</w:t>
      </w:r>
    </w:p>
    <w:p w14:paraId="403B4B14" w14:textId="77777777" w:rsidR="001C5D0C" w:rsidRPr="001C5D0C" w:rsidRDefault="001C5D0C" w:rsidP="001C5D0C">
      <w:pPr>
        <w:pStyle w:val="EndNoteBibliography"/>
        <w:spacing w:after="0"/>
        <w:rPr>
          <w:noProof/>
        </w:rPr>
      </w:pPr>
      <w:r w:rsidRPr="001C5D0C">
        <w:rPr>
          <w:noProof/>
        </w:rPr>
        <w:t>7.</w:t>
      </w:r>
      <w:r w:rsidRPr="001C5D0C">
        <w:rPr>
          <w:noProof/>
        </w:rPr>
        <w:tab/>
        <w:t>Petitpierre E. Why beetles have strikingly different rates of chromosomal evolution. Elytron. 1987;1:25-32.</w:t>
      </w:r>
    </w:p>
    <w:p w14:paraId="72A264BD" w14:textId="77777777" w:rsidR="001C5D0C" w:rsidRPr="001C5D0C" w:rsidRDefault="001C5D0C" w:rsidP="001C5D0C">
      <w:pPr>
        <w:pStyle w:val="EndNoteBibliography"/>
        <w:spacing w:after="0"/>
        <w:rPr>
          <w:noProof/>
        </w:rPr>
      </w:pPr>
      <w:r w:rsidRPr="001C5D0C">
        <w:rPr>
          <w:noProof/>
        </w:rPr>
        <w:t>8.</w:t>
      </w:r>
      <w:r w:rsidRPr="001C5D0C">
        <w:rPr>
          <w:noProof/>
        </w:rPr>
        <w:tab/>
        <w:t>Faria R, Navarro A. Chromosomal speciation revisited: rearranging theory with pieces of evidence. Trends in ecology &amp; evolution. 2010;25(11):660-9.</w:t>
      </w:r>
    </w:p>
    <w:p w14:paraId="3F567412" w14:textId="77777777" w:rsidR="001C5D0C" w:rsidRPr="001C5D0C" w:rsidRDefault="001C5D0C" w:rsidP="001C5D0C">
      <w:pPr>
        <w:pStyle w:val="EndNoteBibliography"/>
        <w:spacing w:after="0"/>
        <w:rPr>
          <w:noProof/>
        </w:rPr>
      </w:pPr>
      <w:r w:rsidRPr="001C5D0C">
        <w:rPr>
          <w:noProof/>
        </w:rPr>
        <w:t>9.</w:t>
      </w:r>
      <w:r w:rsidRPr="001C5D0C">
        <w:rPr>
          <w:noProof/>
        </w:rPr>
        <w:tab/>
        <w:t>Guerrero RF, Kirkpatrick M. Local Adaptation and the Evolution of Chromosome Fusions. Evolution. 2014.</w:t>
      </w:r>
    </w:p>
    <w:p w14:paraId="588A10DC" w14:textId="77777777" w:rsidR="001C5D0C" w:rsidRPr="001C5D0C" w:rsidRDefault="001C5D0C" w:rsidP="001C5D0C">
      <w:pPr>
        <w:pStyle w:val="EndNoteBibliography"/>
        <w:spacing w:after="0"/>
        <w:rPr>
          <w:noProof/>
        </w:rPr>
      </w:pPr>
      <w:r w:rsidRPr="001C5D0C">
        <w:rPr>
          <w:noProof/>
        </w:rPr>
        <w:t>10.</w:t>
      </w:r>
      <w:r w:rsidRPr="001C5D0C">
        <w:rPr>
          <w:noProof/>
        </w:rPr>
        <w:tab/>
        <w:t>Rieseberg LH. Chromosomal rearrangements and specieation. Trends Ecol Evol. 2001;16(7):351-8.</w:t>
      </w:r>
    </w:p>
    <w:p w14:paraId="1573A1EB" w14:textId="77777777" w:rsidR="001C5D0C" w:rsidRPr="001C5D0C" w:rsidRDefault="001C5D0C" w:rsidP="001C5D0C">
      <w:pPr>
        <w:pStyle w:val="EndNoteBibliography"/>
        <w:spacing w:after="0"/>
        <w:rPr>
          <w:noProof/>
        </w:rPr>
      </w:pPr>
      <w:r w:rsidRPr="001C5D0C">
        <w:rPr>
          <w:noProof/>
        </w:rPr>
        <w:t>11.</w:t>
      </w:r>
      <w:r w:rsidRPr="001C5D0C">
        <w:rPr>
          <w:noProof/>
        </w:rPr>
        <w:tab/>
        <w:t>Lucek K. Evolutionary mechanisms of varying chromosome numbers in the radiation of Erebia butterflies. Genes. 2018;9(3):166.</w:t>
      </w:r>
    </w:p>
    <w:p w14:paraId="6EF48A9C" w14:textId="77777777" w:rsidR="001C5D0C" w:rsidRPr="001C5D0C" w:rsidRDefault="001C5D0C" w:rsidP="001C5D0C">
      <w:pPr>
        <w:pStyle w:val="EndNoteBibliography"/>
        <w:spacing w:after="0"/>
        <w:rPr>
          <w:noProof/>
        </w:rPr>
      </w:pPr>
      <w:r w:rsidRPr="001C5D0C">
        <w:rPr>
          <w:noProof/>
        </w:rPr>
        <w:t>12.</w:t>
      </w:r>
      <w:r w:rsidRPr="001C5D0C">
        <w:rPr>
          <w:noProof/>
        </w:rPr>
        <w:tab/>
        <w:t>Garagna S, Broccoli D, Redi CA, Searle JB, Cooke HJ, Capanna E. Robertsonian metacentrics of the house mouse lose telomeric sequences but retain some minor satellite DNA in the pericentromeric area. Chromosoma. 1995;103(10):685-92.</w:t>
      </w:r>
    </w:p>
    <w:p w14:paraId="03130DEA" w14:textId="77777777" w:rsidR="001C5D0C" w:rsidRPr="001C5D0C" w:rsidRDefault="001C5D0C" w:rsidP="001C5D0C">
      <w:pPr>
        <w:pStyle w:val="EndNoteBibliography"/>
        <w:spacing w:after="0"/>
        <w:rPr>
          <w:noProof/>
        </w:rPr>
      </w:pPr>
      <w:r w:rsidRPr="001C5D0C">
        <w:rPr>
          <w:noProof/>
        </w:rPr>
        <w:t>13.</w:t>
      </w:r>
      <w:r w:rsidRPr="001C5D0C">
        <w:rPr>
          <w:noProof/>
        </w:rPr>
        <w:tab/>
        <w:t>Miga KH. Chromosome-specific centromere sequences provide an estimate of the ancestral chromosome 2 fusion event in hominin genomes. Journal of Heredity. 2017;108(1):45-52.</w:t>
      </w:r>
    </w:p>
    <w:p w14:paraId="620CD21B" w14:textId="77777777" w:rsidR="001C5D0C" w:rsidRPr="001C5D0C" w:rsidRDefault="001C5D0C" w:rsidP="001C5D0C">
      <w:pPr>
        <w:pStyle w:val="EndNoteBibliography"/>
        <w:spacing w:after="0"/>
        <w:rPr>
          <w:noProof/>
        </w:rPr>
      </w:pPr>
      <w:r w:rsidRPr="001C5D0C">
        <w:rPr>
          <w:noProof/>
        </w:rPr>
        <w:t>14.</w:t>
      </w:r>
      <w:r w:rsidRPr="001C5D0C">
        <w:rPr>
          <w:noProof/>
        </w:rPr>
        <w:tab/>
        <w:t>Moretti A, Sabato S. Karyotype evolution by centromeric fission inZamia (Cycadales). Plant Systematics and Evolution. 1984;146(3-4):215-23.</w:t>
      </w:r>
    </w:p>
    <w:p w14:paraId="18528C13" w14:textId="77777777" w:rsidR="001C5D0C" w:rsidRPr="001C5D0C" w:rsidRDefault="001C5D0C" w:rsidP="001C5D0C">
      <w:pPr>
        <w:pStyle w:val="EndNoteBibliography"/>
        <w:spacing w:after="0"/>
        <w:rPr>
          <w:noProof/>
        </w:rPr>
      </w:pPr>
      <w:r w:rsidRPr="001C5D0C">
        <w:rPr>
          <w:noProof/>
        </w:rPr>
        <w:t>15.</w:t>
      </w:r>
      <w:r w:rsidRPr="001C5D0C">
        <w:rPr>
          <w:noProof/>
        </w:rPr>
        <w:tab/>
        <w:t>Harlan JR, deWet JM. On Ö. Winge and a prayer: the origins of polyploidy. The botanical review. 1975;41(4):361-90.</w:t>
      </w:r>
    </w:p>
    <w:p w14:paraId="6DCE2994" w14:textId="77777777" w:rsidR="001C5D0C" w:rsidRPr="001C5D0C" w:rsidRDefault="001C5D0C" w:rsidP="001C5D0C">
      <w:pPr>
        <w:pStyle w:val="EndNoteBibliography"/>
        <w:spacing w:after="0"/>
        <w:rPr>
          <w:noProof/>
        </w:rPr>
      </w:pPr>
      <w:r w:rsidRPr="001C5D0C">
        <w:rPr>
          <w:noProof/>
        </w:rPr>
        <w:t>16.</w:t>
      </w:r>
      <w:r w:rsidRPr="001C5D0C">
        <w:rPr>
          <w:noProof/>
        </w:rPr>
        <w:tab/>
        <w:t>Torres EM, Williams BR, Amon A. Aneuploidy: cells losing their balance. Genetics. 2008;179(2):737-46.</w:t>
      </w:r>
    </w:p>
    <w:p w14:paraId="2DD3D392" w14:textId="77777777" w:rsidR="001C5D0C" w:rsidRPr="001C5D0C" w:rsidRDefault="001C5D0C" w:rsidP="001C5D0C">
      <w:pPr>
        <w:pStyle w:val="EndNoteBibliography"/>
        <w:spacing w:after="0"/>
        <w:rPr>
          <w:noProof/>
        </w:rPr>
      </w:pPr>
      <w:r w:rsidRPr="001C5D0C">
        <w:rPr>
          <w:noProof/>
        </w:rPr>
        <w:t>17.</w:t>
      </w:r>
      <w:r w:rsidRPr="001C5D0C">
        <w:rPr>
          <w:noProof/>
        </w:rPr>
        <w:tab/>
        <w:t>Matsumoto T, Kitano J. The intricate relationship between sexually antagonistic selection and the evolution of sex chromosome fusions. Journal of theoretical biology. 2016;404:97-108.</w:t>
      </w:r>
    </w:p>
    <w:p w14:paraId="39533A51" w14:textId="77777777" w:rsidR="001C5D0C" w:rsidRPr="001C5D0C" w:rsidRDefault="001C5D0C" w:rsidP="001C5D0C">
      <w:pPr>
        <w:pStyle w:val="EndNoteBibliography"/>
        <w:spacing w:after="0"/>
        <w:rPr>
          <w:noProof/>
        </w:rPr>
      </w:pPr>
      <w:r w:rsidRPr="001C5D0C">
        <w:rPr>
          <w:noProof/>
        </w:rPr>
        <w:t>18.</w:t>
      </w:r>
      <w:r w:rsidRPr="001C5D0C">
        <w:rPr>
          <w:noProof/>
        </w:rPr>
        <w:tab/>
        <w:t>Pennell MW, Kirkpatrick M, Otto SP, Vamosi JC, Peichel CL, Valenzuela N, et al. Y fuse? Sex chromosome fusions in fishes and reptiles. PLoS genetics. 2015;11(5):e1005237.</w:t>
      </w:r>
    </w:p>
    <w:p w14:paraId="5ACE5234" w14:textId="77777777" w:rsidR="001C5D0C" w:rsidRPr="001C5D0C" w:rsidRDefault="001C5D0C" w:rsidP="001C5D0C">
      <w:pPr>
        <w:pStyle w:val="EndNoteBibliography"/>
        <w:spacing w:after="0"/>
        <w:rPr>
          <w:noProof/>
        </w:rPr>
      </w:pPr>
      <w:r w:rsidRPr="001C5D0C">
        <w:rPr>
          <w:noProof/>
        </w:rPr>
        <w:lastRenderedPageBreak/>
        <w:t>19.</w:t>
      </w:r>
      <w:r w:rsidRPr="001C5D0C">
        <w:rPr>
          <w:noProof/>
        </w:rPr>
        <w:tab/>
        <w:t>Hill J, Rastas P, Hornett EA, Neethiraj R, Clark N, Morehouse N, et al. Unprecedented reorganization of holocentric chromosomes provides insights into the enigma of lepidopteran chromosome evolution. Science advances. 2019;5(6):eaau3648.</w:t>
      </w:r>
    </w:p>
    <w:p w14:paraId="7B245856" w14:textId="77777777" w:rsidR="001C5D0C" w:rsidRPr="001C5D0C" w:rsidRDefault="001C5D0C" w:rsidP="001C5D0C">
      <w:pPr>
        <w:pStyle w:val="EndNoteBibliography"/>
        <w:spacing w:after="0"/>
        <w:rPr>
          <w:noProof/>
        </w:rPr>
      </w:pPr>
      <w:r w:rsidRPr="001C5D0C">
        <w:rPr>
          <w:noProof/>
        </w:rPr>
        <w:t>20.</w:t>
      </w:r>
      <w:r w:rsidRPr="001C5D0C">
        <w:rPr>
          <w:noProof/>
        </w:rPr>
        <w:tab/>
        <w:t>Lukhtanov VA, Dincă V, Friberg M, Šíchová J, Olofsson M, Vila R, et al. Versatility of multivalent orientation, inverted meiosis, and rescued fitness in holocentric chromosomal hybrids. Proceedings of the National Academy of Sciences. 2018;115(41):E9610-E9.</w:t>
      </w:r>
    </w:p>
    <w:p w14:paraId="6756C066" w14:textId="77777777" w:rsidR="001C5D0C" w:rsidRPr="001C5D0C" w:rsidRDefault="001C5D0C" w:rsidP="001C5D0C">
      <w:pPr>
        <w:pStyle w:val="EndNoteBibliography"/>
        <w:spacing w:after="0"/>
        <w:rPr>
          <w:noProof/>
        </w:rPr>
      </w:pPr>
      <w:r w:rsidRPr="001C5D0C">
        <w:rPr>
          <w:noProof/>
        </w:rPr>
        <w:t>21.</w:t>
      </w:r>
      <w:r w:rsidRPr="001C5D0C">
        <w:rPr>
          <w:noProof/>
        </w:rPr>
        <w:tab/>
        <w:t>Melters DP, Paliulis LV, Korf IF, Chan SW. Holocentric chromosomes: convergent evolution, meiotic adaptations, and genomic analysis. Chromosome Research. 2012;20(5):579-93.</w:t>
      </w:r>
    </w:p>
    <w:p w14:paraId="124A261B" w14:textId="77777777" w:rsidR="001C5D0C" w:rsidRPr="001C5D0C" w:rsidRDefault="001C5D0C" w:rsidP="001C5D0C">
      <w:pPr>
        <w:pStyle w:val="EndNoteBibliography"/>
        <w:spacing w:after="0"/>
        <w:rPr>
          <w:noProof/>
        </w:rPr>
      </w:pPr>
      <w:r w:rsidRPr="001C5D0C">
        <w:rPr>
          <w:noProof/>
        </w:rPr>
        <w:t>22.</w:t>
      </w:r>
      <w:r w:rsidRPr="001C5D0C">
        <w:rPr>
          <w:noProof/>
        </w:rPr>
        <w:tab/>
        <w:t>Mola L, Papeschi A. Holokinetic chromosomes at a glance. BAG-Journal of Basic and Applied Genetics. 2006;17(1):17-33.</w:t>
      </w:r>
    </w:p>
    <w:p w14:paraId="4A5ABF99" w14:textId="77777777" w:rsidR="001C5D0C" w:rsidRPr="001C5D0C" w:rsidRDefault="001C5D0C" w:rsidP="001C5D0C">
      <w:pPr>
        <w:pStyle w:val="EndNoteBibliography"/>
        <w:spacing w:after="0"/>
        <w:rPr>
          <w:noProof/>
        </w:rPr>
      </w:pPr>
      <w:r w:rsidRPr="001C5D0C">
        <w:rPr>
          <w:noProof/>
        </w:rPr>
        <w:t>23.</w:t>
      </w:r>
      <w:r w:rsidRPr="001C5D0C">
        <w:rPr>
          <w:noProof/>
        </w:rPr>
        <w:tab/>
        <w:t>Luceño M, Guerra M. Numerical variations in species exhibiting holocentric chromosomes: a nomenclatural proposal. Caryologia. 1996;49(3-4):301-9.</w:t>
      </w:r>
    </w:p>
    <w:p w14:paraId="28875BCC" w14:textId="77777777" w:rsidR="001C5D0C" w:rsidRPr="001C5D0C" w:rsidRDefault="001C5D0C" w:rsidP="001C5D0C">
      <w:pPr>
        <w:pStyle w:val="EndNoteBibliography"/>
        <w:spacing w:after="0"/>
        <w:rPr>
          <w:noProof/>
        </w:rPr>
      </w:pPr>
      <w:r w:rsidRPr="001C5D0C">
        <w:rPr>
          <w:noProof/>
        </w:rPr>
        <w:t>24.</w:t>
      </w:r>
      <w:r w:rsidRPr="001C5D0C">
        <w:rPr>
          <w:noProof/>
        </w:rPr>
        <w:tab/>
        <w:t>Malheiros-Garde N, Gardé A. Fragmentation as a possible evolutionary process in the genus Luzula DC. Genetica Iberica. 1950;2:257-62.</w:t>
      </w:r>
    </w:p>
    <w:p w14:paraId="2A1BAA3E" w14:textId="77777777" w:rsidR="001C5D0C" w:rsidRPr="001C5D0C" w:rsidRDefault="001C5D0C" w:rsidP="001C5D0C">
      <w:pPr>
        <w:pStyle w:val="EndNoteBibliography"/>
        <w:spacing w:after="0"/>
        <w:rPr>
          <w:noProof/>
        </w:rPr>
      </w:pPr>
      <w:r w:rsidRPr="001C5D0C">
        <w:rPr>
          <w:noProof/>
        </w:rPr>
        <w:t>25.</w:t>
      </w:r>
      <w:r w:rsidRPr="001C5D0C">
        <w:rPr>
          <w:noProof/>
        </w:rPr>
        <w:tab/>
        <w:t>Faulkner J. Chromosome studies on Carex section Acutae in north-west Europe. Botanical Journal of the Linnean Society. 1972;65(3):271-301.</w:t>
      </w:r>
    </w:p>
    <w:p w14:paraId="09939F2F" w14:textId="77777777" w:rsidR="001C5D0C" w:rsidRPr="001C5D0C" w:rsidRDefault="001C5D0C" w:rsidP="001C5D0C">
      <w:pPr>
        <w:pStyle w:val="EndNoteBibliography"/>
        <w:spacing w:after="0"/>
        <w:rPr>
          <w:noProof/>
        </w:rPr>
      </w:pPr>
      <w:r w:rsidRPr="001C5D0C">
        <w:rPr>
          <w:noProof/>
        </w:rPr>
        <w:t>26.</w:t>
      </w:r>
      <w:r w:rsidRPr="001C5D0C">
        <w:rPr>
          <w:noProof/>
        </w:rPr>
        <w:tab/>
        <w:t>Cope T, editor Cytology and hybridization in the Juncus bufonius L. aggregate in western Europe. Watsonia; 1985: Citeseer.</w:t>
      </w:r>
    </w:p>
    <w:p w14:paraId="663978E6" w14:textId="77777777" w:rsidR="001C5D0C" w:rsidRPr="001C5D0C" w:rsidRDefault="001C5D0C" w:rsidP="001C5D0C">
      <w:pPr>
        <w:pStyle w:val="EndNoteBibliography"/>
        <w:spacing w:after="0"/>
        <w:rPr>
          <w:noProof/>
        </w:rPr>
      </w:pPr>
      <w:r w:rsidRPr="001C5D0C">
        <w:rPr>
          <w:noProof/>
        </w:rPr>
        <w:t>27.</w:t>
      </w:r>
      <w:r w:rsidRPr="001C5D0C">
        <w:rPr>
          <w:noProof/>
        </w:rPr>
        <w:tab/>
        <w:t>Escudero M, Hipp AL, Hansen TF, Voje KL, Luceño M. Selection and inertia in the evolution of holocentric chromosomes in sedges (Carex, Cyperaceae). New Phytologist. 2012;195(1):237-47.</w:t>
      </w:r>
    </w:p>
    <w:p w14:paraId="4C681CFD" w14:textId="77777777" w:rsidR="001C5D0C" w:rsidRPr="001C5D0C" w:rsidRDefault="001C5D0C" w:rsidP="001C5D0C">
      <w:pPr>
        <w:pStyle w:val="EndNoteBibliography"/>
        <w:spacing w:after="0"/>
        <w:rPr>
          <w:noProof/>
        </w:rPr>
      </w:pPr>
      <w:r w:rsidRPr="001C5D0C">
        <w:rPr>
          <w:noProof/>
        </w:rPr>
        <w:t>28.</w:t>
      </w:r>
      <w:r w:rsidRPr="001C5D0C">
        <w:rPr>
          <w:noProof/>
        </w:rPr>
        <w:tab/>
        <w:t>Schneider MC, Zacaro AA, Pinto-da-Rocha R, Candido DM, Cella DM. Complex meiotic configuration of the holocentric chromosomes: the intriguing case of the scorpion Tityus bahiensis. Chromosome Research. 2009;17(7):883-98.</w:t>
      </w:r>
    </w:p>
    <w:p w14:paraId="064127A7" w14:textId="77777777" w:rsidR="001C5D0C" w:rsidRPr="001C5D0C" w:rsidRDefault="001C5D0C" w:rsidP="001C5D0C">
      <w:pPr>
        <w:pStyle w:val="EndNoteBibliography"/>
        <w:spacing w:after="0"/>
        <w:rPr>
          <w:noProof/>
        </w:rPr>
      </w:pPr>
      <w:r w:rsidRPr="001C5D0C">
        <w:rPr>
          <w:noProof/>
        </w:rPr>
        <w:t>29.</w:t>
      </w:r>
      <w:r w:rsidRPr="001C5D0C">
        <w:rPr>
          <w:noProof/>
        </w:rPr>
        <w:tab/>
        <w:t>Panzera F, Pérez R, Hornos S, Panzera Y, Cestau R, Delgado V, et al. Chromosome numbers in the Triatominae (Hemiptera-Reduviidae): a review. Memórias do Instituto Oswaldo Cruz. 1996;91(4):515-8.</w:t>
      </w:r>
    </w:p>
    <w:p w14:paraId="2EF93B3C" w14:textId="77777777" w:rsidR="001C5D0C" w:rsidRPr="001C5D0C" w:rsidRDefault="001C5D0C" w:rsidP="001C5D0C">
      <w:pPr>
        <w:pStyle w:val="EndNoteBibliography"/>
        <w:spacing w:after="0"/>
        <w:rPr>
          <w:noProof/>
        </w:rPr>
      </w:pPr>
      <w:r w:rsidRPr="001C5D0C">
        <w:rPr>
          <w:noProof/>
        </w:rPr>
        <w:t>30.</w:t>
      </w:r>
      <w:r w:rsidRPr="001C5D0C">
        <w:rPr>
          <w:noProof/>
        </w:rPr>
        <w:tab/>
        <w:t>Mora C, Tittensor DP, Adl S, Simpson AG, Worm B. How many species are there on Earth and in the ocean? PLoS biology. 2011;9(8).</w:t>
      </w:r>
    </w:p>
    <w:p w14:paraId="33D618C7" w14:textId="77777777" w:rsidR="001C5D0C" w:rsidRPr="001C5D0C" w:rsidRDefault="001C5D0C" w:rsidP="001C5D0C">
      <w:pPr>
        <w:pStyle w:val="EndNoteBibliography"/>
        <w:spacing w:after="0"/>
        <w:rPr>
          <w:noProof/>
        </w:rPr>
      </w:pPr>
      <w:r w:rsidRPr="001C5D0C">
        <w:rPr>
          <w:noProof/>
        </w:rPr>
        <w:t>31.</w:t>
      </w:r>
      <w:r w:rsidRPr="001C5D0C">
        <w:rPr>
          <w:noProof/>
        </w:rPr>
        <w:tab/>
        <w:t>Ross L, Blackmon H, Lorite P, Gokhman VE, Hardy NB. Recombination, chromosome number and eusociality in the Hymenoptera. Journal of evolutionary biology. 2015;28(1):105-16.</w:t>
      </w:r>
    </w:p>
    <w:p w14:paraId="7DCC0336" w14:textId="77777777" w:rsidR="001C5D0C" w:rsidRPr="001C5D0C" w:rsidRDefault="001C5D0C" w:rsidP="001C5D0C">
      <w:pPr>
        <w:pStyle w:val="EndNoteBibliography"/>
        <w:spacing w:after="0"/>
        <w:rPr>
          <w:noProof/>
        </w:rPr>
      </w:pPr>
      <w:r w:rsidRPr="001C5D0C">
        <w:rPr>
          <w:noProof/>
        </w:rPr>
        <w:t>32.</w:t>
      </w:r>
      <w:r w:rsidRPr="001C5D0C">
        <w:rPr>
          <w:noProof/>
        </w:rPr>
        <w:tab/>
        <w:t>Vershinina AO, Lukhtanov VA. Evolutionary mechanisms of runaway chromosome number change in Agrodiaetus butterflies. Scientific reports. 2017;7(1):1-9.</w:t>
      </w:r>
    </w:p>
    <w:p w14:paraId="32858CF8" w14:textId="77777777" w:rsidR="001C5D0C" w:rsidRPr="001C5D0C" w:rsidRDefault="001C5D0C" w:rsidP="001C5D0C">
      <w:pPr>
        <w:pStyle w:val="EndNoteBibliography"/>
        <w:spacing w:after="0"/>
        <w:rPr>
          <w:noProof/>
        </w:rPr>
      </w:pPr>
      <w:r w:rsidRPr="001C5D0C">
        <w:rPr>
          <w:noProof/>
        </w:rPr>
        <w:t>33.</w:t>
      </w:r>
      <w:r w:rsidRPr="001C5D0C">
        <w:rPr>
          <w:noProof/>
        </w:rPr>
        <w:tab/>
        <w:t>Cook LG. Extraordinary and extensive karyotypic variation: a 48-fold range in chromosome number in the gall-inducing scale insect Apiomorpha (Hemiptera: Coccoidea: Eriococcidae). Genome. 2000;43(2):255-63.</w:t>
      </w:r>
    </w:p>
    <w:p w14:paraId="0AED3573" w14:textId="77777777" w:rsidR="001C5D0C" w:rsidRPr="001C5D0C" w:rsidRDefault="001C5D0C" w:rsidP="001C5D0C">
      <w:pPr>
        <w:pStyle w:val="EndNoteBibliography"/>
        <w:spacing w:after="0"/>
        <w:rPr>
          <w:noProof/>
        </w:rPr>
      </w:pPr>
      <w:r w:rsidRPr="001C5D0C">
        <w:rPr>
          <w:noProof/>
        </w:rPr>
        <w:t>34.</w:t>
      </w:r>
      <w:r w:rsidRPr="001C5D0C">
        <w:rPr>
          <w:noProof/>
        </w:rPr>
        <w:tab/>
        <w:t>Church SH, Donoughe S, de Medeiros BA, Extavour CG. Insect egg size and shape evolve with ecology but not developmental rate. Nature. 2019;571(7763):58-62.</w:t>
      </w:r>
    </w:p>
    <w:p w14:paraId="13D0067B" w14:textId="77777777" w:rsidR="001C5D0C" w:rsidRPr="001C5D0C" w:rsidRDefault="001C5D0C" w:rsidP="001C5D0C">
      <w:pPr>
        <w:pStyle w:val="EndNoteBibliography"/>
        <w:spacing w:after="0"/>
        <w:rPr>
          <w:noProof/>
        </w:rPr>
      </w:pPr>
      <w:r w:rsidRPr="001C5D0C">
        <w:rPr>
          <w:noProof/>
        </w:rPr>
        <w:t>35.</w:t>
      </w:r>
      <w:r w:rsidRPr="001C5D0C">
        <w:rPr>
          <w:noProof/>
        </w:rPr>
        <w:tab/>
        <w:t>Misof B, Liu S, Meusemann K, Peters RS, Donath A, Mayer C, et al. Phylogenomics resolves the timing and pattern of insect evolution. Science. 2014;346(6210):763-7.</w:t>
      </w:r>
    </w:p>
    <w:p w14:paraId="311CE779" w14:textId="77777777" w:rsidR="001C5D0C" w:rsidRPr="001C5D0C" w:rsidRDefault="001C5D0C" w:rsidP="001C5D0C">
      <w:pPr>
        <w:pStyle w:val="EndNoteBibliography"/>
        <w:spacing w:after="0"/>
        <w:rPr>
          <w:noProof/>
        </w:rPr>
      </w:pPr>
      <w:r w:rsidRPr="001C5D0C">
        <w:rPr>
          <w:noProof/>
        </w:rPr>
        <w:lastRenderedPageBreak/>
        <w:t>36.</w:t>
      </w:r>
      <w:r w:rsidRPr="001C5D0C">
        <w:rPr>
          <w:noProof/>
        </w:rPr>
        <w:tab/>
        <w:t>Rainford JL, Hofreiter M, Nicholson DB, Mayhew PJ. Phylogenetic distribution of extant richness suggests metamorphosis is a key innovation driving diversification in insects. PLoS One. 2014;9(10).</w:t>
      </w:r>
    </w:p>
    <w:p w14:paraId="7EB55B96" w14:textId="77777777" w:rsidR="001C5D0C" w:rsidRPr="001C5D0C" w:rsidRDefault="001C5D0C" w:rsidP="001C5D0C">
      <w:pPr>
        <w:pStyle w:val="EndNoteBibliography"/>
        <w:spacing w:after="0"/>
        <w:rPr>
          <w:noProof/>
        </w:rPr>
      </w:pPr>
      <w:r w:rsidRPr="001C5D0C">
        <w:rPr>
          <w:noProof/>
        </w:rPr>
        <w:t>37.</w:t>
      </w:r>
      <w:r w:rsidRPr="001C5D0C">
        <w:rPr>
          <w:noProof/>
        </w:rPr>
        <w:tab/>
        <w:t>FitzJohn RG. Diversitree: comparative phylogenetic analyses of diversification in R. Methods in Ecology and Evolution. 2012;3(6):1084-92.</w:t>
      </w:r>
    </w:p>
    <w:p w14:paraId="58018D2D" w14:textId="77777777" w:rsidR="001C5D0C" w:rsidRPr="001C5D0C" w:rsidRDefault="001C5D0C" w:rsidP="001C5D0C">
      <w:pPr>
        <w:pStyle w:val="EndNoteBibliography"/>
        <w:spacing w:after="0"/>
        <w:rPr>
          <w:noProof/>
        </w:rPr>
      </w:pPr>
      <w:r w:rsidRPr="001C5D0C">
        <w:rPr>
          <w:noProof/>
        </w:rPr>
        <w:t>38.</w:t>
      </w:r>
      <w:r w:rsidRPr="001C5D0C">
        <w:rPr>
          <w:noProof/>
        </w:rPr>
        <w:tab/>
        <w:t>Team RC. R: A language and environment for statistical computing. R Foundation for Statistical Computing. Vienna, Austria2020.</w:t>
      </w:r>
    </w:p>
    <w:p w14:paraId="4E714950" w14:textId="77777777" w:rsidR="001C5D0C" w:rsidRPr="001C5D0C" w:rsidRDefault="001C5D0C" w:rsidP="001C5D0C">
      <w:pPr>
        <w:pStyle w:val="EndNoteBibliography"/>
        <w:spacing w:after="0"/>
        <w:rPr>
          <w:noProof/>
        </w:rPr>
      </w:pPr>
      <w:r w:rsidRPr="001C5D0C">
        <w:rPr>
          <w:noProof/>
        </w:rPr>
        <w:t>39.</w:t>
      </w:r>
      <w:r w:rsidRPr="001C5D0C">
        <w:rPr>
          <w:noProof/>
        </w:rPr>
        <w:tab/>
        <w:t>Robinson R. Lepidoptera genetics. Oxford: Pergamon Press; 1971.</w:t>
      </w:r>
    </w:p>
    <w:p w14:paraId="7306C995" w14:textId="77777777" w:rsidR="001C5D0C" w:rsidRPr="001C5D0C" w:rsidRDefault="001C5D0C" w:rsidP="001C5D0C">
      <w:pPr>
        <w:pStyle w:val="EndNoteBibliography"/>
        <w:spacing w:after="0"/>
        <w:rPr>
          <w:noProof/>
        </w:rPr>
      </w:pPr>
      <w:r w:rsidRPr="001C5D0C">
        <w:rPr>
          <w:noProof/>
        </w:rPr>
        <w:t>40.</w:t>
      </w:r>
      <w:r w:rsidRPr="001C5D0C">
        <w:rPr>
          <w:noProof/>
        </w:rPr>
        <w:tab/>
        <w:t>Chmátal L, Gabriel SI, Mitsainas GP, Martínez-Vargas J, Ventura J, Searle JB, et al. Centromere strength provides the cell biological basis for meiotic drive and karyotype evolution in mice. Current Biology. 2014;24(19):2295-300.</w:t>
      </w:r>
    </w:p>
    <w:p w14:paraId="09D88B05" w14:textId="77777777" w:rsidR="001C5D0C" w:rsidRPr="001C5D0C" w:rsidRDefault="001C5D0C" w:rsidP="001C5D0C">
      <w:pPr>
        <w:pStyle w:val="EndNoteBibliography"/>
        <w:spacing w:after="0"/>
        <w:rPr>
          <w:noProof/>
        </w:rPr>
      </w:pPr>
      <w:r w:rsidRPr="001C5D0C">
        <w:rPr>
          <w:noProof/>
        </w:rPr>
        <w:t>41.</w:t>
      </w:r>
      <w:r w:rsidRPr="001C5D0C">
        <w:rPr>
          <w:noProof/>
        </w:rPr>
        <w:tab/>
        <w:t>Gassmann R, Rechtsteiner A, Yuen KW, Muroyama A, Egelhofer T, Gaydos L, et al. An inverse relationship to germline transcription defines centromeric chromatin in C. elegans. Nature. 2012;484(7395):534-7.</w:t>
      </w:r>
    </w:p>
    <w:p w14:paraId="3CC7F7E2" w14:textId="77777777" w:rsidR="001C5D0C" w:rsidRPr="001C5D0C" w:rsidRDefault="001C5D0C" w:rsidP="001C5D0C">
      <w:pPr>
        <w:pStyle w:val="EndNoteBibliography"/>
        <w:spacing w:after="0"/>
        <w:rPr>
          <w:noProof/>
        </w:rPr>
      </w:pPr>
      <w:r w:rsidRPr="001C5D0C">
        <w:rPr>
          <w:noProof/>
        </w:rPr>
        <w:t>42.</w:t>
      </w:r>
      <w:r w:rsidRPr="001C5D0C">
        <w:rPr>
          <w:noProof/>
        </w:rPr>
        <w:tab/>
        <w:t>Li Z, Tiley GP, Galuska SR, Reardon CR, Kidder TI, Rundell RJ, et al. Multiple large-scale gene and genome duplications during the evolution of hexapods. Proceedings of the National Academy of Sciences. 2018;115(18):4713-8.</w:t>
      </w:r>
    </w:p>
    <w:p w14:paraId="092605E2" w14:textId="77777777" w:rsidR="001C5D0C" w:rsidRPr="001C5D0C" w:rsidRDefault="001C5D0C" w:rsidP="001C5D0C">
      <w:pPr>
        <w:pStyle w:val="EndNoteBibliography"/>
        <w:spacing w:after="0"/>
        <w:rPr>
          <w:noProof/>
        </w:rPr>
      </w:pPr>
      <w:r w:rsidRPr="001C5D0C">
        <w:rPr>
          <w:noProof/>
        </w:rPr>
        <w:t>43.</w:t>
      </w:r>
      <w:r w:rsidRPr="001C5D0C">
        <w:rPr>
          <w:noProof/>
        </w:rPr>
        <w:tab/>
        <w:t>Li Z, Tiley GP, Rundell RJ, Barker MS. Reply to Nakatani and McLysaght: analyzing deep duplication events. Proceedings of the National Academy of Sciences. 2019;116(6):1819-20.</w:t>
      </w:r>
    </w:p>
    <w:p w14:paraId="731399F1" w14:textId="77777777" w:rsidR="001C5D0C" w:rsidRPr="001C5D0C" w:rsidRDefault="001C5D0C" w:rsidP="001C5D0C">
      <w:pPr>
        <w:pStyle w:val="EndNoteBibliography"/>
        <w:spacing w:after="0"/>
        <w:rPr>
          <w:noProof/>
        </w:rPr>
      </w:pPr>
      <w:r w:rsidRPr="001C5D0C">
        <w:rPr>
          <w:noProof/>
        </w:rPr>
        <w:t>44.</w:t>
      </w:r>
      <w:r w:rsidRPr="001C5D0C">
        <w:rPr>
          <w:noProof/>
        </w:rPr>
        <w:tab/>
        <w:t>Kandul NP, Lukhtanov VA, Pierce NE. Karyotypic diversity and speciation in Agrodiaetus butterflies. Evolution. 2007;61(3):546-59.</w:t>
      </w:r>
    </w:p>
    <w:p w14:paraId="3C3D8F2D" w14:textId="77777777" w:rsidR="001C5D0C" w:rsidRPr="001C5D0C" w:rsidRDefault="001C5D0C" w:rsidP="001C5D0C">
      <w:pPr>
        <w:pStyle w:val="EndNoteBibliography"/>
        <w:spacing w:after="0"/>
        <w:rPr>
          <w:noProof/>
        </w:rPr>
      </w:pPr>
      <w:r w:rsidRPr="001C5D0C">
        <w:rPr>
          <w:noProof/>
        </w:rPr>
        <w:t>45.</w:t>
      </w:r>
      <w:r w:rsidRPr="001C5D0C">
        <w:rPr>
          <w:noProof/>
        </w:rPr>
        <w:tab/>
        <w:t>Nakatani Y, McLysaght A. Macrosynteny analysis shows the absence of ancient whole-genome duplication in lepidopteran insects. Proceedings of the National Academy of Sciences. 2019;116(6):1816-8.</w:t>
      </w:r>
    </w:p>
    <w:p w14:paraId="56D3754B" w14:textId="77777777" w:rsidR="001C5D0C" w:rsidRPr="001C5D0C" w:rsidRDefault="001C5D0C" w:rsidP="001C5D0C">
      <w:pPr>
        <w:pStyle w:val="EndNoteBibliography"/>
        <w:spacing w:after="0"/>
        <w:rPr>
          <w:noProof/>
        </w:rPr>
      </w:pPr>
      <w:r w:rsidRPr="001C5D0C">
        <w:rPr>
          <w:noProof/>
        </w:rPr>
        <w:t>46.</w:t>
      </w:r>
      <w:r w:rsidRPr="001C5D0C">
        <w:rPr>
          <w:noProof/>
        </w:rPr>
        <w:tab/>
        <w:t>Glick L, Mayrose I. ChromEvol: assessing the pattern of chromosome number evolution and the inference of polyploidy along a phylogeny. Molecular Biology and Evolution. 2014;31(7):1914-22.</w:t>
      </w:r>
    </w:p>
    <w:p w14:paraId="7888CDC4" w14:textId="77777777" w:rsidR="001C5D0C" w:rsidRPr="001C5D0C" w:rsidRDefault="001C5D0C" w:rsidP="001C5D0C">
      <w:pPr>
        <w:pStyle w:val="EndNoteBibliography"/>
        <w:spacing w:after="0"/>
        <w:rPr>
          <w:noProof/>
        </w:rPr>
      </w:pPr>
      <w:r w:rsidRPr="001C5D0C">
        <w:rPr>
          <w:noProof/>
        </w:rPr>
        <w:t>47.</w:t>
      </w:r>
      <w:r w:rsidRPr="001C5D0C">
        <w:rPr>
          <w:noProof/>
        </w:rPr>
        <w:tab/>
        <w:t>Mayrose I, Barker MS, Otto SP. Probabilistic models of chromosome number evolution and the inference of polyploidy. Systematic biology. 2010;59(2):132-44.</w:t>
      </w:r>
    </w:p>
    <w:p w14:paraId="1A20E99C" w14:textId="77777777" w:rsidR="001C5D0C" w:rsidRPr="001C5D0C" w:rsidRDefault="001C5D0C" w:rsidP="001C5D0C">
      <w:pPr>
        <w:pStyle w:val="EndNoteBibliography"/>
        <w:spacing w:after="0"/>
        <w:rPr>
          <w:noProof/>
        </w:rPr>
      </w:pPr>
      <w:r w:rsidRPr="001C5D0C">
        <w:rPr>
          <w:noProof/>
        </w:rPr>
        <w:t>48.</w:t>
      </w:r>
      <w:r w:rsidRPr="001C5D0C">
        <w:rPr>
          <w:noProof/>
        </w:rPr>
        <w:tab/>
        <w:t>Zenil‐Ferguson R, Ponciano JM, Burleigh JG. Testing the association of phenotypes with polyploidy: An example using herbaceous and woody eudicots. Evolution. 2017;71(5):1138-48.</w:t>
      </w:r>
    </w:p>
    <w:p w14:paraId="785AFFF9" w14:textId="77777777" w:rsidR="001C5D0C" w:rsidRPr="001C5D0C" w:rsidRDefault="001C5D0C" w:rsidP="001C5D0C">
      <w:pPr>
        <w:pStyle w:val="EndNoteBibliography"/>
        <w:spacing w:after="0"/>
        <w:rPr>
          <w:noProof/>
        </w:rPr>
      </w:pPr>
      <w:r w:rsidRPr="001C5D0C">
        <w:rPr>
          <w:noProof/>
        </w:rPr>
        <w:t>49.</w:t>
      </w:r>
      <w:r w:rsidRPr="001C5D0C">
        <w:rPr>
          <w:noProof/>
        </w:rPr>
        <w:tab/>
        <w:t>Poggio M, Bressa M, Papeschi A. Karyotype evolution in Reduviidae (Insecta: Heteroptera) with special reference to Stenopodainae and Harpactorinae. Comparative Cytogenetics. 2007;1(2):159-68.</w:t>
      </w:r>
    </w:p>
    <w:p w14:paraId="2DC9D531" w14:textId="77777777" w:rsidR="001C5D0C" w:rsidRPr="001C5D0C" w:rsidRDefault="001C5D0C" w:rsidP="001C5D0C">
      <w:pPr>
        <w:pStyle w:val="EndNoteBibliography"/>
        <w:spacing w:after="0"/>
        <w:rPr>
          <w:noProof/>
        </w:rPr>
      </w:pPr>
      <w:r w:rsidRPr="001C5D0C">
        <w:rPr>
          <w:noProof/>
        </w:rPr>
        <w:t>50.</w:t>
      </w:r>
      <w:r w:rsidRPr="001C5D0C">
        <w:rPr>
          <w:noProof/>
        </w:rPr>
        <w:tab/>
        <w:t>White M, Key K, André M, Cheney J. Cytogenetics of the viatica group of morabine grasshoppers II. Kangaroo Island populations. Australian Journal of Zoology. 1969;17(2):313-28.</w:t>
      </w:r>
    </w:p>
    <w:p w14:paraId="4FA8C433" w14:textId="77777777" w:rsidR="001C5D0C" w:rsidRPr="001C5D0C" w:rsidRDefault="001C5D0C" w:rsidP="001C5D0C">
      <w:pPr>
        <w:pStyle w:val="EndNoteBibliography"/>
        <w:spacing w:after="0"/>
        <w:rPr>
          <w:noProof/>
        </w:rPr>
      </w:pPr>
      <w:r w:rsidRPr="001C5D0C">
        <w:rPr>
          <w:noProof/>
        </w:rPr>
        <w:t>51.</w:t>
      </w:r>
      <w:r w:rsidRPr="001C5D0C">
        <w:rPr>
          <w:noProof/>
        </w:rPr>
        <w:tab/>
        <w:t>Lande R. The expected fixation rate of chromosomal inversions. Evolution. 1984:743-52.</w:t>
      </w:r>
    </w:p>
    <w:p w14:paraId="72C7B8CF" w14:textId="77777777" w:rsidR="001C5D0C" w:rsidRPr="001C5D0C" w:rsidRDefault="001C5D0C" w:rsidP="001C5D0C">
      <w:pPr>
        <w:pStyle w:val="EndNoteBibliography"/>
        <w:spacing w:after="0"/>
        <w:rPr>
          <w:noProof/>
        </w:rPr>
      </w:pPr>
      <w:r w:rsidRPr="001C5D0C">
        <w:rPr>
          <w:noProof/>
        </w:rPr>
        <w:t>52.</w:t>
      </w:r>
      <w:r w:rsidRPr="001C5D0C">
        <w:rPr>
          <w:noProof/>
        </w:rPr>
        <w:tab/>
        <w:t>Bengtsson BO. Rates of karyotype evolution in placental mammals. Hereditas. 1980;92:37-47.</w:t>
      </w:r>
    </w:p>
    <w:p w14:paraId="5A7D013D" w14:textId="77777777" w:rsidR="001C5D0C" w:rsidRPr="001C5D0C" w:rsidRDefault="001C5D0C" w:rsidP="001C5D0C">
      <w:pPr>
        <w:pStyle w:val="EndNoteBibliography"/>
        <w:spacing w:after="0"/>
        <w:rPr>
          <w:noProof/>
        </w:rPr>
      </w:pPr>
      <w:r w:rsidRPr="001C5D0C">
        <w:rPr>
          <w:noProof/>
        </w:rPr>
        <w:t>53.</w:t>
      </w:r>
      <w:r w:rsidRPr="001C5D0C">
        <w:rPr>
          <w:noProof/>
        </w:rPr>
        <w:tab/>
        <w:t>Bush GL, Case SM, Wilson AC, Patton JL. Rapid speciation and chromosomal evolution in mammals. Proceedings of the National Academy of Sciences. 1977;74(9):3942-6.</w:t>
      </w:r>
    </w:p>
    <w:p w14:paraId="57A653A1" w14:textId="77777777" w:rsidR="001C5D0C" w:rsidRPr="001C5D0C" w:rsidRDefault="001C5D0C" w:rsidP="001C5D0C">
      <w:pPr>
        <w:pStyle w:val="EndNoteBibliography"/>
        <w:spacing w:after="0"/>
        <w:rPr>
          <w:noProof/>
        </w:rPr>
      </w:pPr>
      <w:r w:rsidRPr="001C5D0C">
        <w:rPr>
          <w:noProof/>
        </w:rPr>
        <w:t>54.</w:t>
      </w:r>
      <w:r w:rsidRPr="001C5D0C">
        <w:rPr>
          <w:noProof/>
        </w:rPr>
        <w:tab/>
        <w:t>Imai HT, Maruyama T, Crozier RH. Rates of Mammalian Karyotype Evolution by the Karyograph Method. The American Naturalist. 1983;121(4):477-88.</w:t>
      </w:r>
    </w:p>
    <w:p w14:paraId="54027986" w14:textId="77777777" w:rsidR="001C5D0C" w:rsidRPr="001C5D0C" w:rsidRDefault="001C5D0C" w:rsidP="001C5D0C">
      <w:pPr>
        <w:pStyle w:val="EndNoteBibliography"/>
        <w:spacing w:after="0"/>
        <w:rPr>
          <w:noProof/>
        </w:rPr>
      </w:pPr>
      <w:r w:rsidRPr="001C5D0C">
        <w:rPr>
          <w:noProof/>
        </w:rPr>
        <w:lastRenderedPageBreak/>
        <w:t>55.</w:t>
      </w:r>
      <w:r w:rsidRPr="001C5D0C">
        <w:rPr>
          <w:noProof/>
        </w:rPr>
        <w:tab/>
        <w:t>Larson A, Prager EM, Wilson AC. Chromosomal evolution, speciation and morphological change in vertebrates: the role of social behaviour. Chromosomes Today. 1984;8:215-28.</w:t>
      </w:r>
    </w:p>
    <w:p w14:paraId="6D770B88" w14:textId="77777777" w:rsidR="001C5D0C" w:rsidRPr="001C5D0C" w:rsidRDefault="001C5D0C" w:rsidP="001C5D0C">
      <w:pPr>
        <w:pStyle w:val="EndNoteBibliography"/>
        <w:rPr>
          <w:noProof/>
        </w:rPr>
      </w:pPr>
      <w:r w:rsidRPr="001C5D0C">
        <w:rPr>
          <w:noProof/>
        </w:rPr>
        <w:t>56.</w:t>
      </w:r>
      <w:r w:rsidRPr="001C5D0C">
        <w:rPr>
          <w:noProof/>
        </w:rPr>
        <w:tab/>
        <w:t>Coyne JA. Correlation between heterozygosity and rate of chromosome evolution in animals. The American Naturalist. 1984;123(5):725-9.</w:t>
      </w:r>
    </w:p>
    <w:p w14:paraId="2914EA79" w14:textId="7DFCFCB1" w:rsidR="00DD0A86" w:rsidRPr="00AE0786" w:rsidRDefault="006A5BDC" w:rsidP="00DE1F25">
      <w:pPr>
        <w:spacing w:after="0"/>
        <w:rPr>
          <w:rFonts w:cstheme="minorHAnsi"/>
          <w:b/>
          <w:bCs/>
          <w:sz w:val="22"/>
          <w:szCs w:val="22"/>
        </w:rPr>
      </w:pPr>
      <w:r w:rsidRPr="00AE0786">
        <w:rPr>
          <w:rFonts w:cstheme="minorHAnsi"/>
          <w:b/>
          <w:bCs/>
          <w:sz w:val="22"/>
          <w:szCs w:val="22"/>
        </w:rPr>
        <w:fldChar w:fldCharType="end"/>
      </w:r>
    </w:p>
    <w:sectPr w:rsidR="00DD0A86" w:rsidRPr="00AE0786" w:rsidSect="00FA56D7">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562EA1" w14:textId="77777777" w:rsidR="00373DFB" w:rsidRDefault="00373DFB" w:rsidP="00854D0F">
      <w:pPr>
        <w:spacing w:after="0"/>
      </w:pPr>
      <w:r>
        <w:separator/>
      </w:r>
    </w:p>
  </w:endnote>
  <w:endnote w:type="continuationSeparator" w:id="0">
    <w:p w14:paraId="0EDFE83A" w14:textId="77777777" w:rsidR="00373DFB" w:rsidRDefault="00373DFB" w:rsidP="00854D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119154" w14:textId="77777777" w:rsidR="00373DFB" w:rsidRDefault="00373DFB" w:rsidP="00854D0F">
      <w:pPr>
        <w:spacing w:after="0"/>
      </w:pPr>
      <w:r>
        <w:separator/>
      </w:r>
    </w:p>
  </w:footnote>
  <w:footnote w:type="continuationSeparator" w:id="0">
    <w:p w14:paraId="070B818B" w14:textId="77777777" w:rsidR="00373DFB" w:rsidRDefault="00373DFB" w:rsidP="00854D0F">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Q0sDAyMDQ0tTAyszRV0lEKTi0uzszPAykwNKwFAPfYv2AtAAAA"/>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0tzrfeaqpde50e5e2dvtwp7sr5fsss0txe9&quot;&gt;all-Converted&lt;record-ids&gt;&lt;item&gt;2171&lt;/item&gt;&lt;item&gt;2174&lt;/item&gt;&lt;item&gt;2186&lt;/item&gt;&lt;item&gt;2317&lt;/item&gt;&lt;item&gt;2342&lt;/item&gt;&lt;item&gt;2360&lt;/item&gt;&lt;item&gt;2365&lt;/item&gt;&lt;item&gt;2366&lt;/item&gt;&lt;item&gt;2367&lt;/item&gt;&lt;item&gt;2368&lt;/item&gt;&lt;item&gt;2369&lt;/item&gt;&lt;item&gt;2371&lt;/item&gt;&lt;item&gt;2372&lt;/item&gt;&lt;item&gt;2427&lt;/item&gt;&lt;item&gt;2533&lt;/item&gt;&lt;item&gt;2546&lt;/item&gt;&lt;item&gt;2717&lt;/item&gt;&lt;item&gt;2780&lt;/item&gt;&lt;item&gt;2820&lt;/item&gt;&lt;item&gt;2821&lt;/item&gt;&lt;item&gt;2822&lt;/item&gt;&lt;item&gt;2824&lt;/item&gt;&lt;item&gt;2825&lt;/item&gt;&lt;item&gt;2826&lt;/item&gt;&lt;item&gt;2827&lt;/item&gt;&lt;item&gt;2828&lt;/item&gt;&lt;item&gt;2829&lt;/item&gt;&lt;item&gt;2842&lt;/item&gt;&lt;item&gt;2846&lt;/item&gt;&lt;item&gt;2856&lt;/item&gt;&lt;item&gt;2858&lt;/item&gt;&lt;/record-ids&gt;&lt;/item&gt;&lt;/Libraries&gt;"/>
  </w:docVars>
  <w:rsids>
    <w:rsidRoot w:val="00E466B2"/>
    <w:rsid w:val="00000988"/>
    <w:rsid w:val="00000ADE"/>
    <w:rsid w:val="00005A03"/>
    <w:rsid w:val="00006095"/>
    <w:rsid w:val="00020DAE"/>
    <w:rsid w:val="00045392"/>
    <w:rsid w:val="00053A54"/>
    <w:rsid w:val="00055905"/>
    <w:rsid w:val="00077899"/>
    <w:rsid w:val="00081A5A"/>
    <w:rsid w:val="00085A8D"/>
    <w:rsid w:val="00087532"/>
    <w:rsid w:val="0009189E"/>
    <w:rsid w:val="0009567D"/>
    <w:rsid w:val="000A4AE5"/>
    <w:rsid w:val="000A5121"/>
    <w:rsid w:val="000C7CF3"/>
    <w:rsid w:val="000D4246"/>
    <w:rsid w:val="000E001D"/>
    <w:rsid w:val="000E0649"/>
    <w:rsid w:val="000E33F0"/>
    <w:rsid w:val="001058E1"/>
    <w:rsid w:val="001066A8"/>
    <w:rsid w:val="00111ACE"/>
    <w:rsid w:val="00113244"/>
    <w:rsid w:val="00113E41"/>
    <w:rsid w:val="001221A6"/>
    <w:rsid w:val="00122986"/>
    <w:rsid w:val="0012366D"/>
    <w:rsid w:val="0012379C"/>
    <w:rsid w:val="00124B5F"/>
    <w:rsid w:val="00141B90"/>
    <w:rsid w:val="00153D22"/>
    <w:rsid w:val="001577E5"/>
    <w:rsid w:val="00161304"/>
    <w:rsid w:val="00162DA7"/>
    <w:rsid w:val="00164074"/>
    <w:rsid w:val="00186372"/>
    <w:rsid w:val="001879B1"/>
    <w:rsid w:val="001928E3"/>
    <w:rsid w:val="00195C79"/>
    <w:rsid w:val="001A663F"/>
    <w:rsid w:val="001B0FEA"/>
    <w:rsid w:val="001B1357"/>
    <w:rsid w:val="001B4409"/>
    <w:rsid w:val="001C23EF"/>
    <w:rsid w:val="001C2504"/>
    <w:rsid w:val="001C3E57"/>
    <w:rsid w:val="001C4726"/>
    <w:rsid w:val="001C5D0C"/>
    <w:rsid w:val="001D2907"/>
    <w:rsid w:val="00200F32"/>
    <w:rsid w:val="00215E65"/>
    <w:rsid w:val="00230E16"/>
    <w:rsid w:val="002319CB"/>
    <w:rsid w:val="00231C9C"/>
    <w:rsid w:val="00233069"/>
    <w:rsid w:val="002331C2"/>
    <w:rsid w:val="00235A0B"/>
    <w:rsid w:val="00244164"/>
    <w:rsid w:val="00254CAD"/>
    <w:rsid w:val="00257AC8"/>
    <w:rsid w:val="002607A4"/>
    <w:rsid w:val="002670AF"/>
    <w:rsid w:val="002923DD"/>
    <w:rsid w:val="00297D0F"/>
    <w:rsid w:val="00297E6F"/>
    <w:rsid w:val="002A05AD"/>
    <w:rsid w:val="002C27AF"/>
    <w:rsid w:val="002C27D0"/>
    <w:rsid w:val="002D26E1"/>
    <w:rsid w:val="002D30B1"/>
    <w:rsid w:val="002E0BC5"/>
    <w:rsid w:val="002E1D42"/>
    <w:rsid w:val="002E60CD"/>
    <w:rsid w:val="003022CF"/>
    <w:rsid w:val="003050E6"/>
    <w:rsid w:val="00306EE0"/>
    <w:rsid w:val="003143BE"/>
    <w:rsid w:val="00331CCD"/>
    <w:rsid w:val="00334DFC"/>
    <w:rsid w:val="0033695D"/>
    <w:rsid w:val="00337A0D"/>
    <w:rsid w:val="00343031"/>
    <w:rsid w:val="00356757"/>
    <w:rsid w:val="00360330"/>
    <w:rsid w:val="00364E67"/>
    <w:rsid w:val="00371A42"/>
    <w:rsid w:val="00373DFB"/>
    <w:rsid w:val="00374043"/>
    <w:rsid w:val="00380E81"/>
    <w:rsid w:val="003861C7"/>
    <w:rsid w:val="003873E6"/>
    <w:rsid w:val="003962ED"/>
    <w:rsid w:val="003A0DAF"/>
    <w:rsid w:val="003B23C2"/>
    <w:rsid w:val="003B4B92"/>
    <w:rsid w:val="003B52AF"/>
    <w:rsid w:val="003C6248"/>
    <w:rsid w:val="003E0512"/>
    <w:rsid w:val="003E16F5"/>
    <w:rsid w:val="003F14DB"/>
    <w:rsid w:val="003F6492"/>
    <w:rsid w:val="004034FA"/>
    <w:rsid w:val="0041099B"/>
    <w:rsid w:val="004231F5"/>
    <w:rsid w:val="0042532B"/>
    <w:rsid w:val="00427E90"/>
    <w:rsid w:val="00433F19"/>
    <w:rsid w:val="00442BC8"/>
    <w:rsid w:val="0044329A"/>
    <w:rsid w:val="00450ECD"/>
    <w:rsid w:val="00460BC2"/>
    <w:rsid w:val="00462268"/>
    <w:rsid w:val="00466109"/>
    <w:rsid w:val="0046738E"/>
    <w:rsid w:val="00470CEF"/>
    <w:rsid w:val="004770B5"/>
    <w:rsid w:val="00484E9D"/>
    <w:rsid w:val="004877A9"/>
    <w:rsid w:val="004C17CE"/>
    <w:rsid w:val="004C1B60"/>
    <w:rsid w:val="004C77F4"/>
    <w:rsid w:val="004D1129"/>
    <w:rsid w:val="004D4F75"/>
    <w:rsid w:val="004E02E1"/>
    <w:rsid w:val="004E141D"/>
    <w:rsid w:val="00503007"/>
    <w:rsid w:val="00507535"/>
    <w:rsid w:val="00510C40"/>
    <w:rsid w:val="00511CB8"/>
    <w:rsid w:val="00515E10"/>
    <w:rsid w:val="00516360"/>
    <w:rsid w:val="00520088"/>
    <w:rsid w:val="005219FF"/>
    <w:rsid w:val="005300B3"/>
    <w:rsid w:val="00531EBF"/>
    <w:rsid w:val="005329D6"/>
    <w:rsid w:val="00543B0A"/>
    <w:rsid w:val="005512B9"/>
    <w:rsid w:val="00554932"/>
    <w:rsid w:val="00564244"/>
    <w:rsid w:val="00571CA8"/>
    <w:rsid w:val="005744BE"/>
    <w:rsid w:val="00590DFB"/>
    <w:rsid w:val="00595FCA"/>
    <w:rsid w:val="005969E6"/>
    <w:rsid w:val="00596E61"/>
    <w:rsid w:val="005A3798"/>
    <w:rsid w:val="005A3DA6"/>
    <w:rsid w:val="005A4333"/>
    <w:rsid w:val="005B1561"/>
    <w:rsid w:val="005B1874"/>
    <w:rsid w:val="005C30E8"/>
    <w:rsid w:val="005E2A19"/>
    <w:rsid w:val="005F236B"/>
    <w:rsid w:val="00614AC6"/>
    <w:rsid w:val="00620A54"/>
    <w:rsid w:val="00625E8C"/>
    <w:rsid w:val="006315DE"/>
    <w:rsid w:val="006339AB"/>
    <w:rsid w:val="0064352A"/>
    <w:rsid w:val="0064695D"/>
    <w:rsid w:val="00652826"/>
    <w:rsid w:val="0065584C"/>
    <w:rsid w:val="0065774A"/>
    <w:rsid w:val="00661EAB"/>
    <w:rsid w:val="006637EB"/>
    <w:rsid w:val="006654C1"/>
    <w:rsid w:val="0066551E"/>
    <w:rsid w:val="00671853"/>
    <w:rsid w:val="006732FE"/>
    <w:rsid w:val="0067543F"/>
    <w:rsid w:val="00687BFB"/>
    <w:rsid w:val="006910F6"/>
    <w:rsid w:val="0069490E"/>
    <w:rsid w:val="006A2295"/>
    <w:rsid w:val="006A5BDC"/>
    <w:rsid w:val="006B2B0C"/>
    <w:rsid w:val="006B401A"/>
    <w:rsid w:val="006C5152"/>
    <w:rsid w:val="006C71CA"/>
    <w:rsid w:val="006E0083"/>
    <w:rsid w:val="006E135F"/>
    <w:rsid w:val="006F18FE"/>
    <w:rsid w:val="006F4998"/>
    <w:rsid w:val="007029AE"/>
    <w:rsid w:val="00722510"/>
    <w:rsid w:val="00722FED"/>
    <w:rsid w:val="0072574C"/>
    <w:rsid w:val="007457EA"/>
    <w:rsid w:val="00745DF1"/>
    <w:rsid w:val="007568DA"/>
    <w:rsid w:val="007B6D6F"/>
    <w:rsid w:val="007C1883"/>
    <w:rsid w:val="007C5394"/>
    <w:rsid w:val="007E2539"/>
    <w:rsid w:val="007F2799"/>
    <w:rsid w:val="007F2FA0"/>
    <w:rsid w:val="007F3446"/>
    <w:rsid w:val="008160A4"/>
    <w:rsid w:val="00820996"/>
    <w:rsid w:val="00821B6D"/>
    <w:rsid w:val="008228EC"/>
    <w:rsid w:val="00823011"/>
    <w:rsid w:val="0084141E"/>
    <w:rsid w:val="00845083"/>
    <w:rsid w:val="00852521"/>
    <w:rsid w:val="00854D0F"/>
    <w:rsid w:val="0086047F"/>
    <w:rsid w:val="008612EC"/>
    <w:rsid w:val="008745ED"/>
    <w:rsid w:val="00882560"/>
    <w:rsid w:val="00883E36"/>
    <w:rsid w:val="008925B5"/>
    <w:rsid w:val="00894C6E"/>
    <w:rsid w:val="008B016B"/>
    <w:rsid w:val="008B1174"/>
    <w:rsid w:val="008B1CC5"/>
    <w:rsid w:val="008B3DBA"/>
    <w:rsid w:val="008B4B51"/>
    <w:rsid w:val="008D29D8"/>
    <w:rsid w:val="008E06B0"/>
    <w:rsid w:val="008E6082"/>
    <w:rsid w:val="008E729B"/>
    <w:rsid w:val="008F1532"/>
    <w:rsid w:val="008F1E2B"/>
    <w:rsid w:val="0090352F"/>
    <w:rsid w:val="00906B10"/>
    <w:rsid w:val="00914247"/>
    <w:rsid w:val="0091787F"/>
    <w:rsid w:val="009200BD"/>
    <w:rsid w:val="009202C0"/>
    <w:rsid w:val="00921A58"/>
    <w:rsid w:val="00925E22"/>
    <w:rsid w:val="00941605"/>
    <w:rsid w:val="00941A9B"/>
    <w:rsid w:val="009467CE"/>
    <w:rsid w:val="00947779"/>
    <w:rsid w:val="009518C5"/>
    <w:rsid w:val="00954600"/>
    <w:rsid w:val="009612EA"/>
    <w:rsid w:val="009659FA"/>
    <w:rsid w:val="00967218"/>
    <w:rsid w:val="00980022"/>
    <w:rsid w:val="009805C9"/>
    <w:rsid w:val="00982557"/>
    <w:rsid w:val="009858BA"/>
    <w:rsid w:val="00997DF4"/>
    <w:rsid w:val="009A1409"/>
    <w:rsid w:val="009A2F55"/>
    <w:rsid w:val="009A2FA9"/>
    <w:rsid w:val="009A70F8"/>
    <w:rsid w:val="009B4AB5"/>
    <w:rsid w:val="009C4DA1"/>
    <w:rsid w:val="009C5348"/>
    <w:rsid w:val="009D361E"/>
    <w:rsid w:val="009D45EA"/>
    <w:rsid w:val="009E4E3A"/>
    <w:rsid w:val="009F01C9"/>
    <w:rsid w:val="009F63DF"/>
    <w:rsid w:val="009F7D52"/>
    <w:rsid w:val="00A11DB9"/>
    <w:rsid w:val="00A243F8"/>
    <w:rsid w:val="00A2547A"/>
    <w:rsid w:val="00A3009D"/>
    <w:rsid w:val="00A352D4"/>
    <w:rsid w:val="00A40753"/>
    <w:rsid w:val="00A4749D"/>
    <w:rsid w:val="00A612D9"/>
    <w:rsid w:val="00A62304"/>
    <w:rsid w:val="00A631A4"/>
    <w:rsid w:val="00A63527"/>
    <w:rsid w:val="00A70594"/>
    <w:rsid w:val="00A849CD"/>
    <w:rsid w:val="00A86549"/>
    <w:rsid w:val="00A900A4"/>
    <w:rsid w:val="00A945D5"/>
    <w:rsid w:val="00A95FBA"/>
    <w:rsid w:val="00AA1CDE"/>
    <w:rsid w:val="00AA221D"/>
    <w:rsid w:val="00AB025A"/>
    <w:rsid w:val="00AC42EF"/>
    <w:rsid w:val="00AE0786"/>
    <w:rsid w:val="00AE30BC"/>
    <w:rsid w:val="00AE36D6"/>
    <w:rsid w:val="00B01304"/>
    <w:rsid w:val="00B10B2C"/>
    <w:rsid w:val="00B237BD"/>
    <w:rsid w:val="00B262DF"/>
    <w:rsid w:val="00B41D41"/>
    <w:rsid w:val="00B52998"/>
    <w:rsid w:val="00B52DD3"/>
    <w:rsid w:val="00B52E05"/>
    <w:rsid w:val="00B61F8B"/>
    <w:rsid w:val="00B8108A"/>
    <w:rsid w:val="00B810DC"/>
    <w:rsid w:val="00BA26CE"/>
    <w:rsid w:val="00BB6F51"/>
    <w:rsid w:val="00BC37B9"/>
    <w:rsid w:val="00BD0893"/>
    <w:rsid w:val="00BD3C3A"/>
    <w:rsid w:val="00BD4CA4"/>
    <w:rsid w:val="00BF700A"/>
    <w:rsid w:val="00C15ED0"/>
    <w:rsid w:val="00C17203"/>
    <w:rsid w:val="00C30D50"/>
    <w:rsid w:val="00C31ED2"/>
    <w:rsid w:val="00C328DC"/>
    <w:rsid w:val="00C33742"/>
    <w:rsid w:val="00C45367"/>
    <w:rsid w:val="00C66630"/>
    <w:rsid w:val="00C674C3"/>
    <w:rsid w:val="00C84AE0"/>
    <w:rsid w:val="00C91CA8"/>
    <w:rsid w:val="00CD33C1"/>
    <w:rsid w:val="00CD3686"/>
    <w:rsid w:val="00CD5C83"/>
    <w:rsid w:val="00CF31E9"/>
    <w:rsid w:val="00CF6083"/>
    <w:rsid w:val="00D00522"/>
    <w:rsid w:val="00D006DC"/>
    <w:rsid w:val="00D15514"/>
    <w:rsid w:val="00D24561"/>
    <w:rsid w:val="00D26044"/>
    <w:rsid w:val="00D32443"/>
    <w:rsid w:val="00D520A4"/>
    <w:rsid w:val="00D67771"/>
    <w:rsid w:val="00D7569D"/>
    <w:rsid w:val="00D83307"/>
    <w:rsid w:val="00D92D83"/>
    <w:rsid w:val="00D935B0"/>
    <w:rsid w:val="00D97F3B"/>
    <w:rsid w:val="00DB797E"/>
    <w:rsid w:val="00DC340D"/>
    <w:rsid w:val="00DD0A86"/>
    <w:rsid w:val="00DD3DFC"/>
    <w:rsid w:val="00DD5BFC"/>
    <w:rsid w:val="00DE1F25"/>
    <w:rsid w:val="00DF108E"/>
    <w:rsid w:val="00E02449"/>
    <w:rsid w:val="00E119E2"/>
    <w:rsid w:val="00E13ABD"/>
    <w:rsid w:val="00E16704"/>
    <w:rsid w:val="00E21C18"/>
    <w:rsid w:val="00E23285"/>
    <w:rsid w:val="00E238CE"/>
    <w:rsid w:val="00E27CBD"/>
    <w:rsid w:val="00E30419"/>
    <w:rsid w:val="00E3165A"/>
    <w:rsid w:val="00E35653"/>
    <w:rsid w:val="00E35CCA"/>
    <w:rsid w:val="00E35FCD"/>
    <w:rsid w:val="00E366BE"/>
    <w:rsid w:val="00E427C1"/>
    <w:rsid w:val="00E43163"/>
    <w:rsid w:val="00E442C8"/>
    <w:rsid w:val="00E466B2"/>
    <w:rsid w:val="00E501D9"/>
    <w:rsid w:val="00E51865"/>
    <w:rsid w:val="00E73AF3"/>
    <w:rsid w:val="00E876A6"/>
    <w:rsid w:val="00E905FF"/>
    <w:rsid w:val="00E923F8"/>
    <w:rsid w:val="00EA0DA4"/>
    <w:rsid w:val="00EA2D7F"/>
    <w:rsid w:val="00EA5FA5"/>
    <w:rsid w:val="00EB38C1"/>
    <w:rsid w:val="00EB4A1A"/>
    <w:rsid w:val="00ED07A0"/>
    <w:rsid w:val="00ED4911"/>
    <w:rsid w:val="00EE6581"/>
    <w:rsid w:val="00EF003F"/>
    <w:rsid w:val="00EF0C3D"/>
    <w:rsid w:val="00F11DFD"/>
    <w:rsid w:val="00F16B64"/>
    <w:rsid w:val="00F21BB6"/>
    <w:rsid w:val="00F262BD"/>
    <w:rsid w:val="00F26AFC"/>
    <w:rsid w:val="00F316F8"/>
    <w:rsid w:val="00F347FE"/>
    <w:rsid w:val="00F56D6F"/>
    <w:rsid w:val="00F6048E"/>
    <w:rsid w:val="00F61221"/>
    <w:rsid w:val="00F76E90"/>
    <w:rsid w:val="00F81B68"/>
    <w:rsid w:val="00F83D55"/>
    <w:rsid w:val="00F90440"/>
    <w:rsid w:val="00FA0F20"/>
    <w:rsid w:val="00FA3C3F"/>
    <w:rsid w:val="00FA56D7"/>
    <w:rsid w:val="00FA7A5E"/>
    <w:rsid w:val="00FB6761"/>
    <w:rsid w:val="00FC2354"/>
    <w:rsid w:val="00FC4338"/>
    <w:rsid w:val="00FD0B9B"/>
    <w:rsid w:val="00FD325D"/>
    <w:rsid w:val="00FE73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FD937A"/>
  <w15:docId w15:val="{57C17E3A-5F96-984D-975D-2F038F5AD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45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466B2"/>
  </w:style>
  <w:style w:type="character" w:styleId="Hyperlink">
    <w:name w:val="Hyperlink"/>
    <w:basedOn w:val="DefaultParagraphFont"/>
    <w:uiPriority w:val="99"/>
    <w:unhideWhenUsed/>
    <w:rsid w:val="00E466B2"/>
    <w:rPr>
      <w:color w:val="0000FF"/>
      <w:u w:val="single"/>
    </w:rPr>
  </w:style>
  <w:style w:type="paragraph" w:customStyle="1" w:styleId="Default">
    <w:name w:val="Default"/>
    <w:basedOn w:val="Normal"/>
    <w:link w:val="DefaultChar"/>
    <w:qFormat/>
    <w:rsid w:val="006C71CA"/>
    <w:pPr>
      <w:spacing w:after="0"/>
    </w:pPr>
    <w:rPr>
      <w:rFonts w:ascii="Times New Roman" w:hAnsi="Times New Roman"/>
      <w:szCs w:val="22"/>
    </w:rPr>
  </w:style>
  <w:style w:type="character" w:customStyle="1" w:styleId="DefaultChar">
    <w:name w:val="Default Char"/>
    <w:basedOn w:val="DefaultParagraphFont"/>
    <w:link w:val="Default"/>
    <w:rsid w:val="006C71CA"/>
    <w:rPr>
      <w:rFonts w:ascii="Times New Roman" w:hAnsi="Times New Roman"/>
      <w:szCs w:val="22"/>
    </w:rPr>
  </w:style>
  <w:style w:type="character" w:styleId="PlaceholderText">
    <w:name w:val="Placeholder Text"/>
    <w:basedOn w:val="DefaultParagraphFont"/>
    <w:uiPriority w:val="99"/>
    <w:semiHidden/>
    <w:rsid w:val="00045392"/>
    <w:rPr>
      <w:color w:val="808080"/>
    </w:rPr>
  </w:style>
  <w:style w:type="paragraph" w:styleId="BalloonText">
    <w:name w:val="Balloon Text"/>
    <w:basedOn w:val="Normal"/>
    <w:link w:val="BalloonTextChar"/>
    <w:uiPriority w:val="99"/>
    <w:semiHidden/>
    <w:unhideWhenUsed/>
    <w:rsid w:val="00DD5BF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5BF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D5BFC"/>
    <w:rPr>
      <w:sz w:val="16"/>
      <w:szCs w:val="16"/>
    </w:rPr>
  </w:style>
  <w:style w:type="paragraph" w:styleId="CommentText">
    <w:name w:val="annotation text"/>
    <w:basedOn w:val="Normal"/>
    <w:link w:val="CommentTextChar"/>
    <w:uiPriority w:val="99"/>
    <w:semiHidden/>
    <w:unhideWhenUsed/>
    <w:rsid w:val="00DD5BFC"/>
    <w:rPr>
      <w:sz w:val="20"/>
      <w:szCs w:val="20"/>
    </w:rPr>
  </w:style>
  <w:style w:type="character" w:customStyle="1" w:styleId="CommentTextChar">
    <w:name w:val="Comment Text Char"/>
    <w:basedOn w:val="DefaultParagraphFont"/>
    <w:link w:val="CommentText"/>
    <w:uiPriority w:val="99"/>
    <w:semiHidden/>
    <w:rsid w:val="00DD5BFC"/>
    <w:rPr>
      <w:sz w:val="20"/>
      <w:szCs w:val="20"/>
    </w:rPr>
  </w:style>
  <w:style w:type="paragraph" w:styleId="CommentSubject">
    <w:name w:val="annotation subject"/>
    <w:basedOn w:val="CommentText"/>
    <w:next w:val="CommentText"/>
    <w:link w:val="CommentSubjectChar"/>
    <w:uiPriority w:val="99"/>
    <w:semiHidden/>
    <w:unhideWhenUsed/>
    <w:rsid w:val="00DD5BFC"/>
    <w:rPr>
      <w:b/>
      <w:bCs/>
    </w:rPr>
  </w:style>
  <w:style w:type="character" w:customStyle="1" w:styleId="CommentSubjectChar">
    <w:name w:val="Comment Subject Char"/>
    <w:basedOn w:val="CommentTextChar"/>
    <w:link w:val="CommentSubject"/>
    <w:uiPriority w:val="99"/>
    <w:semiHidden/>
    <w:rsid w:val="00DD5BFC"/>
    <w:rPr>
      <w:b/>
      <w:bCs/>
      <w:sz w:val="20"/>
      <w:szCs w:val="20"/>
    </w:rPr>
  </w:style>
  <w:style w:type="paragraph" w:customStyle="1" w:styleId="EndNoteBibliographyTitle">
    <w:name w:val="EndNote Bibliography Title"/>
    <w:basedOn w:val="Normal"/>
    <w:link w:val="EndNoteBibliographyTitleChar"/>
    <w:rsid w:val="006A5BDC"/>
    <w:pPr>
      <w:spacing w:after="0"/>
      <w:jc w:val="center"/>
    </w:pPr>
    <w:rPr>
      <w:rFonts w:ascii="Calibri" w:hAnsi="Calibri" w:cs="Calibri"/>
    </w:rPr>
  </w:style>
  <w:style w:type="character" w:customStyle="1" w:styleId="EndNoteBibliographyTitleChar">
    <w:name w:val="EndNote Bibliography Title Char"/>
    <w:basedOn w:val="DefaultChar"/>
    <w:link w:val="EndNoteBibliographyTitle"/>
    <w:rsid w:val="006A5BDC"/>
    <w:rPr>
      <w:rFonts w:ascii="Calibri" w:hAnsi="Calibri" w:cs="Calibri"/>
      <w:szCs w:val="22"/>
    </w:rPr>
  </w:style>
  <w:style w:type="paragraph" w:customStyle="1" w:styleId="EndNoteBibliography">
    <w:name w:val="EndNote Bibliography"/>
    <w:basedOn w:val="Normal"/>
    <w:link w:val="EndNoteBibliographyChar"/>
    <w:rsid w:val="006A5BDC"/>
    <w:rPr>
      <w:rFonts w:ascii="Calibri" w:hAnsi="Calibri" w:cs="Calibri"/>
    </w:rPr>
  </w:style>
  <w:style w:type="character" w:customStyle="1" w:styleId="EndNoteBibliographyChar">
    <w:name w:val="EndNote Bibliography Char"/>
    <w:basedOn w:val="DefaultChar"/>
    <w:link w:val="EndNoteBibliography"/>
    <w:rsid w:val="006A5BDC"/>
    <w:rPr>
      <w:rFonts w:ascii="Calibri" w:hAnsi="Calibri" w:cs="Calibri"/>
      <w:szCs w:val="22"/>
    </w:rPr>
  </w:style>
  <w:style w:type="paragraph" w:styleId="Header">
    <w:name w:val="header"/>
    <w:basedOn w:val="Normal"/>
    <w:link w:val="HeaderChar"/>
    <w:uiPriority w:val="99"/>
    <w:unhideWhenUsed/>
    <w:rsid w:val="00854D0F"/>
    <w:pPr>
      <w:tabs>
        <w:tab w:val="center" w:pos="4680"/>
        <w:tab w:val="right" w:pos="9360"/>
      </w:tabs>
      <w:spacing w:after="0"/>
    </w:pPr>
  </w:style>
  <w:style w:type="character" w:customStyle="1" w:styleId="HeaderChar">
    <w:name w:val="Header Char"/>
    <w:basedOn w:val="DefaultParagraphFont"/>
    <w:link w:val="Header"/>
    <w:uiPriority w:val="99"/>
    <w:rsid w:val="00854D0F"/>
  </w:style>
  <w:style w:type="paragraph" w:styleId="Footer">
    <w:name w:val="footer"/>
    <w:basedOn w:val="Normal"/>
    <w:link w:val="FooterChar"/>
    <w:uiPriority w:val="99"/>
    <w:unhideWhenUsed/>
    <w:rsid w:val="00854D0F"/>
    <w:pPr>
      <w:tabs>
        <w:tab w:val="center" w:pos="4680"/>
        <w:tab w:val="right" w:pos="9360"/>
      </w:tabs>
      <w:spacing w:after="0"/>
    </w:pPr>
  </w:style>
  <w:style w:type="character" w:customStyle="1" w:styleId="FooterChar">
    <w:name w:val="Footer Char"/>
    <w:basedOn w:val="DefaultParagraphFont"/>
    <w:link w:val="Footer"/>
    <w:uiPriority w:val="99"/>
    <w:rsid w:val="00854D0F"/>
  </w:style>
  <w:style w:type="paragraph" w:styleId="Revision">
    <w:name w:val="Revision"/>
    <w:hidden/>
    <w:uiPriority w:val="99"/>
    <w:semiHidden/>
    <w:rsid w:val="00894C6E"/>
    <w:pPr>
      <w:spacing w:after="0"/>
    </w:pPr>
  </w:style>
  <w:style w:type="character" w:customStyle="1" w:styleId="Heading1Char">
    <w:name w:val="Heading 1 Char"/>
    <w:basedOn w:val="DefaultParagraphFont"/>
    <w:link w:val="Heading1"/>
    <w:uiPriority w:val="9"/>
    <w:rsid w:val="009D45EA"/>
    <w:rPr>
      <w:rFonts w:asciiTheme="majorHAnsi" w:eastAsiaTheme="majorEastAsia" w:hAnsiTheme="majorHAnsi" w:cstheme="majorBidi"/>
      <w:color w:val="2F5496" w:themeColor="accent1" w:themeShade="BF"/>
      <w:sz w:val="32"/>
      <w:szCs w:val="32"/>
    </w:rPr>
  </w:style>
  <w:style w:type="character" w:customStyle="1" w:styleId="UnresolvedMention1">
    <w:name w:val="Unresolved Mention1"/>
    <w:basedOn w:val="DefaultParagraphFont"/>
    <w:uiPriority w:val="99"/>
    <w:semiHidden/>
    <w:unhideWhenUsed/>
    <w:rsid w:val="009D45EA"/>
    <w:rPr>
      <w:color w:val="605E5C"/>
      <w:shd w:val="clear" w:color="auto" w:fill="E1DFDD"/>
    </w:rPr>
  </w:style>
  <w:style w:type="character" w:styleId="LineNumber">
    <w:name w:val="line number"/>
    <w:basedOn w:val="DefaultParagraphFont"/>
    <w:uiPriority w:val="99"/>
    <w:semiHidden/>
    <w:unhideWhenUsed/>
    <w:rsid w:val="00FA56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985566">
      <w:bodyDiv w:val="1"/>
      <w:marLeft w:val="0"/>
      <w:marRight w:val="0"/>
      <w:marTop w:val="0"/>
      <w:marBottom w:val="0"/>
      <w:divBdr>
        <w:top w:val="none" w:sz="0" w:space="0" w:color="auto"/>
        <w:left w:val="none" w:sz="0" w:space="0" w:color="auto"/>
        <w:bottom w:val="none" w:sz="0" w:space="0" w:color="auto"/>
        <w:right w:val="none" w:sz="0" w:space="0" w:color="auto"/>
      </w:divBdr>
    </w:div>
    <w:div w:id="653602699">
      <w:bodyDiv w:val="1"/>
      <w:marLeft w:val="0"/>
      <w:marRight w:val="0"/>
      <w:marTop w:val="0"/>
      <w:marBottom w:val="0"/>
      <w:divBdr>
        <w:top w:val="none" w:sz="0" w:space="0" w:color="auto"/>
        <w:left w:val="none" w:sz="0" w:space="0" w:color="auto"/>
        <w:bottom w:val="none" w:sz="0" w:space="0" w:color="auto"/>
        <w:right w:val="none" w:sz="0" w:space="0" w:color="auto"/>
      </w:divBdr>
    </w:div>
    <w:div w:id="675108723">
      <w:bodyDiv w:val="1"/>
      <w:marLeft w:val="0"/>
      <w:marRight w:val="0"/>
      <w:marTop w:val="0"/>
      <w:marBottom w:val="0"/>
      <w:divBdr>
        <w:top w:val="none" w:sz="0" w:space="0" w:color="auto"/>
        <w:left w:val="none" w:sz="0" w:space="0" w:color="auto"/>
        <w:bottom w:val="none" w:sz="0" w:space="0" w:color="auto"/>
        <w:right w:val="none" w:sz="0" w:space="0" w:color="auto"/>
      </w:divBdr>
      <w:divsChild>
        <w:div w:id="1241790429">
          <w:marLeft w:val="0"/>
          <w:marRight w:val="0"/>
          <w:marTop w:val="225"/>
          <w:marBottom w:val="225"/>
          <w:divBdr>
            <w:top w:val="none" w:sz="0" w:space="0" w:color="auto"/>
            <w:left w:val="none" w:sz="0" w:space="0" w:color="auto"/>
            <w:bottom w:val="none" w:sz="0" w:space="0" w:color="auto"/>
            <w:right w:val="none" w:sz="0" w:space="0" w:color="auto"/>
          </w:divBdr>
          <w:divsChild>
            <w:div w:id="399718823">
              <w:marLeft w:val="0"/>
              <w:marRight w:val="0"/>
              <w:marTop w:val="0"/>
              <w:marBottom w:val="0"/>
              <w:divBdr>
                <w:top w:val="none" w:sz="0" w:space="0" w:color="auto"/>
                <w:left w:val="none" w:sz="0" w:space="0" w:color="auto"/>
                <w:bottom w:val="none" w:sz="0" w:space="0" w:color="auto"/>
                <w:right w:val="none" w:sz="0" w:space="0" w:color="auto"/>
              </w:divBdr>
              <w:divsChild>
                <w:div w:id="613757923">
                  <w:marLeft w:val="0"/>
                  <w:marRight w:val="0"/>
                  <w:marTop w:val="0"/>
                  <w:marBottom w:val="0"/>
                  <w:divBdr>
                    <w:top w:val="none" w:sz="0" w:space="0" w:color="auto"/>
                    <w:left w:val="none" w:sz="0" w:space="0" w:color="auto"/>
                    <w:bottom w:val="none" w:sz="0" w:space="0" w:color="auto"/>
                    <w:right w:val="none" w:sz="0" w:space="0" w:color="auto"/>
                  </w:divBdr>
                  <w:divsChild>
                    <w:div w:id="18896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5018">
          <w:marLeft w:val="0"/>
          <w:marRight w:val="0"/>
          <w:marTop w:val="225"/>
          <w:marBottom w:val="225"/>
          <w:divBdr>
            <w:top w:val="none" w:sz="0" w:space="0" w:color="auto"/>
            <w:left w:val="none" w:sz="0" w:space="0" w:color="auto"/>
            <w:bottom w:val="none" w:sz="0" w:space="0" w:color="auto"/>
            <w:right w:val="none" w:sz="0" w:space="0" w:color="auto"/>
          </w:divBdr>
          <w:divsChild>
            <w:div w:id="90938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6295">
      <w:bodyDiv w:val="1"/>
      <w:marLeft w:val="0"/>
      <w:marRight w:val="0"/>
      <w:marTop w:val="0"/>
      <w:marBottom w:val="0"/>
      <w:divBdr>
        <w:top w:val="none" w:sz="0" w:space="0" w:color="auto"/>
        <w:left w:val="none" w:sz="0" w:space="0" w:color="auto"/>
        <w:bottom w:val="none" w:sz="0" w:space="0" w:color="auto"/>
        <w:right w:val="none" w:sz="0" w:space="0" w:color="auto"/>
      </w:divBdr>
    </w:div>
    <w:div w:id="1455826962">
      <w:bodyDiv w:val="1"/>
      <w:marLeft w:val="0"/>
      <w:marRight w:val="0"/>
      <w:marTop w:val="0"/>
      <w:marBottom w:val="0"/>
      <w:divBdr>
        <w:top w:val="none" w:sz="0" w:space="0" w:color="auto"/>
        <w:left w:val="none" w:sz="0" w:space="0" w:color="auto"/>
        <w:bottom w:val="none" w:sz="0" w:space="0" w:color="auto"/>
        <w:right w:val="none" w:sz="0" w:space="0" w:color="auto"/>
      </w:divBdr>
      <w:divsChild>
        <w:div w:id="1506047794">
          <w:marLeft w:val="0"/>
          <w:marRight w:val="0"/>
          <w:marTop w:val="225"/>
          <w:marBottom w:val="225"/>
          <w:divBdr>
            <w:top w:val="none" w:sz="0" w:space="0" w:color="auto"/>
            <w:left w:val="none" w:sz="0" w:space="0" w:color="auto"/>
            <w:bottom w:val="none" w:sz="0" w:space="0" w:color="auto"/>
            <w:right w:val="none" w:sz="0" w:space="0" w:color="auto"/>
          </w:divBdr>
          <w:divsChild>
            <w:div w:id="279262150">
              <w:marLeft w:val="0"/>
              <w:marRight w:val="0"/>
              <w:marTop w:val="0"/>
              <w:marBottom w:val="0"/>
              <w:divBdr>
                <w:top w:val="none" w:sz="0" w:space="0" w:color="auto"/>
                <w:left w:val="none" w:sz="0" w:space="0" w:color="auto"/>
                <w:bottom w:val="none" w:sz="0" w:space="0" w:color="auto"/>
                <w:right w:val="none" w:sz="0" w:space="0" w:color="auto"/>
              </w:divBdr>
              <w:divsChild>
                <w:div w:id="1103496683">
                  <w:marLeft w:val="0"/>
                  <w:marRight w:val="0"/>
                  <w:marTop w:val="0"/>
                  <w:marBottom w:val="0"/>
                  <w:divBdr>
                    <w:top w:val="none" w:sz="0" w:space="0" w:color="auto"/>
                    <w:left w:val="none" w:sz="0" w:space="0" w:color="auto"/>
                    <w:bottom w:val="none" w:sz="0" w:space="0" w:color="auto"/>
                    <w:right w:val="none" w:sz="0" w:space="0" w:color="auto"/>
                  </w:divBdr>
                  <w:divsChild>
                    <w:div w:id="13068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07559">
          <w:marLeft w:val="0"/>
          <w:marRight w:val="0"/>
          <w:marTop w:val="225"/>
          <w:marBottom w:val="225"/>
          <w:divBdr>
            <w:top w:val="none" w:sz="0" w:space="0" w:color="auto"/>
            <w:left w:val="none" w:sz="0" w:space="0" w:color="auto"/>
            <w:bottom w:val="none" w:sz="0" w:space="0" w:color="auto"/>
            <w:right w:val="none" w:sz="0" w:space="0" w:color="auto"/>
          </w:divBdr>
          <w:divsChild>
            <w:div w:id="18877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microsoft.com/office/2011/relationships/people" Target="people.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21</Pages>
  <Words>10028</Words>
  <Characters>57161</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67055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Jonika</dc:creator>
  <cp:keywords/>
  <dc:description/>
  <cp:lastModifiedBy>Heath Blackmon</cp:lastModifiedBy>
  <cp:revision>12</cp:revision>
  <cp:lastPrinted>2020-06-07T23:40:00Z</cp:lastPrinted>
  <dcterms:created xsi:type="dcterms:W3CDTF">2020-08-07T16:31:00Z</dcterms:created>
  <dcterms:modified xsi:type="dcterms:W3CDTF">2020-08-17T19:05:00Z</dcterms:modified>
  <cp:category/>
</cp:coreProperties>
</file>