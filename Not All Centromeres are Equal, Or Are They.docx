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16D4898B"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We found insect orders exhibit striking differences in rates of fissions as well as fusion and polyploidy. Lepidoptera (a holocent</w:t>
      </w:r>
      <w:r w:rsidR="00E23285">
        <w:rPr>
          <w:rFonts w:asciiTheme="minorHAnsi" w:hAnsiTheme="minorHAnsi" w:cstheme="minorHAnsi"/>
          <w:iCs/>
          <w:sz w:val="22"/>
        </w:rPr>
        <w:t>r</w:t>
      </w:r>
      <w:r w:rsidR="00EB4A1A" w:rsidRPr="00AE0786">
        <w:rPr>
          <w:rFonts w:asciiTheme="minorHAnsi" w:hAnsiTheme="minorHAnsi" w:cstheme="minorHAnsi"/>
          <w:iCs/>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4DB77AF4"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590DFB" w:rsidRPr="00AE0786">
        <w:rPr>
          <w:rFonts w:asciiTheme="minorHAnsi" w:hAnsiTheme="minorHAnsi" w:cstheme="minorHAnsi"/>
          <w:color w:val="000000" w:themeColor="text1"/>
          <w:sz w:val="22"/>
        </w:rPr>
        <w:t xml:space="preserve"> </w:t>
      </w:r>
      <w:commentRangeStart w:id="1"/>
      <w:r w:rsidR="00590DFB" w:rsidRPr="00AE0786">
        <w:rPr>
          <w:rFonts w:asciiTheme="minorHAnsi" w:hAnsiTheme="minorHAnsi" w:cstheme="minorHAnsi"/>
          <w:color w:val="000000" w:themeColor="text1"/>
          <w:sz w:val="22"/>
        </w:rPr>
        <w:fldChar w:fldCharType="begin"/>
      </w:r>
      <w:r w:rsidR="00590DFB" w:rsidRPr="00AE0786">
        <w:rPr>
          <w:rFonts w:asciiTheme="minorHAnsi" w:hAnsiTheme="minorHAnsi" w:cstheme="minorHAnsi"/>
          <w:color w:val="000000" w:themeColor="text1"/>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AE0786">
        <w:rPr>
          <w:rFonts w:asciiTheme="minorHAnsi" w:hAnsiTheme="minorHAnsi" w:cstheme="minorHAnsi"/>
          <w:color w:val="000000" w:themeColor="text1"/>
          <w:sz w:val="22"/>
        </w:rPr>
        <w:fldChar w:fldCharType="separate"/>
      </w:r>
      <w:r w:rsidR="00590DFB" w:rsidRPr="00AE0786">
        <w:rPr>
          <w:rFonts w:asciiTheme="minorHAnsi" w:hAnsiTheme="minorHAnsi" w:cstheme="minorHAnsi"/>
          <w:noProof/>
          <w:color w:val="000000" w:themeColor="text1"/>
          <w:sz w:val="22"/>
        </w:rPr>
        <w:t>(</w:t>
      </w:r>
      <w:r w:rsidR="00590DFB" w:rsidRPr="00AE0786">
        <w:rPr>
          <w:rFonts w:asciiTheme="minorHAnsi" w:hAnsiTheme="minorHAnsi" w:cstheme="minorHAnsi"/>
          <w:smallCaps/>
          <w:noProof/>
          <w:color w:val="000000" w:themeColor="text1"/>
          <w:sz w:val="22"/>
        </w:rPr>
        <w:t>Rieseberg</w:t>
      </w:r>
      <w:r w:rsidR="00590DFB" w:rsidRPr="00AE0786">
        <w:rPr>
          <w:rFonts w:asciiTheme="minorHAnsi" w:hAnsiTheme="minorHAnsi" w:cstheme="minorHAnsi"/>
          <w:noProof/>
          <w:color w:val="000000" w:themeColor="text1"/>
          <w:sz w:val="22"/>
        </w:rPr>
        <w:t xml:space="preserve"> 2001)</w:t>
      </w:r>
      <w:r w:rsidR="00590DFB" w:rsidRPr="00AE0786">
        <w:rPr>
          <w:rFonts w:asciiTheme="minorHAnsi" w:hAnsiTheme="minorHAnsi" w:cstheme="minorHAnsi"/>
          <w:color w:val="000000" w:themeColor="text1"/>
          <w:sz w:val="22"/>
        </w:rPr>
        <w:fldChar w:fldCharType="end"/>
      </w:r>
      <w:commentRangeEnd w:id="1"/>
      <w:r w:rsidR="00EB4A1A" w:rsidRPr="00AE0786">
        <w:rPr>
          <w:rStyle w:val="CommentReference"/>
          <w:rFonts w:asciiTheme="minorHAnsi" w:hAnsiTheme="minorHAnsi" w:cstheme="minorHAnsi"/>
          <w:sz w:val="22"/>
          <w:szCs w:val="22"/>
        </w:rPr>
        <w:commentReference w:id="1"/>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ins w:id="2" w:author="Microsoft Office User" w:date="2020-05-20T00:26:00Z">
        <w:r w:rsidR="00E23285">
          <w:rPr>
            <w:rFonts w:asciiTheme="minorHAnsi" w:hAnsiTheme="minorHAnsi" w:cstheme="minorHAnsi"/>
            <w:sz w:val="22"/>
          </w:rPr>
          <w:t>Chromosome number</w:t>
        </w:r>
      </w:ins>
      <w:r w:rsidR="00442BC8" w:rsidRPr="00AE0786">
        <w:rPr>
          <w:rFonts w:asciiTheme="minorHAnsi" w:hAnsiTheme="minorHAnsi" w:cstheme="minorHAnsi"/>
          <w:sz w:val="22"/>
        </w:rPr>
        <w:t xml:space="preserve"> has even been proposed as a possible driver of speciation</w:t>
      </w:r>
      <w:r w:rsidR="007F3446" w:rsidRPr="00AE0786">
        <w:rPr>
          <w:rFonts w:asciiTheme="minorHAnsi" w:hAnsiTheme="minorHAnsi" w:cstheme="minorHAnsi"/>
          <w:sz w:val="22"/>
        </w:rPr>
        <w:t xml:space="preserve"> </w:t>
      </w:r>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White</w:t>
      </w:r>
      <w:r w:rsidR="00087532" w:rsidRPr="00AE0786">
        <w:rPr>
          <w:rFonts w:asciiTheme="minorHAnsi" w:hAnsiTheme="minorHAnsi" w:cstheme="minorHAnsi"/>
          <w:noProof/>
          <w:sz w:val="22"/>
        </w:rPr>
        <w:t xml:space="preserve"> 1969)</w:t>
      </w:r>
      <w:r w:rsidR="00087532"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However, theoretical work has suggested that </w:t>
      </w:r>
      <w:ins w:id="3" w:author="Microsoft Office User" w:date="2020-05-20T00:55:00Z">
        <w:r w:rsidR="00053A54">
          <w:rPr>
            <w:rFonts w:asciiTheme="minorHAnsi" w:hAnsiTheme="minorHAnsi" w:cstheme="minorHAnsi"/>
            <w:sz w:val="22"/>
          </w:rPr>
          <w:t>a</w:t>
        </w:r>
      </w:ins>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commentRangeStart w:id="4"/>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ZmxlYXR4NXZhd2VhdGFwendhcGFzdHhkIiB0aW1lc3RhbXA9IjE1ODk5NTU5OTgiPjQzMjwva2V5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</w:fldData>
        </w:fldChar>
      </w:r>
      <w:r w:rsidR="005A4333">
        <w:rPr>
          <w:rFonts w:asciiTheme="minorHAnsi" w:hAnsiTheme="minorHAnsi" w:cstheme="minorHAnsi"/>
          <w:sz w:val="22"/>
        </w:rPr>
        <w:instrText xml:space="preserve"> ADDIN EN.CITE </w:instrText>
      </w:r>
      <w:r w:rsidR="005A4333">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ZmxlYXR4NXZhd2VhdGFwendhcGFzdHhkIiB0aW1lc3RhbXA9IjE1ODk5NTU5OTgiPjQzMjwva2V5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</w:fldData>
        </w:fldChar>
      </w:r>
      <w:r w:rsidR="005A4333">
        <w:rPr>
          <w:rFonts w:asciiTheme="minorHAnsi" w:hAnsiTheme="minorHAnsi" w:cstheme="minorHAnsi"/>
          <w:sz w:val="22"/>
        </w:rPr>
        <w:instrText xml:space="preserve"> ADDIN EN.CITE.DATA </w:instrText>
      </w:r>
      <w:r w:rsidR="005A4333">
        <w:rPr>
          <w:rFonts w:asciiTheme="minorHAnsi" w:hAnsiTheme="minorHAnsi" w:cstheme="minorHAnsi"/>
          <w:sz w:val="22"/>
        </w:rPr>
      </w:r>
      <w:r w:rsidR="005A4333">
        <w:rPr>
          <w:rFonts w:asciiTheme="minorHAnsi" w:hAnsiTheme="minorHAnsi" w:cstheme="minorHAnsi"/>
          <w:sz w:val="22"/>
        </w:rPr>
        <w:fldChar w:fldCharType="end"/>
      </w:r>
      <w:r w:rsidR="00B237BD" w:rsidRPr="00AE0786">
        <w:rPr>
          <w:rFonts w:asciiTheme="minorHAnsi" w:hAnsiTheme="minorHAnsi" w:cstheme="minorHAnsi"/>
          <w:sz w:val="22"/>
        </w:rPr>
        <w:fldChar w:fldCharType="separate"/>
      </w:r>
      <w:bookmarkStart w:id="5" w:name="_GoBack"/>
      <w:bookmarkEnd w:id="5"/>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commentRangeEnd w:id="4"/>
      <w:r w:rsidR="006B401A" w:rsidRPr="00AE0786">
        <w:rPr>
          <w:rStyle w:val="CommentReference"/>
          <w:rFonts w:asciiTheme="minorHAnsi" w:hAnsiTheme="minorHAnsi" w:cstheme="minorHAnsi"/>
          <w:sz w:val="22"/>
          <w:szCs w:val="22"/>
        </w:rPr>
        <w:commentReference w:id="4"/>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56E60F71"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commentRangeStart w:id="6"/>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Torres</w:t>
      </w:r>
      <w:r w:rsidR="008F1E2B" w:rsidRPr="00AE0786">
        <w:rPr>
          <w:rFonts w:asciiTheme="minorHAnsi" w:hAnsiTheme="minorHAnsi" w:cstheme="minorHAnsi"/>
          <w:i/>
          <w:noProof/>
          <w:sz w:val="22"/>
        </w:rPr>
        <w:t xml:space="preserve"> et al.</w:t>
      </w:r>
      <w:r w:rsidR="008F1E2B" w:rsidRPr="00AE0786">
        <w:rPr>
          <w:rFonts w:asciiTheme="minorHAnsi" w:hAnsiTheme="minorHAnsi" w:cstheme="minorHAnsi"/>
          <w:noProof/>
          <w:sz w:val="22"/>
        </w:rPr>
        <w:t xml:space="preserve"> 2008)</w:t>
      </w:r>
      <w:r w:rsidR="008F1E2B" w:rsidRPr="00AE0786">
        <w:rPr>
          <w:rFonts w:asciiTheme="minorHAnsi" w:hAnsiTheme="minorHAnsi" w:cstheme="minorHAnsi"/>
          <w:sz w:val="22"/>
        </w:rPr>
        <w:fldChar w:fldCharType="end"/>
      </w:r>
      <w:commentRangeEnd w:id="6"/>
      <w:r w:rsidRPr="00AE0786">
        <w:rPr>
          <w:rStyle w:val="CommentReference"/>
          <w:rFonts w:asciiTheme="minorHAnsi" w:hAnsiTheme="minorHAnsi" w:cstheme="minorHAnsi"/>
          <w:sz w:val="22"/>
          <w:szCs w:val="22"/>
        </w:rPr>
        <w:commentReference w:id="6"/>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25CA06F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commentRangeStart w:id="7"/>
      <w:r w:rsidR="00B237BD" w:rsidRPr="00AE0786">
        <w:rPr>
          <w:rFonts w:cstheme="minorHAnsi"/>
          <w:sz w:val="22"/>
          <w:szCs w:val="22"/>
        </w:rPr>
        <w:fldChar w:fldCharType="begin"/>
      </w:r>
      <w:r w:rsidR="00B237BD" w:rsidRPr="00AE0786">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sidRPr="00AE0786">
        <w:rPr>
          <w:rFonts w:cstheme="minorHAnsi"/>
          <w:sz w:val="22"/>
          <w:szCs w:val="22"/>
        </w:rPr>
        <w:fldChar w:fldCharType="separate"/>
      </w:r>
      <w:r w:rsidR="00B237BD" w:rsidRPr="00AE0786">
        <w:rPr>
          <w:rFonts w:cstheme="minorHAnsi"/>
          <w:noProof/>
          <w:sz w:val="22"/>
          <w:szCs w:val="22"/>
        </w:rPr>
        <w:t>(</w:t>
      </w:r>
      <w:r w:rsidR="00B237BD" w:rsidRPr="00AE0786">
        <w:rPr>
          <w:rFonts w:cstheme="minorHAnsi"/>
          <w:smallCaps/>
          <w:noProof/>
          <w:sz w:val="22"/>
          <w:szCs w:val="22"/>
        </w:rPr>
        <w:t>Blackmon</w:t>
      </w:r>
      <w:r w:rsidR="00B237BD" w:rsidRPr="00AE0786">
        <w:rPr>
          <w:rFonts w:cstheme="minorHAnsi"/>
          <w:i/>
          <w:noProof/>
          <w:sz w:val="22"/>
          <w:szCs w:val="22"/>
        </w:rPr>
        <w:t xml:space="preserve"> et al.</w:t>
      </w:r>
      <w:r w:rsidR="00B237BD" w:rsidRPr="00AE0786">
        <w:rPr>
          <w:rFonts w:cstheme="minorHAnsi"/>
          <w:noProof/>
          <w:sz w:val="22"/>
          <w:szCs w:val="22"/>
        </w:rPr>
        <w:t xml:space="preserve"> 2019)</w:t>
      </w:r>
      <w:r w:rsidR="00B237BD" w:rsidRPr="00AE0786">
        <w:rPr>
          <w:rFonts w:cstheme="minorHAnsi"/>
          <w:sz w:val="22"/>
          <w:szCs w:val="22"/>
        </w:rPr>
        <w:fldChar w:fldCharType="end"/>
      </w:r>
      <w:commentRangeEnd w:id="7"/>
      <w:r w:rsidR="006B401A" w:rsidRPr="00AE0786">
        <w:rPr>
          <w:rStyle w:val="CommentReference"/>
          <w:rFonts w:cstheme="minorHAnsi"/>
          <w:sz w:val="22"/>
          <w:szCs w:val="22"/>
        </w:rPr>
        <w:commentReference w:id="7"/>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xml:space="preserve">. However, initial analyses have found no significant difference in chromosome number among </w:t>
      </w:r>
      <w:r w:rsidRPr="00AE0786">
        <w:rPr>
          <w:rFonts w:cstheme="minorHAnsi"/>
          <w:sz w:val="22"/>
          <w:szCs w:val="22"/>
        </w:rPr>
        <w:lastRenderedPageBreak/>
        <w:t>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2D9BE6AA"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 xml:space="preserve">This dataset is composed of 12,412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8"/>
      <w:r w:rsidR="00045392" w:rsidRPr="00AE0786">
        <w:rPr>
          <w:rFonts w:asciiTheme="minorHAnsi" w:hAnsiTheme="minorHAnsi" w:cstheme="minorHAnsi"/>
          <w:sz w:val="22"/>
        </w:rPr>
        <w:t xml:space="preserve">There are 3,465 species with holocentric chromosomes and 8,946 species with monocentric chromosomes. </w:t>
      </w:r>
      <w:commentRangeEnd w:id="8"/>
      <w:r w:rsidR="006B401A" w:rsidRPr="00AE0786">
        <w:rPr>
          <w:rStyle w:val="CommentReference"/>
          <w:rFonts w:asciiTheme="minorHAnsi" w:hAnsiTheme="minorHAnsi" w:cstheme="minorHAnsi"/>
          <w:sz w:val="22"/>
          <w:szCs w:val="22"/>
        </w:rPr>
        <w:commentReference w:id="8"/>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 xml:space="preserve">These trees were built using one of two backbones trees from previous studies </w:t>
      </w:r>
      <w:r w:rsidR="00B52998" w:rsidRPr="001221A6">
        <w:rPr>
          <w:rFonts w:asciiTheme="minorHAnsi" w:hAnsiTheme="minorHAnsi" w:cstheme="minorHAnsi"/>
          <w:sz w:val="22"/>
          <w:highlight w:val="yellow"/>
        </w:rPr>
        <w:t>(CITE THOSE TWO STUDIES</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 </w:t>
      </w:r>
      <w:r w:rsidR="001221A6" w:rsidRPr="001221A6">
        <w:rPr>
          <w:rFonts w:asciiTheme="minorHAnsi" w:hAnsiTheme="minorHAnsi" w:cstheme="minorHAnsi"/>
          <w:sz w:val="22"/>
          <w:highlight w:val="yellow"/>
        </w:rPr>
        <w:t>(CITE R PACKAGE)</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w:t>
      </w:r>
      <w:r w:rsidRPr="00AE0786">
        <w:rPr>
          <w:rFonts w:cstheme="minorHAnsi"/>
          <w:sz w:val="22"/>
          <w:szCs w:val="22"/>
        </w:rPr>
        <w:lastRenderedPageBreak/>
        <w:t xml:space="preserve">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6100884"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053A5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xml:space="preserve">. We did find a difference between orders in that each order had different rates of chromosome number evolution. This is most likely caused by different selective pressures between </w:t>
      </w:r>
      <w:r w:rsidR="00982557" w:rsidRPr="00AE0786">
        <w:rPr>
          <w:rFonts w:cstheme="minorHAnsi"/>
          <w:sz w:val="22"/>
          <w:szCs w:val="22"/>
        </w:rPr>
        <w:lastRenderedPageBreak/>
        <w:t>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15D986" w:rsidR="00380E81" w:rsidRPr="00AE0786" w:rsidRDefault="00380E81" w:rsidP="00DE1F25">
      <w:pPr>
        <w:spacing w:after="0"/>
        <w:rPr>
          <w:rFonts w:cstheme="minorHAnsi"/>
          <w:sz w:val="22"/>
          <w:szCs w:val="22"/>
        </w:rPr>
      </w:pPr>
      <w:r>
        <w:rPr>
          <w:rFonts w:cstheme="minorHAnsi"/>
          <w:noProof/>
          <w:sz w:val="22"/>
          <w:szCs w:val="22"/>
        </w:rPr>
        <w:drawing>
          <wp:inline distT="0" distB="0" distL="0" distR="0" wp14:anchorId="5146A5EC" wp14:editId="78E0AF4A">
            <wp:extent cx="4106841" cy="46596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9 at 8.32.5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34" cy="469178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20D0DF65" w14:textId="77777777" w:rsidR="005A4333" w:rsidRPr="005A4333" w:rsidRDefault="006A5BDC" w:rsidP="005A4333">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5A4333" w:rsidRPr="005A4333">
        <w:rPr>
          <w:noProof/>
        </w:rPr>
        <w:t xml:space="preserve">Blackman, R. L., 1980 Chromosomes and parthenogenesis in aphids, pp. 133-148 in </w:t>
      </w:r>
      <w:r w:rsidR="005A4333" w:rsidRPr="005A4333">
        <w:rPr>
          <w:i/>
          <w:noProof/>
        </w:rPr>
        <w:t>Insect cytogenetics, 10th Symposium of the Royal Entomological Society. Blackwell Scientifi Publ, Oxford</w:t>
      </w:r>
      <w:r w:rsidR="005A4333" w:rsidRPr="005A4333">
        <w:rPr>
          <w:noProof/>
        </w:rPr>
        <w:t>.</w:t>
      </w:r>
    </w:p>
    <w:p w14:paraId="19438C48" w14:textId="77777777" w:rsidR="005A4333" w:rsidRPr="005A4333" w:rsidRDefault="005A4333" w:rsidP="005A4333">
      <w:pPr>
        <w:pStyle w:val="EndNoteBibliography"/>
        <w:spacing w:after="0"/>
        <w:ind w:left="720" w:hanging="720"/>
        <w:rPr>
          <w:noProof/>
        </w:rPr>
      </w:pPr>
      <w:r w:rsidRPr="005A4333">
        <w:rPr>
          <w:noProof/>
        </w:rPr>
        <w:t>Blackmon, H., J. Justison, I. Mayrose and E. E. Goldberg, 2019 Meiotic drive shapes rates of karyotype evolution in mammals. Evolution 73</w:t>
      </w:r>
      <w:r w:rsidRPr="005A4333">
        <w:rPr>
          <w:b/>
          <w:noProof/>
        </w:rPr>
        <w:t>:</w:t>
      </w:r>
      <w:r w:rsidRPr="005A4333">
        <w:rPr>
          <w:noProof/>
        </w:rPr>
        <w:t xml:space="preserve"> 511-523.</w:t>
      </w:r>
    </w:p>
    <w:p w14:paraId="1C40B83E" w14:textId="77777777" w:rsidR="005A4333" w:rsidRPr="005A4333" w:rsidRDefault="005A4333" w:rsidP="005A4333">
      <w:pPr>
        <w:pStyle w:val="EndNoteBibliography"/>
        <w:spacing w:after="0"/>
        <w:ind w:left="720" w:hanging="720"/>
        <w:rPr>
          <w:noProof/>
        </w:rPr>
      </w:pPr>
      <w:r w:rsidRPr="005A4333">
        <w:rPr>
          <w:noProof/>
        </w:rPr>
        <w:t>Blackmon, H., L. Ross and D. Bachtrog, 2017 Sex Determination, Sex Chromosomes, and Karyotype Evolution in Insects. Journal of Heredity 108</w:t>
      </w:r>
      <w:r w:rsidRPr="005A4333">
        <w:rPr>
          <w:b/>
          <w:noProof/>
        </w:rPr>
        <w:t>:</w:t>
      </w:r>
      <w:r w:rsidRPr="005A4333">
        <w:rPr>
          <w:noProof/>
        </w:rPr>
        <w:t xml:space="preserve"> 78-93.</w:t>
      </w:r>
    </w:p>
    <w:p w14:paraId="388145FC" w14:textId="77777777" w:rsidR="005A4333" w:rsidRPr="005A4333" w:rsidRDefault="005A4333" w:rsidP="005A4333">
      <w:pPr>
        <w:pStyle w:val="EndNoteBibliography"/>
        <w:spacing w:after="0"/>
        <w:ind w:left="720" w:hanging="720"/>
        <w:rPr>
          <w:noProof/>
        </w:rPr>
      </w:pPr>
      <w:r w:rsidRPr="005A4333">
        <w:rPr>
          <w:noProof/>
        </w:rPr>
        <w:t>Chmátal, L., S. I. Gabriel, G. P. Mitsainas, J. Martínez-Vargas, J. Ventura</w:t>
      </w:r>
      <w:r w:rsidRPr="005A4333">
        <w:rPr>
          <w:i/>
          <w:noProof/>
        </w:rPr>
        <w:t xml:space="preserve"> et al.</w:t>
      </w:r>
      <w:r w:rsidRPr="005A4333">
        <w:rPr>
          <w:noProof/>
        </w:rPr>
        <w:t>, 2014 Centromere strength provides the cell biological basis for meiotic drive and karyotype evolution in mice. Current Biology 24</w:t>
      </w:r>
      <w:r w:rsidRPr="005A4333">
        <w:rPr>
          <w:b/>
          <w:noProof/>
        </w:rPr>
        <w:t>:</w:t>
      </w:r>
      <w:r w:rsidRPr="005A4333">
        <w:rPr>
          <w:noProof/>
        </w:rPr>
        <w:t xml:space="preserve"> 2295-2300.</w:t>
      </w:r>
    </w:p>
    <w:p w14:paraId="5EBE3BE7" w14:textId="77777777" w:rsidR="005A4333" w:rsidRPr="005A4333" w:rsidRDefault="005A4333" w:rsidP="005A4333">
      <w:pPr>
        <w:pStyle w:val="EndNoteBibliography"/>
        <w:spacing w:after="0"/>
        <w:ind w:left="720" w:hanging="720"/>
        <w:rPr>
          <w:noProof/>
        </w:rPr>
      </w:pPr>
      <w:r w:rsidRPr="005A4333">
        <w:rPr>
          <w:noProof/>
        </w:rPr>
        <w:t>Church, S. H., S. Donoughe, B. A. de Medeiros and C. G. Extavour, 2019 Insect egg size and shape evolve with ecology but not developmental rate. Nature 571</w:t>
      </w:r>
      <w:r w:rsidRPr="005A4333">
        <w:rPr>
          <w:b/>
          <w:noProof/>
        </w:rPr>
        <w:t>:</w:t>
      </w:r>
      <w:r w:rsidRPr="005A4333">
        <w:rPr>
          <w:noProof/>
        </w:rPr>
        <w:t xml:space="preserve"> 58-62.</w:t>
      </w:r>
    </w:p>
    <w:p w14:paraId="542755B8" w14:textId="77777777" w:rsidR="005A4333" w:rsidRPr="005A4333" w:rsidRDefault="005A4333" w:rsidP="005A4333">
      <w:pPr>
        <w:pStyle w:val="EndNoteBibliography"/>
        <w:spacing w:after="0"/>
        <w:ind w:left="720" w:hanging="720"/>
        <w:rPr>
          <w:noProof/>
        </w:rPr>
      </w:pPr>
      <w:r w:rsidRPr="005A4333">
        <w:rPr>
          <w:noProof/>
        </w:rPr>
        <w:t>Cook, L. G., 2000 Extraordinary and extensive karyotypic variation: a 48-fold range in chromosome number in the gall-inducing scale insect Apiomorpha (Hemiptera: Coccoidea: Eriococcidae). Genome 43</w:t>
      </w:r>
      <w:r w:rsidRPr="005A4333">
        <w:rPr>
          <w:b/>
          <w:noProof/>
        </w:rPr>
        <w:t>:</w:t>
      </w:r>
      <w:r w:rsidRPr="005A4333">
        <w:rPr>
          <w:noProof/>
        </w:rPr>
        <w:t xml:space="preserve"> 255-263.</w:t>
      </w:r>
    </w:p>
    <w:p w14:paraId="0058C610" w14:textId="77777777" w:rsidR="005A4333" w:rsidRPr="005A4333" w:rsidRDefault="005A4333" w:rsidP="005A4333">
      <w:pPr>
        <w:pStyle w:val="EndNoteBibliography"/>
        <w:spacing w:after="0"/>
        <w:ind w:left="720" w:hanging="720"/>
        <w:rPr>
          <w:noProof/>
        </w:rPr>
      </w:pPr>
      <w:r w:rsidRPr="005A4333">
        <w:rPr>
          <w:noProof/>
        </w:rPr>
        <w:t xml:space="preserve">Cope, T., 1985 Cytology and hybridization in the Juncus bufonius L. aggregate in western Europe, pp.  in </w:t>
      </w:r>
      <w:r w:rsidRPr="005A4333">
        <w:rPr>
          <w:i/>
          <w:noProof/>
        </w:rPr>
        <w:t>Watsonia</w:t>
      </w:r>
      <w:r w:rsidRPr="005A4333">
        <w:rPr>
          <w:noProof/>
        </w:rPr>
        <w:t>. Citeseer.</w:t>
      </w:r>
    </w:p>
    <w:p w14:paraId="19796ACB" w14:textId="77777777" w:rsidR="005A4333" w:rsidRPr="005A4333" w:rsidRDefault="005A4333" w:rsidP="005A4333">
      <w:pPr>
        <w:pStyle w:val="EndNoteBibliography"/>
        <w:spacing w:after="0"/>
        <w:ind w:left="720" w:hanging="720"/>
        <w:rPr>
          <w:noProof/>
        </w:rPr>
      </w:pPr>
      <w:r w:rsidRPr="005A4333">
        <w:rPr>
          <w:noProof/>
        </w:rPr>
        <w:t>Coyne, J. A., W. Meyers, A. P. Crittenden and P. Sniegowski, 1993 The fertility effects of pericentric inversions in Drosophila melanogaster. Genetics 134</w:t>
      </w:r>
      <w:r w:rsidRPr="005A4333">
        <w:rPr>
          <w:b/>
          <w:noProof/>
        </w:rPr>
        <w:t>:</w:t>
      </w:r>
      <w:r w:rsidRPr="005A4333">
        <w:rPr>
          <w:noProof/>
        </w:rPr>
        <w:t xml:space="preserve"> 487-496.</w:t>
      </w:r>
    </w:p>
    <w:p w14:paraId="74203FC4" w14:textId="77777777" w:rsidR="005A4333" w:rsidRPr="005A4333" w:rsidRDefault="005A4333" w:rsidP="005A4333">
      <w:pPr>
        <w:pStyle w:val="EndNoteBibliography"/>
        <w:spacing w:after="0"/>
        <w:ind w:left="720" w:hanging="720"/>
        <w:rPr>
          <w:noProof/>
        </w:rPr>
      </w:pPr>
      <w:r w:rsidRPr="005A4333">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5A4333">
        <w:rPr>
          <w:b/>
          <w:noProof/>
        </w:rPr>
        <w:t>:</w:t>
      </w:r>
      <w:r w:rsidRPr="005A4333">
        <w:rPr>
          <w:noProof/>
        </w:rPr>
        <w:t xml:space="preserve"> 1529-1536.</w:t>
      </w:r>
    </w:p>
    <w:p w14:paraId="64BC640D" w14:textId="77777777" w:rsidR="005A4333" w:rsidRPr="005A4333" w:rsidRDefault="005A4333" w:rsidP="005A4333">
      <w:pPr>
        <w:pStyle w:val="EndNoteBibliography"/>
        <w:spacing w:after="0"/>
        <w:ind w:left="720" w:hanging="720"/>
        <w:rPr>
          <w:noProof/>
        </w:rPr>
      </w:pPr>
      <w:r w:rsidRPr="005A4333">
        <w:rPr>
          <w:noProof/>
        </w:rPr>
        <w:t>Escudero, M., A. L. Hipp, T. F. Hansen, K. L. Voje and M. Luceño, 2012 Selection and inertia in the evolution of holocentric chromosomes in sedges (Carex, Cyperaceae). New Phytologist 195</w:t>
      </w:r>
      <w:r w:rsidRPr="005A4333">
        <w:rPr>
          <w:b/>
          <w:noProof/>
        </w:rPr>
        <w:t>:</w:t>
      </w:r>
      <w:r w:rsidRPr="005A4333">
        <w:rPr>
          <w:noProof/>
        </w:rPr>
        <w:t xml:space="preserve"> 237-247.</w:t>
      </w:r>
    </w:p>
    <w:p w14:paraId="70BEC9F9" w14:textId="77777777" w:rsidR="005A4333" w:rsidRPr="005A4333" w:rsidRDefault="005A4333" w:rsidP="005A4333">
      <w:pPr>
        <w:pStyle w:val="EndNoteBibliography"/>
        <w:spacing w:after="0"/>
        <w:ind w:left="720" w:hanging="720"/>
        <w:rPr>
          <w:noProof/>
        </w:rPr>
      </w:pPr>
      <w:r w:rsidRPr="005A4333">
        <w:rPr>
          <w:noProof/>
        </w:rPr>
        <w:t>Faria, R., and A. Navarro, 2010 Chromosomal speciation revisited: rearranging theory with pieces of evidence. Trends in ecology &amp; evolution 25</w:t>
      </w:r>
      <w:r w:rsidRPr="005A4333">
        <w:rPr>
          <w:b/>
          <w:noProof/>
        </w:rPr>
        <w:t>:</w:t>
      </w:r>
      <w:r w:rsidRPr="005A4333">
        <w:rPr>
          <w:noProof/>
        </w:rPr>
        <w:t xml:space="preserve"> 660-669.</w:t>
      </w:r>
    </w:p>
    <w:p w14:paraId="1D190F59" w14:textId="77777777" w:rsidR="005A4333" w:rsidRPr="005A4333" w:rsidRDefault="005A4333" w:rsidP="005A4333">
      <w:pPr>
        <w:pStyle w:val="EndNoteBibliography"/>
        <w:spacing w:after="0"/>
        <w:ind w:left="720" w:hanging="720"/>
        <w:rPr>
          <w:noProof/>
        </w:rPr>
      </w:pPr>
      <w:r w:rsidRPr="005A4333">
        <w:rPr>
          <w:noProof/>
        </w:rPr>
        <w:t>Faulkner, J., 1972 Chromosome studies on Carex section Acutae in north-west Europe. Botanical Journal of the Linnean Society 65</w:t>
      </w:r>
      <w:r w:rsidRPr="005A4333">
        <w:rPr>
          <w:b/>
          <w:noProof/>
        </w:rPr>
        <w:t>:</w:t>
      </w:r>
      <w:r w:rsidRPr="005A4333">
        <w:rPr>
          <w:noProof/>
        </w:rPr>
        <w:t xml:space="preserve"> 271-301.</w:t>
      </w:r>
    </w:p>
    <w:p w14:paraId="212C8CE9" w14:textId="77777777" w:rsidR="005A4333" w:rsidRPr="005A4333" w:rsidRDefault="005A4333" w:rsidP="005A4333">
      <w:pPr>
        <w:pStyle w:val="EndNoteBibliography"/>
        <w:spacing w:after="0"/>
        <w:ind w:left="720" w:hanging="720"/>
        <w:rPr>
          <w:noProof/>
        </w:rPr>
      </w:pPr>
      <w:r w:rsidRPr="005A4333">
        <w:rPr>
          <w:noProof/>
        </w:rPr>
        <w:t>FitzJohn, R. G., 2012 Diversitree: comparative phylogenetic analyses of diversification in R. Methods in Ecology and Evolution 3</w:t>
      </w:r>
      <w:r w:rsidRPr="005A4333">
        <w:rPr>
          <w:b/>
          <w:noProof/>
        </w:rPr>
        <w:t>:</w:t>
      </w:r>
      <w:r w:rsidRPr="005A4333">
        <w:rPr>
          <w:noProof/>
        </w:rPr>
        <w:t xml:space="preserve"> 1084-1092.</w:t>
      </w:r>
    </w:p>
    <w:p w14:paraId="71A617BB" w14:textId="77777777" w:rsidR="005A4333" w:rsidRPr="005A4333" w:rsidRDefault="005A4333" w:rsidP="005A4333">
      <w:pPr>
        <w:pStyle w:val="EndNoteBibliography"/>
        <w:spacing w:after="0"/>
        <w:ind w:left="720" w:hanging="720"/>
        <w:rPr>
          <w:noProof/>
        </w:rPr>
      </w:pPr>
      <w:r w:rsidRPr="005A4333">
        <w:rPr>
          <w:noProof/>
        </w:rPr>
        <w:t>Garagna, S., D. Broccoli, C. A. Redi, J. B. Searle, H. J. Cooke</w:t>
      </w:r>
      <w:r w:rsidRPr="005A4333">
        <w:rPr>
          <w:i/>
          <w:noProof/>
        </w:rPr>
        <w:t xml:space="preserve"> et al.</w:t>
      </w:r>
      <w:r w:rsidRPr="005A4333">
        <w:rPr>
          <w:noProof/>
        </w:rPr>
        <w:t>, 1995 Robertsonian metacentrics of the house mouse lose telomeric sequences but retain some minor satellite DNA in the pericentromeric area. Chromosoma 103</w:t>
      </w:r>
      <w:r w:rsidRPr="005A4333">
        <w:rPr>
          <w:b/>
          <w:noProof/>
        </w:rPr>
        <w:t>:</w:t>
      </w:r>
      <w:r w:rsidRPr="005A4333">
        <w:rPr>
          <w:noProof/>
        </w:rPr>
        <w:t xml:space="preserve"> 685-692.</w:t>
      </w:r>
    </w:p>
    <w:p w14:paraId="3CD61ED3" w14:textId="77777777" w:rsidR="005A4333" w:rsidRPr="005A4333" w:rsidRDefault="005A4333" w:rsidP="005A4333">
      <w:pPr>
        <w:pStyle w:val="EndNoteBibliography"/>
        <w:spacing w:after="0"/>
        <w:ind w:left="720" w:hanging="720"/>
        <w:rPr>
          <w:noProof/>
        </w:rPr>
      </w:pPr>
      <w:r w:rsidRPr="005A4333">
        <w:rPr>
          <w:noProof/>
        </w:rPr>
        <w:t>Gassmann, R., A. Rechtsteiner, K. W. Yuen, A. Muroyama, T. Egelhofer</w:t>
      </w:r>
      <w:r w:rsidRPr="005A4333">
        <w:rPr>
          <w:i/>
          <w:noProof/>
        </w:rPr>
        <w:t xml:space="preserve"> et al.</w:t>
      </w:r>
      <w:r w:rsidRPr="005A4333">
        <w:rPr>
          <w:noProof/>
        </w:rPr>
        <w:t>, 2012 An inverse relationship to germline transcription defines centromeric chromatin in C. elegans. Nature 484</w:t>
      </w:r>
      <w:r w:rsidRPr="005A4333">
        <w:rPr>
          <w:b/>
          <w:noProof/>
        </w:rPr>
        <w:t>:</w:t>
      </w:r>
      <w:r w:rsidRPr="005A4333">
        <w:rPr>
          <w:noProof/>
        </w:rPr>
        <w:t xml:space="preserve"> 534-537.</w:t>
      </w:r>
    </w:p>
    <w:p w14:paraId="78AE4875" w14:textId="77777777" w:rsidR="005A4333" w:rsidRPr="005A4333" w:rsidRDefault="005A4333" w:rsidP="005A4333">
      <w:pPr>
        <w:pStyle w:val="EndNoteBibliography"/>
        <w:spacing w:after="0"/>
        <w:ind w:left="720" w:hanging="720"/>
        <w:rPr>
          <w:noProof/>
        </w:rPr>
      </w:pPr>
      <w:r w:rsidRPr="005A4333">
        <w:rPr>
          <w:noProof/>
        </w:rPr>
        <w:t>Guerrero, R. F., and M. Kirkpatrick, 2014 Local adaptation and the evolution of chromosome fusions. Evolution 68</w:t>
      </w:r>
      <w:r w:rsidRPr="005A4333">
        <w:rPr>
          <w:b/>
          <w:noProof/>
        </w:rPr>
        <w:t>:</w:t>
      </w:r>
      <w:r w:rsidRPr="005A4333">
        <w:rPr>
          <w:noProof/>
        </w:rPr>
        <w:t xml:space="preserve"> 2747-2756.</w:t>
      </w:r>
    </w:p>
    <w:p w14:paraId="1F5A1981" w14:textId="77777777" w:rsidR="005A4333" w:rsidRPr="005A4333" w:rsidRDefault="005A4333" w:rsidP="005A4333">
      <w:pPr>
        <w:pStyle w:val="EndNoteBibliography"/>
        <w:spacing w:after="0"/>
        <w:ind w:left="720" w:hanging="720"/>
        <w:rPr>
          <w:noProof/>
        </w:rPr>
      </w:pPr>
      <w:r w:rsidRPr="005A4333">
        <w:rPr>
          <w:noProof/>
        </w:rPr>
        <w:t>Lande, R., 1984 The expected fixation rate of chromosomal inversions. Evolution</w:t>
      </w:r>
      <w:r w:rsidRPr="005A4333">
        <w:rPr>
          <w:b/>
          <w:noProof/>
        </w:rPr>
        <w:t>:</w:t>
      </w:r>
      <w:r w:rsidRPr="005A4333">
        <w:rPr>
          <w:noProof/>
        </w:rPr>
        <w:t xml:space="preserve"> 743-752.</w:t>
      </w:r>
    </w:p>
    <w:p w14:paraId="58F8629C" w14:textId="77777777" w:rsidR="005A4333" w:rsidRPr="005A4333" w:rsidRDefault="005A4333" w:rsidP="005A4333">
      <w:pPr>
        <w:pStyle w:val="EndNoteBibliography"/>
        <w:spacing w:after="0"/>
        <w:ind w:left="720" w:hanging="720"/>
        <w:rPr>
          <w:noProof/>
        </w:rPr>
      </w:pPr>
      <w:r w:rsidRPr="005A4333">
        <w:rPr>
          <w:noProof/>
        </w:rPr>
        <w:t>Lucek, K., 2018 Evolutionary mechanisms of varying chromosome numbers in the radiation of Erebia butterflies. Genes 9</w:t>
      </w:r>
      <w:r w:rsidRPr="005A4333">
        <w:rPr>
          <w:b/>
          <w:noProof/>
        </w:rPr>
        <w:t>:</w:t>
      </w:r>
      <w:r w:rsidRPr="005A4333">
        <w:rPr>
          <w:noProof/>
        </w:rPr>
        <w:t xml:space="preserve"> 166.</w:t>
      </w:r>
    </w:p>
    <w:p w14:paraId="303C0EA0" w14:textId="77777777" w:rsidR="005A4333" w:rsidRPr="005A4333" w:rsidRDefault="005A4333" w:rsidP="005A4333">
      <w:pPr>
        <w:pStyle w:val="EndNoteBibliography"/>
        <w:spacing w:after="0"/>
        <w:ind w:left="720" w:hanging="720"/>
        <w:rPr>
          <w:noProof/>
        </w:rPr>
      </w:pPr>
      <w:r w:rsidRPr="005A4333">
        <w:rPr>
          <w:noProof/>
        </w:rPr>
        <w:t>Luceño, M., and M. Guerra, 1996 Numerical variations in species exhibiting holocentric chromosomes: a nomenclatural proposal. Caryologia 49</w:t>
      </w:r>
      <w:r w:rsidRPr="005A4333">
        <w:rPr>
          <w:b/>
          <w:noProof/>
        </w:rPr>
        <w:t>:</w:t>
      </w:r>
      <w:r w:rsidRPr="005A4333">
        <w:rPr>
          <w:noProof/>
        </w:rPr>
        <w:t xml:space="preserve"> 301-309.</w:t>
      </w:r>
    </w:p>
    <w:p w14:paraId="2F0C0BB9" w14:textId="77777777" w:rsidR="005A4333" w:rsidRPr="005A4333" w:rsidRDefault="005A4333" w:rsidP="005A4333">
      <w:pPr>
        <w:pStyle w:val="EndNoteBibliography"/>
        <w:spacing w:after="0"/>
        <w:ind w:left="720" w:hanging="720"/>
        <w:rPr>
          <w:noProof/>
        </w:rPr>
      </w:pPr>
      <w:r w:rsidRPr="005A4333">
        <w:rPr>
          <w:noProof/>
        </w:rPr>
        <w:t>Malheiros-Garde, N., and A. Gardé, 1950 Fragmentation as a possible evolutionary process in the genus Luzula DC. Genetica Iberica 2</w:t>
      </w:r>
      <w:r w:rsidRPr="005A4333">
        <w:rPr>
          <w:b/>
          <w:noProof/>
        </w:rPr>
        <w:t>:</w:t>
      </w:r>
      <w:r w:rsidRPr="005A4333">
        <w:rPr>
          <w:noProof/>
        </w:rPr>
        <w:t xml:space="preserve"> 257-262.</w:t>
      </w:r>
    </w:p>
    <w:p w14:paraId="083D2785" w14:textId="77777777" w:rsidR="005A4333" w:rsidRPr="005A4333" w:rsidRDefault="005A4333" w:rsidP="005A4333">
      <w:pPr>
        <w:pStyle w:val="EndNoteBibliography"/>
        <w:spacing w:after="0"/>
        <w:ind w:left="720" w:hanging="720"/>
        <w:rPr>
          <w:noProof/>
        </w:rPr>
      </w:pPr>
      <w:r w:rsidRPr="005A4333">
        <w:rPr>
          <w:noProof/>
        </w:rPr>
        <w:t>Melters, D. P., L. V. Paliulis, I. F. Korf and S. W. Chan, 2012 Holocentric chromosomes: convergent evolution, meiotic adaptations, and genomic analysis. Chromosome Research 20</w:t>
      </w:r>
      <w:r w:rsidRPr="005A4333">
        <w:rPr>
          <w:b/>
          <w:noProof/>
        </w:rPr>
        <w:t>:</w:t>
      </w:r>
      <w:r w:rsidRPr="005A4333">
        <w:rPr>
          <w:noProof/>
        </w:rPr>
        <w:t xml:space="preserve"> 579-593.</w:t>
      </w:r>
    </w:p>
    <w:p w14:paraId="7E688FC0" w14:textId="77777777" w:rsidR="005A4333" w:rsidRPr="005A4333" w:rsidRDefault="005A4333" w:rsidP="005A4333">
      <w:pPr>
        <w:pStyle w:val="EndNoteBibliography"/>
        <w:spacing w:after="0"/>
        <w:ind w:left="720" w:hanging="720"/>
        <w:rPr>
          <w:noProof/>
        </w:rPr>
      </w:pPr>
      <w:r w:rsidRPr="005A4333">
        <w:rPr>
          <w:noProof/>
        </w:rPr>
        <w:t>Miga, K. H., 2017 Chromosome-specific centromere sequences provide an estimate of the ancestral chromosome 2 fusion event in hominin genomes. Journal of Heredity 108</w:t>
      </w:r>
      <w:r w:rsidRPr="005A4333">
        <w:rPr>
          <w:b/>
          <w:noProof/>
        </w:rPr>
        <w:t>:</w:t>
      </w:r>
      <w:r w:rsidRPr="005A4333">
        <w:rPr>
          <w:noProof/>
        </w:rPr>
        <w:t xml:space="preserve"> 45-52.</w:t>
      </w:r>
    </w:p>
    <w:p w14:paraId="5F006E10" w14:textId="77777777" w:rsidR="005A4333" w:rsidRPr="005A4333" w:rsidRDefault="005A4333" w:rsidP="005A4333">
      <w:pPr>
        <w:pStyle w:val="EndNoteBibliography"/>
        <w:spacing w:after="0"/>
        <w:ind w:left="720" w:hanging="720"/>
        <w:rPr>
          <w:noProof/>
        </w:rPr>
      </w:pPr>
      <w:r w:rsidRPr="005A4333">
        <w:rPr>
          <w:noProof/>
        </w:rPr>
        <w:t>Mola, L., and A. Papeschi, 2006 Holokinetic chromosomes at a glance. BAG-Journal of Basic and Applied Genetics 17</w:t>
      </w:r>
      <w:r w:rsidRPr="005A4333">
        <w:rPr>
          <w:b/>
          <w:noProof/>
        </w:rPr>
        <w:t>:</w:t>
      </w:r>
      <w:r w:rsidRPr="005A4333">
        <w:rPr>
          <w:noProof/>
        </w:rPr>
        <w:t xml:space="preserve"> 17-33.</w:t>
      </w:r>
    </w:p>
    <w:p w14:paraId="2E81CEBD" w14:textId="77777777" w:rsidR="005A4333" w:rsidRPr="005A4333" w:rsidRDefault="005A4333" w:rsidP="005A4333">
      <w:pPr>
        <w:pStyle w:val="EndNoteBibliography"/>
        <w:spacing w:after="0"/>
        <w:ind w:left="720" w:hanging="720"/>
        <w:rPr>
          <w:noProof/>
        </w:rPr>
      </w:pPr>
      <w:r w:rsidRPr="005A4333">
        <w:rPr>
          <w:noProof/>
        </w:rPr>
        <w:t>Mora, C., D. P. Tittensor, S. Adl, A. G. Simpson and B. Worm, 2011 How many species are there on Earth and in the ocean? PLoS biology 9.</w:t>
      </w:r>
    </w:p>
    <w:p w14:paraId="7276494B" w14:textId="77777777" w:rsidR="005A4333" w:rsidRPr="005A4333" w:rsidRDefault="005A4333" w:rsidP="005A4333">
      <w:pPr>
        <w:pStyle w:val="EndNoteBibliography"/>
        <w:spacing w:after="0"/>
        <w:ind w:left="720" w:hanging="720"/>
        <w:rPr>
          <w:noProof/>
        </w:rPr>
      </w:pPr>
      <w:r w:rsidRPr="005A4333">
        <w:rPr>
          <w:noProof/>
        </w:rPr>
        <w:t>Moretti, A., and S. Sabato, 1984 Karyotype evolution by centromeric fission inZamia (Cycadales). Plant Systematics and Evolution 146</w:t>
      </w:r>
      <w:r w:rsidRPr="005A4333">
        <w:rPr>
          <w:b/>
          <w:noProof/>
        </w:rPr>
        <w:t>:</w:t>
      </w:r>
      <w:r w:rsidRPr="005A4333">
        <w:rPr>
          <w:noProof/>
        </w:rPr>
        <w:t xml:space="preserve"> 215-223.</w:t>
      </w:r>
    </w:p>
    <w:p w14:paraId="336B8239" w14:textId="77777777" w:rsidR="005A4333" w:rsidRPr="005A4333" w:rsidRDefault="005A4333" w:rsidP="005A4333">
      <w:pPr>
        <w:pStyle w:val="EndNoteBibliography"/>
        <w:spacing w:after="0"/>
        <w:ind w:left="720" w:hanging="720"/>
        <w:rPr>
          <w:noProof/>
        </w:rPr>
      </w:pPr>
      <w:r w:rsidRPr="005A4333">
        <w:rPr>
          <w:noProof/>
        </w:rPr>
        <w:t>Rieseberg, L. H., 2001 Chromosomal rearrangements and speciation. Trends in ecology &amp; evolution 16</w:t>
      </w:r>
      <w:r w:rsidRPr="005A4333">
        <w:rPr>
          <w:b/>
          <w:noProof/>
        </w:rPr>
        <w:t>:</w:t>
      </w:r>
      <w:r w:rsidRPr="005A4333">
        <w:rPr>
          <w:noProof/>
        </w:rPr>
        <w:t xml:space="preserve"> 351-358.</w:t>
      </w:r>
    </w:p>
    <w:p w14:paraId="46C72E34" w14:textId="77777777" w:rsidR="005A4333" w:rsidRPr="005A4333" w:rsidRDefault="005A4333" w:rsidP="005A4333">
      <w:pPr>
        <w:pStyle w:val="EndNoteBibliography"/>
        <w:spacing w:after="0"/>
        <w:ind w:left="720" w:hanging="720"/>
        <w:rPr>
          <w:noProof/>
        </w:rPr>
      </w:pPr>
      <w:r w:rsidRPr="005A4333">
        <w:rPr>
          <w:noProof/>
        </w:rPr>
        <w:t>Ross, L., H. Blackmon, P. Lorite, V. E. Gokhman and N. B. Hardy, 2015 Recombination, chromosome number and eusociality in the Hymenoptera. Journal of evolutionary biology 28</w:t>
      </w:r>
      <w:r w:rsidRPr="005A4333">
        <w:rPr>
          <w:b/>
          <w:noProof/>
        </w:rPr>
        <w:t>:</w:t>
      </w:r>
      <w:r w:rsidRPr="005A4333">
        <w:rPr>
          <w:noProof/>
        </w:rPr>
        <w:t xml:space="preserve"> 105-116.</w:t>
      </w:r>
    </w:p>
    <w:p w14:paraId="72511580" w14:textId="77777777" w:rsidR="005A4333" w:rsidRPr="005A4333" w:rsidRDefault="005A4333" w:rsidP="005A4333">
      <w:pPr>
        <w:pStyle w:val="EndNoteBibliography"/>
        <w:spacing w:after="0"/>
        <w:ind w:left="720" w:hanging="720"/>
        <w:rPr>
          <w:noProof/>
        </w:rPr>
      </w:pPr>
      <w:r w:rsidRPr="005A4333">
        <w:rPr>
          <w:noProof/>
        </w:rPr>
        <w:t>Sites Jr, J. W., and C. Moritz, 1987 Chromosomal evolution and speciation revisited. Systematic Zoology 36</w:t>
      </w:r>
      <w:r w:rsidRPr="005A4333">
        <w:rPr>
          <w:b/>
          <w:noProof/>
        </w:rPr>
        <w:t>:</w:t>
      </w:r>
      <w:r w:rsidRPr="005A4333">
        <w:rPr>
          <w:noProof/>
        </w:rPr>
        <w:t xml:space="preserve"> 153-174.</w:t>
      </w:r>
    </w:p>
    <w:p w14:paraId="35B9184A" w14:textId="77777777" w:rsidR="005A4333" w:rsidRPr="005A4333" w:rsidRDefault="005A4333" w:rsidP="005A4333">
      <w:pPr>
        <w:pStyle w:val="EndNoteBibliography"/>
        <w:spacing w:after="0"/>
        <w:ind w:left="720" w:hanging="720"/>
        <w:rPr>
          <w:noProof/>
        </w:rPr>
      </w:pPr>
      <w:r w:rsidRPr="005A4333">
        <w:rPr>
          <w:noProof/>
        </w:rPr>
        <w:t>Torres, E. M., B. R. Williams and A. Amon, 2008 Aneuploidy: cells losing their balance. Genetics 179</w:t>
      </w:r>
      <w:r w:rsidRPr="005A4333">
        <w:rPr>
          <w:b/>
          <w:noProof/>
        </w:rPr>
        <w:t>:</w:t>
      </w:r>
      <w:r w:rsidRPr="005A4333">
        <w:rPr>
          <w:noProof/>
        </w:rPr>
        <w:t xml:space="preserve"> 737-746.</w:t>
      </w:r>
    </w:p>
    <w:p w14:paraId="3D361680" w14:textId="77777777" w:rsidR="005A4333" w:rsidRPr="005A4333" w:rsidRDefault="005A4333" w:rsidP="005A4333">
      <w:pPr>
        <w:pStyle w:val="EndNoteBibliography"/>
        <w:spacing w:after="0"/>
        <w:ind w:left="720" w:hanging="720"/>
        <w:rPr>
          <w:noProof/>
        </w:rPr>
      </w:pPr>
      <w:r w:rsidRPr="005A4333">
        <w:rPr>
          <w:noProof/>
        </w:rPr>
        <w:t>Vershinina, A. O., and V. A. Lukhtanov, 2017 Evolutionary mechanisms of runaway chromosome number change in Agrodiaetus butterflie</w:t>
      </w:r>
      <w:r w:rsidRPr="005A4333">
        <w:rPr>
          <w:noProof/>
        </w:rPr>
        <w:lastRenderedPageBreak/>
        <w:t>s. Scientific reports 7</w:t>
      </w:r>
      <w:r w:rsidRPr="005A4333">
        <w:rPr>
          <w:b/>
          <w:noProof/>
        </w:rPr>
        <w:t>:</w:t>
      </w:r>
      <w:r w:rsidRPr="005A4333">
        <w:rPr>
          <w:noProof/>
        </w:rPr>
        <w:t xml:space="preserve"> 1-9.</w:t>
      </w:r>
    </w:p>
    <w:p w14:paraId="6CBDEE66" w14:textId="77777777" w:rsidR="005A4333" w:rsidRPr="005A4333" w:rsidRDefault="005A4333" w:rsidP="005A4333">
      <w:pPr>
        <w:pStyle w:val="EndNoteBibliography"/>
        <w:spacing w:after="0"/>
        <w:ind w:left="720" w:hanging="720"/>
        <w:rPr>
          <w:noProof/>
        </w:rPr>
      </w:pPr>
      <w:r w:rsidRPr="005A4333">
        <w:rPr>
          <w:noProof/>
        </w:rPr>
        <w:t>White, M., 1969 Chromosomal rearrangements and speciation in animals. Annual review of genetics 3</w:t>
      </w:r>
      <w:r w:rsidRPr="005A4333">
        <w:rPr>
          <w:b/>
          <w:noProof/>
        </w:rPr>
        <w:t>:</w:t>
      </w:r>
      <w:r w:rsidRPr="005A4333">
        <w:rPr>
          <w:noProof/>
        </w:rPr>
        <w:t xml:space="preserve"> 75-98.</w:t>
      </w:r>
    </w:p>
    <w:p w14:paraId="512ECE23" w14:textId="77777777" w:rsidR="005A4333" w:rsidRPr="005A4333" w:rsidRDefault="005A4333" w:rsidP="005A4333">
      <w:pPr>
        <w:pStyle w:val="EndNoteBibliography"/>
        <w:ind w:left="720" w:hanging="720"/>
        <w:rPr>
          <w:noProof/>
        </w:rPr>
      </w:pPr>
      <w:r w:rsidRPr="005A4333">
        <w:rPr>
          <w:noProof/>
        </w:rPr>
        <w:t>Zedek, F., and P. Bureš, 2012 Evidence for centromere drive in the holocentric chromosomes of Caenorhabditis. PLoS One 7.</w:t>
      </w:r>
    </w:p>
    <w:p w14:paraId="2914EA79" w14:textId="4D6FB2E5"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1" w:author="Microsoft Office User" w:date="2020-05-17T12:49:00Z" w:initials="MOU">
    <w:p w14:paraId="131F081E" w14:textId="4FFF37E2" w:rsidR="00EB4A1A" w:rsidRDefault="00EB4A1A">
      <w:pPr>
        <w:pStyle w:val="CommentText"/>
      </w:pPr>
      <w:r>
        <w:rPr>
          <w:rStyle w:val="CommentReference"/>
        </w:rPr>
        <w:annotationRef/>
      </w:r>
      <w:r>
        <w:t>This is a review paper on chromosomal speciation instead cite at least 2-4 papers that shows that changes in chromosome number lead to fitness cost. There are many examples in mice, and other groups set up a meeting with Terrence and ask him for help in finding some.</w:t>
      </w:r>
    </w:p>
  </w:comment>
  <w:comment w:id="4" w:author="Microsoft Office User" w:date="2020-05-17T12:52:00Z" w:initials="MOU">
    <w:p w14:paraId="0640B710" w14:textId="3BE7E69A" w:rsidR="006B401A" w:rsidRDefault="006B401A">
      <w:pPr>
        <w:pStyle w:val="CommentText"/>
      </w:pPr>
      <w:r>
        <w:rPr>
          <w:rStyle w:val="CommentReference"/>
        </w:rPr>
        <w:annotationRef/>
      </w:r>
      <w:r>
        <w:t xml:space="preserve">This is an appropriate citation to </w:t>
      </w:r>
      <w:proofErr w:type="spellStart"/>
      <w:r>
        <w:t>riesberg</w:t>
      </w:r>
      <w:proofErr w:type="spellEnd"/>
      <w:r>
        <w:t xml:space="preserve"> 2001 also cite </w:t>
      </w:r>
      <w:proofErr w:type="spellStart"/>
      <w:r>
        <w:t>guerrero</w:t>
      </w:r>
      <w:proofErr w:type="spellEnd"/>
      <w:r>
        <w:t xml:space="preserve"> and </w:t>
      </w:r>
      <w:proofErr w:type="spellStart"/>
      <w:r>
        <w:t>kirkpatric</w:t>
      </w:r>
      <w:proofErr w:type="spellEnd"/>
      <w:r>
        <w:t xml:space="preserve"> paper on fusions and recombination</w:t>
      </w:r>
    </w:p>
  </w:comment>
  <w:comment w:id="6" w:author="Microsoft Office User" w:date="2020-05-17T12:55:00Z" w:initials="MOU">
    <w:p w14:paraId="241F38BC" w14:textId="3835369A" w:rsidR="006B401A" w:rsidRDefault="006B401A">
      <w:pPr>
        <w:pStyle w:val="CommentText"/>
      </w:pPr>
      <w:r>
        <w:rPr>
          <w:rStyle w:val="CommentReference"/>
        </w:rPr>
        <w:annotationRef/>
      </w:r>
      <w:r>
        <w:t>This is a paper about aneuploidy not whole genome duplication fix citation</w:t>
      </w:r>
    </w:p>
  </w:comment>
  <w:comment w:id="7" w:author="Microsoft Office User" w:date="2020-05-17T12:56:00Z" w:initials="MOU">
    <w:p w14:paraId="39EDFED6" w14:textId="189149B4" w:rsidR="006B401A" w:rsidRDefault="006B401A">
      <w:pPr>
        <w:pStyle w:val="CommentText"/>
      </w:pPr>
      <w:r>
        <w:rPr>
          <w:rStyle w:val="CommentReference"/>
        </w:rPr>
        <w:annotationRef/>
      </w:r>
      <w:r>
        <w:t>I don’t talk about the low population size argument cite white – modes of speciation book</w:t>
      </w:r>
    </w:p>
  </w:comment>
  <w:comment w:id="8" w:author="Microsoft Office User" w:date="2020-05-17T13:00:00Z" w:initials="MOU">
    <w:p w14:paraId="1C8B2796" w14:textId="05DA07CF" w:rsidR="006B401A" w:rsidRDefault="006B401A">
      <w:pPr>
        <w:pStyle w:val="CommentText"/>
      </w:pPr>
      <w:r>
        <w:rPr>
          <w:rStyle w:val="CommentReference"/>
        </w:rPr>
        <w:annotationRef/>
      </w:r>
      <w:r>
        <w:t>I find these number hard to believe they add to 12,411 I believe there were multiple clades were we don’t know what type of centromeres are present</w:t>
      </w:r>
      <w:r w:rsidR="00B52998">
        <w:t xml:space="preserve"> which if true makes the next sentence false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10941" w15:done="0"/>
  <w15:commentEx w15:paraId="131F081E" w15:done="0"/>
  <w15:commentEx w15:paraId="0640B710" w15:done="0"/>
  <w15:commentEx w15:paraId="241F38BC" w15:done="0"/>
  <w15:commentEx w15:paraId="39EDFED6" w15:done="0"/>
  <w15:commentEx w15:paraId="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10941" w16cid:durableId="226BC5A7"/>
  <w16cid:commentId w16cid:paraId="131F081E" w16cid:durableId="226BB15C"/>
  <w16cid:commentId w16cid:paraId="0640B710" w16cid:durableId="226BB202"/>
  <w16cid:commentId w16cid:paraId="241F38BC" w16cid:durableId="226BB2C4"/>
  <w16cid:commentId w16cid:paraId="39EDFED6" w16cid:durableId="226BB302"/>
  <w16cid:commentId w16cid:paraId="1C8B2796" w16cid:durableId="226BB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691F7" w14:textId="77777777" w:rsidR="00D23B5A" w:rsidRDefault="00D23B5A" w:rsidP="00854D0F">
      <w:pPr>
        <w:spacing w:after="0"/>
      </w:pPr>
      <w:r>
        <w:separator/>
      </w:r>
    </w:p>
  </w:endnote>
  <w:endnote w:type="continuationSeparator" w:id="0">
    <w:p w14:paraId="3171F2A9" w14:textId="77777777" w:rsidR="00D23B5A" w:rsidRDefault="00D23B5A"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E7C65" w14:textId="77777777" w:rsidR="00D23B5A" w:rsidRDefault="00D23B5A" w:rsidP="00854D0F">
      <w:pPr>
        <w:spacing w:after="0"/>
      </w:pPr>
      <w:r>
        <w:separator/>
      </w:r>
    </w:p>
  </w:footnote>
  <w:footnote w:type="continuationSeparator" w:id="0">
    <w:p w14:paraId="273C923B" w14:textId="77777777" w:rsidR="00D23B5A" w:rsidRDefault="00D23B5A"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item&gt;429&lt;/item&gt;&lt;item&gt;430&lt;/item&gt;&lt;item&gt;431&lt;/item&gt;&lt;item&gt;432&lt;/item&gt;&lt;/record-ids&gt;&lt;/item&gt;&lt;/Libraries&gt;"/>
  </w:docVars>
  <w:rsids>
    <w:rsidRoot w:val="00E466B2"/>
    <w:rsid w:val="00006095"/>
    <w:rsid w:val="00020DAE"/>
    <w:rsid w:val="00045392"/>
    <w:rsid w:val="00053A54"/>
    <w:rsid w:val="00077899"/>
    <w:rsid w:val="00085A8D"/>
    <w:rsid w:val="00087532"/>
    <w:rsid w:val="0009189E"/>
    <w:rsid w:val="000C7CF3"/>
    <w:rsid w:val="000E001D"/>
    <w:rsid w:val="000E0649"/>
    <w:rsid w:val="000E33F0"/>
    <w:rsid w:val="001221A6"/>
    <w:rsid w:val="00122986"/>
    <w:rsid w:val="001577E5"/>
    <w:rsid w:val="00164074"/>
    <w:rsid w:val="00186372"/>
    <w:rsid w:val="00195C79"/>
    <w:rsid w:val="001A663F"/>
    <w:rsid w:val="001C3E57"/>
    <w:rsid w:val="00200F32"/>
    <w:rsid w:val="00215E65"/>
    <w:rsid w:val="00230E16"/>
    <w:rsid w:val="00244164"/>
    <w:rsid w:val="00257AC8"/>
    <w:rsid w:val="00297E6F"/>
    <w:rsid w:val="002A05AD"/>
    <w:rsid w:val="002D26E1"/>
    <w:rsid w:val="003022CF"/>
    <w:rsid w:val="00380E81"/>
    <w:rsid w:val="003861C7"/>
    <w:rsid w:val="003873E6"/>
    <w:rsid w:val="003A0DAF"/>
    <w:rsid w:val="003B52AF"/>
    <w:rsid w:val="003C6248"/>
    <w:rsid w:val="003F14DB"/>
    <w:rsid w:val="004034FA"/>
    <w:rsid w:val="0041099B"/>
    <w:rsid w:val="00433F19"/>
    <w:rsid w:val="00442BC8"/>
    <w:rsid w:val="00462268"/>
    <w:rsid w:val="0046738E"/>
    <w:rsid w:val="004877A9"/>
    <w:rsid w:val="004E02E1"/>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047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945D5"/>
    <w:rsid w:val="00AA1CDE"/>
    <w:rsid w:val="00AA221D"/>
    <w:rsid w:val="00AB025A"/>
    <w:rsid w:val="00AE0786"/>
    <w:rsid w:val="00B01304"/>
    <w:rsid w:val="00B10B2C"/>
    <w:rsid w:val="00B237BD"/>
    <w:rsid w:val="00B41D41"/>
    <w:rsid w:val="00B52998"/>
    <w:rsid w:val="00B52DD3"/>
    <w:rsid w:val="00B52E05"/>
    <w:rsid w:val="00B810DC"/>
    <w:rsid w:val="00BD0893"/>
    <w:rsid w:val="00C15ED0"/>
    <w:rsid w:val="00C17203"/>
    <w:rsid w:val="00C30D50"/>
    <w:rsid w:val="00C31ED2"/>
    <w:rsid w:val="00C674C3"/>
    <w:rsid w:val="00C84AE0"/>
    <w:rsid w:val="00CD3686"/>
    <w:rsid w:val="00D23B5A"/>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EF003F"/>
    <w:rsid w:val="00F262BD"/>
    <w:rsid w:val="00F316F8"/>
    <w:rsid w:val="00F347FE"/>
    <w:rsid w:val="00F81B68"/>
    <w:rsid w:val="00FA0F20"/>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12</Pages>
  <Words>7415</Words>
  <Characters>42270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49586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33</cp:revision>
  <dcterms:created xsi:type="dcterms:W3CDTF">2020-04-16T02:37:00Z</dcterms:created>
  <dcterms:modified xsi:type="dcterms:W3CDTF">2020-05-20T06:27:00Z</dcterms:modified>
  <cp:category/>
</cp:coreProperties>
</file>