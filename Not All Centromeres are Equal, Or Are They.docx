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5AE36" w14:textId="56050A5F" w:rsidR="00EE6581" w:rsidRPr="00DE1F25" w:rsidRDefault="00DD5BFC" w:rsidP="00DE1F25">
      <w:pPr>
        <w:spacing w:after="0"/>
        <w:rPr>
          <w:rFonts w:cstheme="minorHAnsi"/>
          <w:b/>
          <w:bCs/>
          <w:iCs/>
          <w:sz w:val="32"/>
          <w:szCs w:val="32"/>
        </w:rPr>
      </w:pPr>
      <w:r w:rsidRPr="00DE1F25">
        <w:rPr>
          <w:rFonts w:cstheme="minorHAnsi"/>
          <w:b/>
          <w:bCs/>
          <w:iCs/>
          <w:sz w:val="32"/>
          <w:szCs w:val="32"/>
        </w:rPr>
        <w:t>Not all centromeres are equal</w:t>
      </w:r>
      <w:r w:rsidR="0009189E" w:rsidRPr="00DE1F25">
        <w:rPr>
          <w:rFonts w:cstheme="minorHAnsi"/>
          <w:b/>
          <w:bCs/>
          <w:iCs/>
          <w:sz w:val="32"/>
          <w:szCs w:val="32"/>
        </w:rPr>
        <w:t>,</w:t>
      </w:r>
      <w:r w:rsidRPr="00DE1F25">
        <w:rPr>
          <w:rFonts w:cstheme="minorHAnsi"/>
          <w:b/>
          <w:bCs/>
          <w:iCs/>
          <w:sz w:val="32"/>
          <w:szCs w:val="32"/>
        </w:rPr>
        <w:t xml:space="preserve"> or are they?</w:t>
      </w:r>
    </w:p>
    <w:p w14:paraId="3EE176F7" w14:textId="5521293B"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0C7CF3" w:rsidRPr="00AE0786">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0F7179D0"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Department of Ecosystem Science and Management, Texas A&amp;M</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DE1F25">
      <w:pPr>
        <w:pStyle w:val="Default"/>
        <w:widowControl w:val="0"/>
        <w:rPr>
          <w:rFonts w:asciiTheme="minorHAnsi" w:hAnsiTheme="minorHAnsi" w:cstheme="minorHAnsi"/>
          <w:b/>
          <w:bCs/>
          <w:iCs/>
          <w:sz w:val="22"/>
        </w:rPr>
      </w:pPr>
      <w:commentRangeStart w:id="0"/>
      <w:r w:rsidRPr="00AE0786">
        <w:rPr>
          <w:rFonts w:asciiTheme="minorHAnsi" w:hAnsiTheme="minorHAnsi" w:cstheme="minorHAnsi"/>
          <w:b/>
          <w:bCs/>
          <w:iCs/>
          <w:sz w:val="22"/>
        </w:rPr>
        <w:lastRenderedPageBreak/>
        <w:t>Abstract</w:t>
      </w:r>
      <w:commentRangeEnd w:id="0"/>
      <w:r w:rsidR="00DE1F25">
        <w:rPr>
          <w:rStyle w:val="CommentReference"/>
          <w:rFonts w:asciiTheme="minorHAnsi" w:hAnsiTheme="minorHAnsi"/>
        </w:rPr>
        <w:commentReference w:id="0"/>
      </w:r>
    </w:p>
    <w:p w14:paraId="08BD9323" w14:textId="16D4898B" w:rsidR="00EE6581" w:rsidRPr="00AE0786" w:rsidRDefault="003873E6" w:rsidP="00DE1F25">
      <w:pPr>
        <w:pStyle w:val="Default"/>
        <w:widowControl w:val="0"/>
        <w:rPr>
          <w:rFonts w:asciiTheme="minorHAnsi" w:hAnsiTheme="minorHAnsi" w:cstheme="minorHAnsi"/>
          <w:iCs/>
          <w:sz w:val="22"/>
        </w:rPr>
      </w:pPr>
      <w:r w:rsidRPr="00AE0786">
        <w:rPr>
          <w:rFonts w:asciiTheme="minorHAnsi" w:hAnsiTheme="minorHAnsi" w:cstheme="minorHAnsi"/>
          <w:b/>
          <w:bCs/>
          <w:iCs/>
          <w:sz w:val="22"/>
        </w:rPr>
        <w:tab/>
      </w:r>
      <w:r w:rsidR="009805C9" w:rsidRPr="00AE0786">
        <w:rPr>
          <w:rFonts w:asciiTheme="minorHAnsi" w:hAnsiTheme="minorHAnsi" w:cstheme="minorHAnsi"/>
          <w:iCs/>
          <w:sz w:val="22"/>
        </w:rPr>
        <w:t>Despite a century of research, many fundamental aspects of chromosome number evolution remain a mystery.</w:t>
      </w:r>
      <w:r w:rsidRPr="00AE0786">
        <w:rPr>
          <w:rFonts w:asciiTheme="minorHAnsi" w:hAnsiTheme="minorHAnsi" w:cstheme="minorHAnsi"/>
          <w:iCs/>
          <w:sz w:val="22"/>
        </w:rPr>
        <w:t xml:space="preserve"> </w:t>
      </w:r>
      <w:r w:rsidR="009805C9" w:rsidRPr="00AE0786">
        <w:rPr>
          <w:rFonts w:asciiTheme="minorHAnsi" w:hAnsiTheme="minorHAnsi" w:cstheme="minorHAnsi"/>
          <w:iCs/>
          <w:sz w:val="22"/>
        </w:rPr>
        <w:t>One example is the dynamics of fissions</w:t>
      </w:r>
      <w:r w:rsidR="00AA1CDE" w:rsidRPr="00AE0786">
        <w:rPr>
          <w:rFonts w:asciiTheme="minorHAnsi" w:hAnsiTheme="minorHAnsi" w:cstheme="minorHAnsi"/>
          <w:iCs/>
          <w:sz w:val="22"/>
        </w:rPr>
        <w:t xml:space="preserve"> and fusions</w:t>
      </w:r>
      <w:r w:rsidR="009805C9" w:rsidRPr="00AE0786">
        <w:rPr>
          <w:rFonts w:asciiTheme="minorHAnsi" w:hAnsiTheme="minorHAnsi" w:cstheme="minorHAnsi"/>
          <w:iCs/>
          <w:sz w:val="22"/>
        </w:rPr>
        <w:t xml:space="preserve"> in </w:t>
      </w:r>
      <w:r w:rsidR="0064695D" w:rsidRPr="00AE0786">
        <w:rPr>
          <w:rFonts w:asciiTheme="minorHAnsi" w:hAnsiTheme="minorHAnsi" w:cstheme="minorHAnsi"/>
          <w:iCs/>
          <w:sz w:val="22"/>
        </w:rPr>
        <w:t xml:space="preserve">clades with </w:t>
      </w:r>
      <w:r w:rsidR="009805C9" w:rsidRPr="00AE0786">
        <w:rPr>
          <w:rFonts w:asciiTheme="minorHAnsi" w:hAnsiTheme="minorHAnsi" w:cstheme="minorHAnsi"/>
          <w:iCs/>
          <w:sz w:val="22"/>
        </w:rPr>
        <w:t xml:space="preserve">holocentric </w:t>
      </w:r>
      <w:r w:rsidR="0064695D" w:rsidRPr="00AE0786">
        <w:rPr>
          <w:rFonts w:asciiTheme="minorHAnsi" w:hAnsiTheme="minorHAnsi" w:cstheme="minorHAnsi"/>
          <w:iCs/>
          <w:sz w:val="22"/>
        </w:rPr>
        <w:t xml:space="preserve">or </w:t>
      </w:r>
      <w:r w:rsidR="009805C9" w:rsidRPr="00AE0786">
        <w:rPr>
          <w:rFonts w:asciiTheme="minorHAnsi" w:hAnsiTheme="minorHAnsi" w:cstheme="minorHAnsi"/>
          <w:iCs/>
          <w:sz w:val="22"/>
        </w:rPr>
        <w:t xml:space="preserve">monocentric chromosomes. </w:t>
      </w:r>
      <w:r w:rsidRPr="00AE0786">
        <w:rPr>
          <w:rFonts w:asciiTheme="minorHAnsi" w:hAnsiTheme="minorHAnsi" w:cstheme="minorHAnsi"/>
          <w:sz w:val="22"/>
        </w:rPr>
        <w:t>Holocentric</w:t>
      </w:r>
      <w:r w:rsidR="00D32443" w:rsidRPr="00AE0786">
        <w:rPr>
          <w:rFonts w:asciiTheme="minorHAnsi" w:hAnsiTheme="minorHAnsi" w:cstheme="minorHAnsi"/>
          <w:sz w:val="22"/>
        </w:rPr>
        <w:t xml:space="preserve"> chromosomes have</w:t>
      </w:r>
      <w:r w:rsidRPr="00AE0786">
        <w:rPr>
          <w:rFonts w:asciiTheme="minorHAnsi" w:hAnsiTheme="minorHAnsi" w:cstheme="minorHAnsi"/>
          <w:sz w:val="22"/>
        </w:rPr>
        <w:t xml:space="preserve"> centromeres </w:t>
      </w:r>
      <w:r w:rsidR="00D32443" w:rsidRPr="00AE0786">
        <w:rPr>
          <w:rFonts w:asciiTheme="minorHAnsi" w:hAnsiTheme="minorHAnsi" w:cstheme="minorHAnsi"/>
          <w:sz w:val="22"/>
        </w:rPr>
        <w:t xml:space="preserve">that </w:t>
      </w:r>
      <w:r w:rsidRPr="00AE0786">
        <w:rPr>
          <w:rFonts w:asciiTheme="minorHAnsi" w:hAnsiTheme="minorHAnsi" w:cstheme="minorHAnsi"/>
          <w:sz w:val="22"/>
        </w:rPr>
        <w:t xml:space="preserve">are diffuse and spindle fibers attach along the entire length of the chromosome, while monocentric chromosomes have a single, localized centromere. This difference in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arrangement has led to the hypothesis that species with holocentric chromosomes </w:t>
      </w:r>
      <w:r w:rsidR="00EB4A1A" w:rsidRPr="00AE0786">
        <w:rPr>
          <w:rFonts w:asciiTheme="minorHAnsi" w:hAnsiTheme="minorHAnsi" w:cstheme="minorHAnsi"/>
          <w:sz w:val="22"/>
        </w:rPr>
        <w:t>may</w:t>
      </w:r>
      <w:r w:rsidRPr="00AE0786">
        <w:rPr>
          <w:rFonts w:asciiTheme="minorHAnsi" w:hAnsiTheme="minorHAnsi" w:cstheme="minorHAnsi"/>
          <w:sz w:val="22"/>
        </w:rPr>
        <w:t xml:space="preserve"> tolerate fissions </w:t>
      </w:r>
      <w:r w:rsidR="00EB4A1A" w:rsidRPr="00AE0786">
        <w:rPr>
          <w:rFonts w:asciiTheme="minorHAnsi" w:hAnsiTheme="minorHAnsi" w:cstheme="minorHAnsi"/>
          <w:sz w:val="22"/>
        </w:rPr>
        <w:t xml:space="preserve">with less impact on fitness </w:t>
      </w:r>
      <w:r w:rsidRPr="00AE0786">
        <w:rPr>
          <w:rFonts w:asciiTheme="minorHAnsi" w:hAnsiTheme="minorHAnsi" w:cstheme="minorHAnsi"/>
          <w:sz w:val="22"/>
        </w:rPr>
        <w:t xml:space="preserve">as compared to </w:t>
      </w:r>
      <w:r w:rsidR="00EB4A1A" w:rsidRPr="00AE0786">
        <w:rPr>
          <w:rFonts w:asciiTheme="minorHAnsi" w:hAnsiTheme="minorHAnsi" w:cstheme="minorHAnsi"/>
          <w:sz w:val="22"/>
        </w:rPr>
        <w:t xml:space="preserve">species with </w:t>
      </w:r>
      <w:r w:rsidRPr="00AE0786">
        <w:rPr>
          <w:rFonts w:asciiTheme="minorHAnsi" w:hAnsiTheme="minorHAnsi" w:cstheme="minorHAnsi"/>
          <w:sz w:val="22"/>
        </w:rPr>
        <w:t>monocentric chromosomes</w:t>
      </w:r>
      <w:r w:rsidR="00EB4A1A" w:rsidRPr="00AE0786">
        <w:rPr>
          <w:rFonts w:asciiTheme="minorHAnsi" w:hAnsiTheme="minorHAnsi" w:cstheme="minorHAnsi"/>
          <w:sz w:val="22"/>
        </w:rPr>
        <w:t xml:space="preserve">. This is based on the idea that fissions may lead to </w:t>
      </w:r>
      <w:r w:rsidRPr="00AE0786">
        <w:rPr>
          <w:rFonts w:asciiTheme="minorHAnsi" w:hAnsiTheme="minorHAnsi" w:cstheme="minorHAnsi"/>
          <w:sz w:val="22"/>
        </w:rPr>
        <w:t xml:space="preserve">chromosomal fragments </w:t>
      </w:r>
      <w:r w:rsidR="00EB4A1A" w:rsidRPr="00AE0786">
        <w:rPr>
          <w:rFonts w:asciiTheme="minorHAnsi" w:hAnsiTheme="minorHAnsi" w:cstheme="minorHAnsi"/>
          <w:sz w:val="22"/>
        </w:rPr>
        <w:t xml:space="preserve">that contain important genes but </w:t>
      </w:r>
      <w:r w:rsidRPr="00AE0786">
        <w:rPr>
          <w:rFonts w:asciiTheme="minorHAnsi" w:hAnsiTheme="minorHAnsi" w:cstheme="minorHAnsi"/>
          <w:sz w:val="22"/>
        </w:rPr>
        <w:t>lack centromeres</w:t>
      </w:r>
      <w:r w:rsidR="00AA1CDE" w:rsidRPr="00AE0786">
        <w:rPr>
          <w:rFonts w:asciiTheme="minorHAnsi" w:hAnsiTheme="minorHAnsi" w:cstheme="minorHAnsi"/>
          <w:sz w:val="22"/>
        </w:rPr>
        <w:t xml:space="preserve"> </w:t>
      </w:r>
      <w:r w:rsidR="00EB4A1A" w:rsidRPr="00AE0786">
        <w:rPr>
          <w:rFonts w:asciiTheme="minorHAnsi" w:hAnsiTheme="minorHAnsi" w:cstheme="minorHAnsi"/>
          <w:sz w:val="22"/>
        </w:rPr>
        <w:t xml:space="preserve">and thus </w:t>
      </w:r>
      <w:r w:rsidR="00AA1CDE" w:rsidRPr="00AE0786">
        <w:rPr>
          <w:rFonts w:asciiTheme="minorHAnsi" w:hAnsiTheme="minorHAnsi" w:cstheme="minorHAnsi"/>
          <w:sz w:val="22"/>
        </w:rPr>
        <w:t xml:space="preserve">cannot segregate </w:t>
      </w:r>
      <w:r w:rsidR="00EB4A1A" w:rsidRPr="00AE0786">
        <w:rPr>
          <w:rFonts w:asciiTheme="minorHAnsi" w:hAnsiTheme="minorHAnsi" w:cstheme="minorHAnsi"/>
          <w:sz w:val="22"/>
        </w:rPr>
        <w:t>properly</w:t>
      </w:r>
      <w:r w:rsidR="00AA1CDE" w:rsidRPr="00AE0786">
        <w:rPr>
          <w:rFonts w:asciiTheme="minorHAnsi" w:hAnsiTheme="minorHAnsi" w:cstheme="minorHAnsi"/>
          <w:sz w:val="22"/>
        </w:rPr>
        <w:t xml:space="preserve"> monocentric </w:t>
      </w:r>
      <w:r w:rsidR="002D26E1" w:rsidRPr="00AE0786">
        <w:rPr>
          <w:rFonts w:asciiTheme="minorHAnsi" w:hAnsiTheme="minorHAnsi" w:cstheme="minorHAnsi"/>
          <w:sz w:val="22"/>
        </w:rPr>
        <w:t>species</w:t>
      </w:r>
      <w:r w:rsidRPr="00AE0786">
        <w:rPr>
          <w:rFonts w:asciiTheme="minorHAnsi" w:hAnsiTheme="minorHAnsi" w:cstheme="minorHAnsi"/>
          <w:sz w:val="22"/>
        </w:rPr>
        <w:t xml:space="preserve">. </w:t>
      </w:r>
      <w:r w:rsidR="00EB4A1A" w:rsidRPr="00AE0786">
        <w:rPr>
          <w:rFonts w:asciiTheme="minorHAnsi" w:hAnsiTheme="minorHAnsi" w:cstheme="minorHAnsi"/>
          <w:iCs/>
          <w:sz w:val="22"/>
        </w:rPr>
        <w:t xml:space="preserve">Insects exhibit a wide range of chromosome number and several large clades with monocentric or holocentric chromosomes. </w:t>
      </w:r>
      <w:r w:rsidR="00D32443" w:rsidRPr="00AE0786">
        <w:rPr>
          <w:rFonts w:asciiTheme="minorHAnsi" w:hAnsiTheme="minorHAnsi" w:cstheme="minorHAnsi"/>
          <w:sz w:val="22"/>
        </w:rPr>
        <w:t>To test for differences in the rates of fissions w</w:t>
      </w:r>
      <w:r w:rsidRPr="00AE0786">
        <w:rPr>
          <w:rFonts w:asciiTheme="minorHAnsi" w:hAnsiTheme="minorHAnsi" w:cstheme="minorHAnsi"/>
          <w:iCs/>
          <w:sz w:val="22"/>
        </w:rPr>
        <w:t xml:space="preserve">e </w:t>
      </w:r>
      <w:r w:rsidR="00DD5BFC" w:rsidRPr="00AE0786">
        <w:rPr>
          <w:rFonts w:asciiTheme="minorHAnsi" w:hAnsiTheme="minorHAnsi" w:cstheme="minorHAnsi"/>
          <w:iCs/>
          <w:sz w:val="22"/>
        </w:rPr>
        <w:t xml:space="preserve">analyzed data from </w:t>
      </w:r>
      <w:r w:rsidRPr="00AE0786">
        <w:rPr>
          <w:rFonts w:asciiTheme="minorHAnsi" w:hAnsiTheme="minorHAnsi" w:cstheme="minorHAnsi"/>
          <w:iCs/>
          <w:sz w:val="22"/>
        </w:rPr>
        <w:t xml:space="preserve">12,412 species of insects </w:t>
      </w:r>
      <w:r w:rsidR="00DD5BFC" w:rsidRPr="00AE0786">
        <w:rPr>
          <w:rFonts w:asciiTheme="minorHAnsi" w:hAnsiTheme="minorHAnsi" w:cstheme="minorHAnsi"/>
          <w:iCs/>
          <w:sz w:val="22"/>
        </w:rPr>
        <w:t>in both a taxonomic and phylogenetic framework</w:t>
      </w:r>
      <w:r w:rsidR="00D32443" w:rsidRPr="00AE0786">
        <w:rPr>
          <w:rFonts w:asciiTheme="minorHAnsi" w:hAnsiTheme="minorHAnsi" w:cstheme="minorHAnsi"/>
          <w:iCs/>
          <w:sz w:val="22"/>
        </w:rPr>
        <w:t xml:space="preserve">. </w:t>
      </w:r>
      <w:r w:rsidR="00EB4A1A" w:rsidRPr="00AE0786">
        <w:rPr>
          <w:rFonts w:asciiTheme="minorHAnsi" w:hAnsiTheme="minorHAnsi" w:cstheme="minorHAnsi"/>
          <w:iCs/>
          <w:sz w:val="22"/>
        </w:rPr>
        <w:t>We found insect orders exhibit striking differences in rates of fissions as well as fusion and polyploidy. Lepidoptera (a holocent</w:t>
      </w:r>
      <w:r w:rsidR="00E23285">
        <w:rPr>
          <w:rFonts w:asciiTheme="minorHAnsi" w:hAnsiTheme="minorHAnsi" w:cstheme="minorHAnsi"/>
          <w:iCs/>
          <w:sz w:val="22"/>
        </w:rPr>
        <w:t>r</w:t>
      </w:r>
      <w:r w:rsidR="00EB4A1A" w:rsidRPr="00AE0786">
        <w:rPr>
          <w:rFonts w:asciiTheme="minorHAnsi" w:hAnsiTheme="minorHAnsi" w:cstheme="minorHAnsi"/>
          <w:iCs/>
          <w:sz w:val="22"/>
        </w:rPr>
        <w:t>ic clade) exhibits some of the highest rates. However, looking across all insects we found no evidence that holocentric clades have higher rates of fission, fusion, or polyploidy than do monocentric clades.</w:t>
      </w:r>
    </w:p>
    <w:p w14:paraId="18748F07" w14:textId="631032A8" w:rsidR="00EB4A1A" w:rsidRPr="00AE0786" w:rsidRDefault="00EB4A1A" w:rsidP="00DE1F25">
      <w:pPr>
        <w:spacing w:after="0"/>
        <w:rPr>
          <w:rFonts w:cstheme="minorHAnsi"/>
          <w:b/>
          <w:bCs/>
          <w:iCs/>
          <w:sz w:val="22"/>
          <w:szCs w:val="22"/>
        </w:rPr>
      </w:pPr>
      <w:r w:rsidRPr="00AE0786">
        <w:rPr>
          <w:rFonts w:cstheme="minorHAnsi"/>
          <w:b/>
          <w:bCs/>
          <w:iCs/>
          <w:sz w:val="22"/>
          <w:szCs w:val="22"/>
        </w:rPr>
        <w:br w:type="page"/>
      </w:r>
    </w:p>
    <w:p w14:paraId="7F7435AA" w14:textId="77777777" w:rsidR="00EE6581" w:rsidRPr="00AE0786" w:rsidRDefault="00EE6581" w:rsidP="00DE1F25">
      <w:pPr>
        <w:pStyle w:val="Default"/>
        <w:widowControl w:val="0"/>
        <w:rPr>
          <w:rFonts w:asciiTheme="minorHAnsi" w:hAnsiTheme="minorHAnsi" w:cstheme="minorHAnsi"/>
          <w:b/>
          <w:bCs/>
          <w:iCs/>
          <w:sz w:val="22"/>
        </w:rPr>
      </w:pPr>
    </w:p>
    <w:p w14:paraId="7A849400" w14:textId="08CB181E" w:rsidR="006C71CA" w:rsidRPr="00AE0786" w:rsidRDefault="00D97F3B"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t>Introduction</w:t>
      </w:r>
    </w:p>
    <w:p w14:paraId="1C17C4D0" w14:textId="77777777" w:rsidR="00DE1F25" w:rsidRDefault="00DE1F25" w:rsidP="00DE1F25">
      <w:pPr>
        <w:pStyle w:val="Default"/>
        <w:widowControl w:val="0"/>
        <w:rPr>
          <w:rFonts w:asciiTheme="minorHAnsi" w:hAnsiTheme="minorHAnsi" w:cstheme="minorHAnsi"/>
          <w:sz w:val="22"/>
        </w:rPr>
      </w:pPr>
    </w:p>
    <w:p w14:paraId="5EA0F9E7" w14:textId="2FCBAF75" w:rsidR="00442BC8" w:rsidRPr="00AE0786" w:rsidRDefault="0065584C" w:rsidP="00DE1F25">
      <w:pPr>
        <w:pStyle w:val="Default"/>
        <w:widowControl w:val="0"/>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expected among </w:t>
      </w:r>
      <w:r w:rsidRPr="00AE0786">
        <w:rPr>
          <w:rFonts w:asciiTheme="minorHAnsi" w:hAnsiTheme="minorHAnsi" w:cstheme="minorHAnsi"/>
          <w:color w:val="000000" w:themeColor="text1"/>
          <w:sz w:val="22"/>
        </w:rPr>
        <w:t>lineages as shifts in chromosome number can lead to a decrease in fitness</w:t>
      </w:r>
      <w:r w:rsidR="00590DFB" w:rsidRPr="00AE0786">
        <w:rPr>
          <w:rFonts w:asciiTheme="minorHAnsi" w:hAnsiTheme="minorHAnsi" w:cstheme="minorHAnsi"/>
          <w:color w:val="000000" w:themeColor="text1"/>
          <w:sz w:val="22"/>
        </w:rPr>
        <w:t xml:space="preserve"> </w:t>
      </w:r>
      <w:commentRangeStart w:id="1"/>
      <w:r w:rsidR="00590DFB" w:rsidRPr="00AE0786">
        <w:rPr>
          <w:rFonts w:asciiTheme="minorHAnsi" w:hAnsiTheme="minorHAnsi" w:cstheme="minorHAnsi"/>
          <w:color w:val="000000" w:themeColor="text1"/>
          <w:sz w:val="22"/>
        </w:rPr>
        <w:fldChar w:fldCharType="begin"/>
      </w:r>
      <w:r w:rsidR="00590DFB" w:rsidRPr="00AE0786">
        <w:rPr>
          <w:rFonts w:asciiTheme="minorHAnsi" w:hAnsiTheme="minorHAnsi" w:cstheme="minorHAnsi"/>
          <w:color w:val="000000" w:themeColor="text1"/>
          <w:sz w:val="22"/>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590DFB" w:rsidRPr="00AE0786">
        <w:rPr>
          <w:rFonts w:asciiTheme="minorHAnsi" w:hAnsiTheme="minorHAnsi" w:cstheme="minorHAnsi"/>
          <w:color w:val="000000" w:themeColor="text1"/>
          <w:sz w:val="22"/>
        </w:rPr>
        <w:fldChar w:fldCharType="separate"/>
      </w:r>
      <w:r w:rsidR="00590DFB" w:rsidRPr="00AE0786">
        <w:rPr>
          <w:rFonts w:asciiTheme="minorHAnsi" w:hAnsiTheme="minorHAnsi" w:cstheme="minorHAnsi"/>
          <w:noProof/>
          <w:color w:val="000000" w:themeColor="text1"/>
          <w:sz w:val="22"/>
        </w:rPr>
        <w:t>(</w:t>
      </w:r>
      <w:r w:rsidR="00590DFB" w:rsidRPr="00AE0786">
        <w:rPr>
          <w:rFonts w:asciiTheme="minorHAnsi" w:hAnsiTheme="minorHAnsi" w:cstheme="minorHAnsi"/>
          <w:smallCaps/>
          <w:noProof/>
          <w:color w:val="000000" w:themeColor="text1"/>
          <w:sz w:val="22"/>
        </w:rPr>
        <w:t>Rieseberg</w:t>
      </w:r>
      <w:r w:rsidR="00590DFB" w:rsidRPr="00AE0786">
        <w:rPr>
          <w:rFonts w:asciiTheme="minorHAnsi" w:hAnsiTheme="minorHAnsi" w:cstheme="minorHAnsi"/>
          <w:noProof/>
          <w:color w:val="000000" w:themeColor="text1"/>
          <w:sz w:val="22"/>
        </w:rPr>
        <w:t xml:space="preserve"> 2001)</w:t>
      </w:r>
      <w:r w:rsidR="00590DFB" w:rsidRPr="00AE0786">
        <w:rPr>
          <w:rFonts w:asciiTheme="minorHAnsi" w:hAnsiTheme="minorHAnsi" w:cstheme="minorHAnsi"/>
          <w:color w:val="000000" w:themeColor="text1"/>
          <w:sz w:val="22"/>
        </w:rPr>
        <w:fldChar w:fldCharType="end"/>
      </w:r>
      <w:commentRangeEnd w:id="1"/>
      <w:r w:rsidR="00EB4A1A" w:rsidRPr="00AE0786">
        <w:rPr>
          <w:rStyle w:val="CommentReference"/>
          <w:rFonts w:asciiTheme="minorHAnsi" w:hAnsiTheme="minorHAnsi" w:cstheme="minorHAnsi"/>
          <w:sz w:val="22"/>
          <w:szCs w:val="22"/>
        </w:rPr>
        <w:commentReference w:id="1"/>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5A4333">
        <w:rPr>
          <w:rFonts w:asciiTheme="minorHAnsi" w:hAnsiTheme="minorHAnsi" w:cstheme="minorHAnsi"/>
          <w:sz w:val="22"/>
        </w:rPr>
        <w:instrText xml:space="preserve"> ADDIN EN.CITE &lt;EndNote&gt;&lt;Cite&gt;&lt;Author&gt;Escudero&lt;/Author&gt;&lt;Year&gt;2016&lt;/Year&gt;&lt;RecNum&gt;429&lt;/RecNum&gt;&lt;DisplayText&gt;(&lt;style face="smallcaps"&gt;Escudero&lt;/style&gt;&lt;style face="italic"&gt; et al.&lt;/style&gt; 2016)&lt;/DisplayText&gt;&lt;record&gt;&lt;rec-number&gt;429&lt;/rec-number&gt;&lt;foreign-keys&gt;&lt;key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053A54">
        <w:rPr>
          <w:rFonts w:asciiTheme="minorHAnsi" w:hAnsiTheme="minorHAnsi" w:cstheme="minorHAnsi"/>
          <w:noProof/>
          <w:sz w:val="22"/>
        </w:rPr>
        <w:t>(</w:t>
      </w:r>
      <w:r w:rsidR="00053A54" w:rsidRPr="00053A54">
        <w:rPr>
          <w:rFonts w:asciiTheme="minorHAnsi" w:hAnsiTheme="minorHAnsi" w:cstheme="minorHAnsi"/>
          <w:smallCaps/>
          <w:noProof/>
          <w:sz w:val="22"/>
        </w:rPr>
        <w:t>Escudero</w:t>
      </w:r>
      <w:r w:rsidR="00053A54" w:rsidRPr="00053A54">
        <w:rPr>
          <w:rFonts w:asciiTheme="minorHAnsi" w:hAnsiTheme="minorHAnsi" w:cstheme="minorHAnsi"/>
          <w:i/>
          <w:noProof/>
          <w:sz w:val="22"/>
        </w:rPr>
        <w:t xml:space="preserve"> et al.</w:t>
      </w:r>
      <w:r w:rsidR="00053A54">
        <w:rPr>
          <w:rFonts w:asciiTheme="minorHAnsi" w:hAnsiTheme="minorHAnsi" w:cstheme="minorHAnsi"/>
          <w:noProof/>
          <w:sz w:val="22"/>
        </w:rPr>
        <w:t xml:space="preserve"> 2016)</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ins w:id="2" w:author="Microsoft Office User" w:date="2020-05-20T00:26:00Z">
        <w:r w:rsidR="00E23285">
          <w:rPr>
            <w:rFonts w:asciiTheme="minorHAnsi" w:hAnsiTheme="minorHAnsi" w:cstheme="minorHAnsi"/>
            <w:sz w:val="22"/>
          </w:rPr>
          <w:t>Chromosome number</w:t>
        </w:r>
      </w:ins>
      <w:r w:rsidR="00442BC8" w:rsidRPr="00AE0786">
        <w:rPr>
          <w:rFonts w:asciiTheme="minorHAnsi" w:hAnsiTheme="minorHAnsi" w:cstheme="minorHAnsi"/>
          <w:sz w:val="22"/>
        </w:rPr>
        <w:t xml:space="preserve"> has even been proposed as a possible driver of speciation</w:t>
      </w:r>
      <w:r w:rsidR="007F3446" w:rsidRPr="00AE0786">
        <w:rPr>
          <w:rFonts w:asciiTheme="minorHAnsi" w:hAnsiTheme="minorHAnsi" w:cstheme="minorHAnsi"/>
          <w:sz w:val="22"/>
        </w:rPr>
        <w:t xml:space="preserve"> </w:t>
      </w:r>
      <w:r w:rsidR="00087532" w:rsidRPr="00AE0786">
        <w:rPr>
          <w:rFonts w:asciiTheme="minorHAnsi" w:hAnsiTheme="minorHAnsi" w:cstheme="minorHAnsi"/>
          <w:sz w:val="22"/>
        </w:rPr>
        <w:fldChar w:fldCharType="begin"/>
      </w:r>
      <w:r w:rsidR="00590DFB" w:rsidRPr="00AE0786">
        <w:rPr>
          <w:rFonts w:asciiTheme="minorHAnsi" w:hAnsiTheme="minorHAnsi" w:cstheme="minorHAnsi"/>
          <w:sz w:val="22"/>
        </w:rPr>
        <w:instrText xml:space="preserve"> ADDIN EN.CITE &lt;EndNote&gt;&lt;Cite&gt;&lt;Author&gt;White&lt;/Author&gt;&lt;Year&gt;1969&lt;/Year&gt;&lt;RecNum&gt;417&lt;/RecNum&gt;&lt;DisplayText&gt;(&lt;style face="smallcaps"&gt;White&lt;/style&gt; 1969)&lt;/DisplayText&gt;&lt;record&gt;&lt;rec-number&gt;417&lt;/rec-number&gt;&lt;foreign-keys&gt;&lt;key app="EN" db-id="psx5aavda22efleatx5vaweatapzwapastxd" timestamp="1587795226" guid="e469c25e-daa6-43d8-9d9e-83543e39dc4d"&gt;417&lt;/key&gt;&lt;/foreign-keys&gt;&lt;ref-type name="Journal Article"&gt;17&lt;/ref-type&gt;&lt;contributors&gt;&lt;authors&gt;&lt;author&gt;White, MJD&lt;/author&gt;&lt;/authors&gt;&lt;/contributors&gt;&lt;titles&gt;&lt;title&gt;Chromosomal rearrangements and speciation in animals&lt;/title&gt;&lt;secondary-title&gt;Annual review of genetics&lt;/secondary-title&gt;&lt;/titles&gt;&lt;periodical&gt;&lt;full-title&gt;Annual Review of Genetics&lt;/full-title&gt;&lt;/periodical&gt;&lt;pages&gt;75-98&lt;/pages&gt;&lt;volume&gt;3&lt;/volume&gt;&lt;number&gt;1&lt;/number&gt;&lt;dates&gt;&lt;year&gt;1969&lt;/year&gt;&lt;/dates&gt;&lt;isbn&gt;0066-4197&lt;/isbn&gt;&lt;urls&gt;&lt;/urls&gt;&lt;/record&gt;&lt;/Cite&gt;&lt;/EndNote&gt;</w:instrText>
      </w:r>
      <w:r w:rsidR="00087532" w:rsidRPr="00AE0786">
        <w:rPr>
          <w:rFonts w:asciiTheme="minorHAnsi" w:hAnsiTheme="minorHAnsi" w:cstheme="minorHAnsi"/>
          <w:sz w:val="22"/>
        </w:rPr>
        <w:fldChar w:fldCharType="separate"/>
      </w:r>
      <w:r w:rsidR="00087532" w:rsidRPr="00AE0786">
        <w:rPr>
          <w:rFonts w:asciiTheme="minorHAnsi" w:hAnsiTheme="minorHAnsi" w:cstheme="minorHAnsi"/>
          <w:noProof/>
          <w:sz w:val="22"/>
        </w:rPr>
        <w:t>(</w:t>
      </w:r>
      <w:r w:rsidR="00087532" w:rsidRPr="00AE0786">
        <w:rPr>
          <w:rFonts w:asciiTheme="minorHAnsi" w:hAnsiTheme="minorHAnsi" w:cstheme="minorHAnsi"/>
          <w:smallCaps/>
          <w:noProof/>
          <w:sz w:val="22"/>
        </w:rPr>
        <w:t>White</w:t>
      </w:r>
      <w:r w:rsidR="00087532" w:rsidRPr="00AE0786">
        <w:rPr>
          <w:rFonts w:asciiTheme="minorHAnsi" w:hAnsiTheme="minorHAnsi" w:cstheme="minorHAnsi"/>
          <w:noProof/>
          <w:sz w:val="22"/>
        </w:rPr>
        <w:t xml:space="preserve"> 1969)</w:t>
      </w:r>
      <w:r w:rsidR="00087532"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However, theoretical work has suggested that </w:t>
      </w:r>
      <w:ins w:id="3" w:author="Microsoft Office User" w:date="2020-05-20T00:55:00Z">
        <w:r w:rsidR="00053A54">
          <w:rPr>
            <w:rFonts w:asciiTheme="minorHAnsi" w:hAnsiTheme="minorHAnsi" w:cstheme="minorHAnsi"/>
            <w:sz w:val="22"/>
          </w:rPr>
          <w:t>a</w:t>
        </w:r>
      </w:ins>
      <w:r w:rsidR="00442BC8" w:rsidRPr="00AE0786">
        <w:rPr>
          <w:rFonts w:asciiTheme="minorHAnsi" w:hAnsiTheme="minorHAnsi" w:cstheme="minorHAnsi"/>
          <w:sz w:val="22"/>
        </w:rPr>
        <w:t xml:space="preserve"> </w:t>
      </w:r>
      <w:proofErr w:type="spellStart"/>
      <w:r w:rsidR="00442BC8" w:rsidRPr="00AE0786">
        <w:rPr>
          <w:rFonts w:asciiTheme="minorHAnsi" w:hAnsiTheme="minorHAnsi" w:cstheme="minorHAnsi"/>
          <w:sz w:val="22"/>
        </w:rPr>
        <w:t>stasipatric</w:t>
      </w:r>
      <w:proofErr w:type="spellEnd"/>
      <w:r w:rsidR="00442BC8" w:rsidRPr="00AE0786">
        <w:rPr>
          <w:rFonts w:asciiTheme="minorHAnsi" w:hAnsiTheme="minorHAnsi" w:cstheme="minorHAnsi"/>
          <w:sz w:val="22"/>
        </w:rPr>
        <w:t xml:space="preserve"> model of speciation may be unlikely</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Lande</w:t>
      </w:r>
      <w:r w:rsidR="008F1E2B" w:rsidRPr="00AE0786">
        <w:rPr>
          <w:rFonts w:asciiTheme="minorHAnsi" w:hAnsiTheme="minorHAnsi" w:cstheme="minorHAnsi"/>
          <w:noProof/>
          <w:sz w:val="22"/>
        </w:rPr>
        <w:t xml:space="preserve"> 1984)</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Furthermore, empirical evidence suggests that many chromosomal rearrangements may have little or no fitness effect</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A86549">
        <w:rPr>
          <w:rFonts w:asciiTheme="minorHAnsi" w:hAnsiTheme="minorHAnsi" w:cstheme="minorHAnsi"/>
          <w:sz w:val="22"/>
        </w:rPr>
        <w:instrText xml:space="preserve"> ADDIN EN.CITE &lt;EndNote&gt;&lt;Cite&gt;&lt;Author&gt;Sites Jr&lt;/Author&gt;&lt;Year&gt;1987&lt;/Year&gt;&lt;RecNum&gt;430&lt;/RecNum&gt;&lt;DisplayText&gt;(&lt;style face="smallcaps"&gt;Sites Jr and Moritz&lt;/style&gt; 1987; &lt;style face="smallcaps"&gt;Coyne&lt;/style&gt;&lt;style face="italic"&gt; et al.&lt;/style&gt; 1993)&lt;/DisplayText&gt;&lt;record&gt;&lt;rec-number&gt;430&lt;/rec-number&gt;&lt;foreign-keys&gt;&lt;key app="EN" db-id="psx5aavda22efleatx5vaweatapzwapastxd" timestamp="1589955367" guid="22d69156-cd3a-4c9a-b7e1-489351137cbb"&gt;430&lt;/key&gt;&lt;/foreign-keys&gt;&lt;ref-type name="Journal Article"&gt;17&lt;/ref-type&gt;&lt;contributors&gt;&lt;authors&gt;&lt;author&gt;Sites Jr, Jack W&lt;/author&gt;&lt;author&gt;Moritz, Craig&lt;/author&gt;&lt;/authors&gt;&lt;/contributors&gt;&lt;titles&gt;&lt;title&gt;Chromosomal evolution and speciation revisited&lt;/title&gt;&lt;secondary-title&gt;Systematic Zoology&lt;/secondary-title&gt;&lt;/titles&gt;&lt;periodical&gt;&lt;full-title&gt;Systematic Zoology&lt;/full-title&gt;&lt;/periodical&gt;&lt;pages&gt;153-174&lt;/pages&gt;&lt;volume&gt;36&lt;/volume&gt;&lt;number&gt;2&lt;/number&gt;&lt;dates&gt;&lt;year&gt;1987&lt;/year&gt;&lt;/dates&gt;&lt;isbn&gt;1076-836X&lt;/isbn&gt;&lt;urls&gt;&lt;/urls&gt;&lt;/record&gt;&lt;/Cite&gt;&lt;Cite&gt;&lt;Author&gt;Coyne&lt;/Author&gt;&lt;Year&gt;1993&lt;/Year&gt;&lt;RecNum&gt;431&lt;/RecNum&gt;&lt;record&gt;&lt;rec-number&gt;431&lt;/rec-number&gt;&lt;foreign-keys&gt;&lt;key app="EN" db-id="psx5aavda22efleatx5vaweatapzwapastxd" timestamp="1589955769" guid="b550dea3-d9fc-409d-a7ad-35a14a1a7fcf"&gt;431&lt;/key&gt;&lt;/foreign-keys&gt;&lt;ref-type name="Journal Article"&gt;17&lt;/ref-type&gt;&lt;contributors&gt;&lt;authors&gt;&lt;author&gt;Coyne, Jerry A&lt;/author&gt;&lt;author&gt;Meyers, Wendy&lt;/author&gt;&lt;author&gt;Crittenden, Anne P&lt;/author&gt;&lt;author&gt;Sniegowski, Paul&lt;/author&gt;&lt;/authors&gt;&lt;/contributors&gt;&lt;titles&gt;&lt;title&gt;The fertility effects of pericentric inversions in Drosophila melanogaster&lt;/title&gt;&lt;secondary-title&gt;Genetics&lt;/secondary-title&gt;&lt;/titles&gt;&lt;periodical&gt;&lt;full-title&gt;Genetics&lt;/full-title&gt;&lt;/periodical&gt;&lt;pages&gt;487-496&lt;/pages&gt;&lt;volume&gt;134&lt;/volume&gt;&lt;number&gt;2&lt;/number&gt;&lt;dates&gt;&lt;year&gt;1993&lt;/year&gt;&lt;/dates&gt;&lt;isbn&gt;0016-6731&lt;/isbn&gt;&lt;urls&gt;&lt;/urls&gt;&lt;/record&gt;&lt;/Cite&gt;&lt;/EndNote&gt;</w:instrText>
      </w:r>
      <w:r w:rsidR="008F1E2B"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Sites Jr and Moritz</w:t>
      </w:r>
      <w:r w:rsidR="005A4333">
        <w:rPr>
          <w:rFonts w:asciiTheme="minorHAnsi" w:hAnsiTheme="minorHAnsi" w:cstheme="minorHAnsi"/>
          <w:noProof/>
          <w:sz w:val="22"/>
        </w:rPr>
        <w:t xml:space="preserve"> 1987; </w:t>
      </w:r>
      <w:r w:rsidR="005A4333" w:rsidRPr="005A4333">
        <w:rPr>
          <w:rFonts w:asciiTheme="minorHAnsi" w:hAnsiTheme="minorHAnsi" w:cstheme="minorHAnsi"/>
          <w:smallCaps/>
          <w:noProof/>
          <w:sz w:val="22"/>
        </w:rPr>
        <w:t>Coyne</w:t>
      </w:r>
      <w:r w:rsidR="005A4333" w:rsidRPr="005A4333">
        <w:rPr>
          <w:rFonts w:asciiTheme="minorHAnsi" w:hAnsiTheme="minorHAnsi" w:cstheme="minorHAnsi"/>
          <w:i/>
          <w:noProof/>
          <w:sz w:val="22"/>
        </w:rPr>
        <w:t xml:space="preserve"> et al.</w:t>
      </w:r>
      <w:r w:rsidR="005A4333">
        <w:rPr>
          <w:rFonts w:asciiTheme="minorHAnsi" w:hAnsiTheme="minorHAnsi" w:cstheme="minorHAnsi"/>
          <w:noProof/>
          <w:sz w:val="22"/>
        </w:rPr>
        <w:t xml:space="preserve"> 1993)</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More recently structural rearrangements have been proposed as a mechanism of speciation without the </w:t>
      </w:r>
      <w:r w:rsidR="00164074" w:rsidRPr="00AE0786">
        <w:rPr>
          <w:rFonts w:asciiTheme="minorHAnsi" w:hAnsiTheme="minorHAnsi" w:cstheme="minorHAnsi"/>
          <w:sz w:val="22"/>
        </w:rPr>
        <w:t>requirement</w:t>
      </w:r>
      <w:r w:rsidR="00442BC8" w:rsidRPr="00AE0786">
        <w:rPr>
          <w:rFonts w:asciiTheme="minorHAnsi" w:hAnsiTheme="minorHAnsi" w:cstheme="minorHAnsi"/>
          <w:sz w:val="22"/>
        </w:rPr>
        <w:t xml:space="preserve"> for underdominance</w:t>
      </w:r>
      <w:r w:rsidR="00B237BD" w:rsidRPr="00AE0786">
        <w:rPr>
          <w:rFonts w:asciiTheme="minorHAnsi" w:hAnsiTheme="minorHAnsi" w:cstheme="minorHAnsi"/>
          <w:sz w:val="22"/>
        </w:rPr>
        <w:t xml:space="preserve"> </w:t>
      </w:r>
      <w:r w:rsidR="00B237BD" w:rsidRPr="00AE0786">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B237BD"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Rieseberg</w:t>
      </w:r>
      <w:r w:rsidR="005A4333">
        <w:rPr>
          <w:rFonts w:asciiTheme="minorHAnsi" w:hAnsiTheme="minorHAnsi" w:cstheme="minorHAnsi"/>
          <w:noProof/>
          <w:sz w:val="22"/>
        </w:rPr>
        <w:t xml:space="preserve"> 2001; </w:t>
      </w:r>
      <w:r w:rsidR="005A4333" w:rsidRPr="005A4333">
        <w:rPr>
          <w:rFonts w:asciiTheme="minorHAnsi" w:hAnsiTheme="minorHAnsi" w:cstheme="minorHAnsi"/>
          <w:smallCaps/>
          <w:noProof/>
          <w:sz w:val="22"/>
        </w:rPr>
        <w:t>Faria and Navarro</w:t>
      </w:r>
      <w:r w:rsidR="005A4333">
        <w:rPr>
          <w:rFonts w:asciiTheme="minorHAnsi" w:hAnsiTheme="minorHAnsi" w:cstheme="minorHAnsi"/>
          <w:noProof/>
          <w:sz w:val="22"/>
        </w:rPr>
        <w:t xml:space="preserve"> 2010; </w:t>
      </w:r>
      <w:r w:rsidR="005A4333" w:rsidRPr="005A4333">
        <w:rPr>
          <w:rFonts w:asciiTheme="minorHAnsi" w:hAnsiTheme="minorHAnsi" w:cstheme="minorHAnsi"/>
          <w:smallCaps/>
          <w:noProof/>
          <w:sz w:val="22"/>
        </w:rPr>
        <w:t>Guerrero and Kirkpatrick</w:t>
      </w:r>
      <w:r w:rsidR="005A4333">
        <w:rPr>
          <w:rFonts w:asciiTheme="minorHAnsi" w:hAnsiTheme="minorHAnsi" w:cstheme="minorHAnsi"/>
          <w:noProof/>
          <w:sz w:val="22"/>
        </w:rPr>
        <w:t xml:space="preserve"> 2014)</w:t>
      </w:r>
      <w:r w:rsidR="00B237BD" w:rsidRPr="00AE0786">
        <w:rPr>
          <w:rFonts w:asciiTheme="minorHAnsi" w:hAnsiTheme="minorHAnsi" w:cstheme="minorHAnsi"/>
          <w:sz w:val="22"/>
        </w:rPr>
        <w:fldChar w:fldCharType="end"/>
      </w:r>
      <w:r w:rsidR="00B237BD" w:rsidRPr="00AE0786">
        <w:rPr>
          <w:rFonts w:asciiTheme="minorHAnsi" w:hAnsiTheme="minorHAnsi" w:cstheme="minorHAnsi"/>
          <w:smallCaps/>
          <w:noProof/>
          <w:sz w:val="22"/>
        </w:rPr>
        <w:t xml:space="preserve">. </w:t>
      </w:r>
      <w:r w:rsidR="00442BC8" w:rsidRPr="00AE0786">
        <w:rPr>
          <w:rFonts w:asciiTheme="minorHAnsi" w:hAnsiTheme="minorHAnsi" w:cstheme="minorHAnsi"/>
          <w:sz w:val="22"/>
        </w:rPr>
        <w:t>In light of the possible role of chromosomal change in speciation</w:t>
      </w:r>
      <w:r w:rsidR="00230E16" w:rsidRPr="00AE0786">
        <w:rPr>
          <w:rFonts w:asciiTheme="minorHAnsi" w:hAnsiTheme="minorHAnsi" w:cstheme="minorHAnsi"/>
          <w:sz w:val="22"/>
        </w:rPr>
        <w:t>,</w:t>
      </w:r>
      <w:r w:rsidR="00442BC8" w:rsidRPr="00AE0786">
        <w:rPr>
          <w:rFonts w:asciiTheme="minorHAnsi" w:hAnsiTheme="minorHAnsi" w:cstheme="minorHAnsi"/>
          <w:sz w:val="22"/>
        </w:rPr>
        <w:t xml:space="preserve"> identifying traits associated with increased rates of chromosomal rearrangements may explain patterns of extant diversity.</w:t>
      </w:r>
    </w:p>
    <w:p w14:paraId="52EB3E83" w14:textId="77777777" w:rsidR="00DE1F25" w:rsidRDefault="00DE1F25" w:rsidP="00DE1F25">
      <w:pPr>
        <w:pStyle w:val="Default"/>
        <w:widowControl w:val="0"/>
        <w:rPr>
          <w:rFonts w:asciiTheme="minorHAnsi" w:hAnsiTheme="minorHAnsi" w:cstheme="minorHAnsi"/>
          <w:sz w:val="22"/>
        </w:rPr>
      </w:pPr>
    </w:p>
    <w:p w14:paraId="70518A15" w14:textId="0943465D" w:rsidR="009C5348" w:rsidRPr="00AE0786" w:rsidRDefault="006B401A" w:rsidP="00DE1F25">
      <w:pPr>
        <w:pStyle w:val="Default"/>
        <w:widowControl w:val="0"/>
        <w:rPr>
          <w:rFonts w:asciiTheme="minorHAnsi" w:hAnsiTheme="minorHAnsi" w:cstheme="minorHAnsi"/>
          <w:sz w:val="22"/>
        </w:rPr>
      </w:pPr>
      <w:r w:rsidRPr="00AE0786">
        <w:rPr>
          <w:rFonts w:asciiTheme="minorHAnsi" w:hAnsiTheme="minorHAnsi" w:cstheme="minorHAnsi"/>
          <w:sz w:val="22"/>
        </w:rPr>
        <w:t>Unfortunately, t</w:t>
      </w:r>
      <w:r w:rsidR="006C71CA" w:rsidRPr="00AE0786">
        <w:rPr>
          <w:rFonts w:asciiTheme="minorHAnsi" w:hAnsiTheme="minorHAnsi" w:cstheme="minorHAnsi"/>
          <w:sz w:val="22"/>
        </w:rPr>
        <w:t xml:space="preserve">he evolution of chromosome number has been recalcitrant to the formation of rules or generalizations that can explain variation in patterns and rates across large clades. </w:t>
      </w:r>
      <w:r w:rsidR="00906B10" w:rsidRPr="00AE0786">
        <w:rPr>
          <w:rFonts w:asciiTheme="minorHAnsi" w:hAnsiTheme="minorHAnsi" w:cstheme="minorHAnsi"/>
          <w:sz w:val="22"/>
        </w:rPr>
        <w:t>However,</w:t>
      </w:r>
      <w:r w:rsidR="006C71CA" w:rsidRPr="00AE0786">
        <w:rPr>
          <w:rFonts w:asciiTheme="minorHAnsi" w:hAnsiTheme="minorHAnsi" w:cstheme="minorHAnsi"/>
          <w:sz w:val="22"/>
        </w:rPr>
        <w:t xml:space="preserve"> within clades</w:t>
      </w:r>
      <w:r w:rsidR="00906B10" w:rsidRPr="00AE0786">
        <w:rPr>
          <w:rFonts w:asciiTheme="minorHAnsi" w:hAnsiTheme="minorHAnsi" w:cstheme="minorHAnsi"/>
          <w:sz w:val="22"/>
        </w:rPr>
        <w:t>,</w:t>
      </w:r>
      <w:r w:rsidR="006C71CA" w:rsidRPr="00AE0786">
        <w:rPr>
          <w:rFonts w:asciiTheme="minorHAnsi" w:hAnsiTheme="minorHAnsi" w:cstheme="minorHAnsi"/>
          <w:sz w:val="22"/>
        </w:rPr>
        <w:t xml:space="preserve"> fusions and fissions are two of the dominant forces in reshaping karyotypes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Lucek</w:t>
      </w:r>
      <w:r w:rsidR="00D7569D" w:rsidRPr="00AE0786">
        <w:rPr>
          <w:rFonts w:asciiTheme="minorHAnsi" w:hAnsiTheme="minorHAnsi" w:cstheme="minorHAnsi"/>
          <w:noProof/>
          <w:sz w:val="22"/>
        </w:rPr>
        <w:t xml:space="preserve"> 2018)</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for simplicity to describe chromosome number changes</w:t>
      </w:r>
      <w:r w:rsidR="00442BC8" w:rsidRPr="00AE0786">
        <w:rPr>
          <w:rFonts w:asciiTheme="minorHAnsi" w:hAnsiTheme="minorHAnsi" w:cstheme="minorHAnsi"/>
          <w:sz w:val="22"/>
        </w:rPr>
        <w:t xml:space="preserve"> of plus or minus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Pr="00AE0786">
        <w:rPr>
          <w:rFonts w:asciiTheme="minorHAnsi" w:hAnsiTheme="minorHAnsi" w:cstheme="minorHAnsi"/>
          <w:sz w:val="22"/>
        </w:rPr>
        <w:t>occur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Miga</w:t>
      </w:r>
      <w:r w:rsidR="00D7569D" w:rsidRPr="00AE0786">
        <w:rPr>
          <w:rFonts w:asciiTheme="minorHAnsi" w:hAnsiTheme="minorHAnsi" w:cstheme="minorHAnsi"/>
          <w:noProof/>
          <w:sz w:val="22"/>
        </w:rPr>
        <w:t xml:space="preserve"> 2017)</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fissioning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gaining of new telomeric sequences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Moretti and Sabato</w:t>
      </w:r>
      <w:r w:rsidR="00D7569D" w:rsidRPr="00AE0786">
        <w:rPr>
          <w:rFonts w:asciiTheme="minorHAnsi" w:hAnsiTheme="minorHAnsi" w:cstheme="minorHAnsi"/>
          <w:noProof/>
          <w:sz w:val="22"/>
        </w:rPr>
        <w:t xml:space="preserve"> 1984; </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a</w:t>
      </w:r>
      <w:r w:rsidR="008F1E2B" w:rsidRPr="00AE0786">
        <w:rPr>
          <w:rFonts w:asciiTheme="minorHAnsi" w:hAnsiTheme="minorHAnsi" w:cstheme="minorHAnsi"/>
          <w:sz w:val="22"/>
        </w:rPr>
        <w:t>n</w:t>
      </w:r>
      <w:r w:rsidR="009C5348" w:rsidRPr="00AE0786">
        <w:rPr>
          <w:rFonts w:asciiTheme="minorHAnsi" w:hAnsiTheme="minorHAnsi" w:cstheme="minorHAnsi"/>
          <w:sz w:val="22"/>
        </w:rPr>
        <w:t xml:space="preserve"> offspring can be produced from an unreduced gamete increasing by one the number of copies of the genome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1066A8">
        <w:rPr>
          <w:rFonts w:asciiTheme="minorHAnsi" w:hAnsiTheme="minorHAnsi" w:cstheme="minorHAnsi"/>
          <w:sz w:val="22"/>
        </w:rPr>
        <w:instrText xml:space="preserve"> ADDIN EN.CITE &lt;EndNote&gt;&lt;Cite&gt;&lt;Author&gt;Harlan&lt;/Author&gt;&lt;Year&gt;1975&lt;/Year&gt;&lt;RecNum&gt;435&lt;/RecNum&gt;&lt;DisplayText&gt;(&lt;style face="smallcaps"&gt;Harlan and deWet&lt;/style&gt; 1975)&lt;/DisplayText&gt;&lt;record&gt;&lt;rec-number&gt;435&lt;/rec-number&gt;&lt;foreign-keys&gt;&lt;key app="EN" db-id="psx5aavda22efleatx5vaweatapzwapastxd" timestamp="1589957579"&gt;435&lt;/key&gt;&lt;/foreign-keys&gt;&lt;ref-type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1066A8">
        <w:rPr>
          <w:rFonts w:asciiTheme="minorHAnsi" w:hAnsiTheme="minorHAnsi" w:cstheme="minorHAnsi"/>
          <w:noProof/>
          <w:sz w:val="22"/>
        </w:rPr>
        <w:t>(</w:t>
      </w:r>
      <w:r w:rsidR="001066A8" w:rsidRPr="001066A8">
        <w:rPr>
          <w:rFonts w:asciiTheme="minorHAnsi" w:hAnsiTheme="minorHAnsi" w:cstheme="minorHAnsi"/>
          <w:smallCaps/>
          <w:noProof/>
          <w:sz w:val="22"/>
        </w:rPr>
        <w:t>Harlan and deWet</w:t>
      </w:r>
      <w:r w:rsidR="001066A8">
        <w:rPr>
          <w:rFonts w:asciiTheme="minorHAnsi" w:hAnsiTheme="minorHAnsi" w:cstheme="minorHAnsi"/>
          <w:noProof/>
          <w:sz w:val="22"/>
        </w:rPr>
        <w:t xml:space="preserve"> 1975)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Torres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2008)</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DE1F25">
      <w:pPr>
        <w:spacing w:after="0"/>
        <w:rPr>
          <w:rFonts w:cstheme="minorHAnsi"/>
          <w:sz w:val="22"/>
          <w:szCs w:val="22"/>
        </w:rPr>
      </w:pPr>
    </w:p>
    <w:p w14:paraId="384E2C08" w14:textId="0A91416A" w:rsidR="009C5348" w:rsidRPr="00AE0786" w:rsidRDefault="009C5348" w:rsidP="00DE1F25">
      <w:pPr>
        <w:spacing w:after="0"/>
        <w:rPr>
          <w:rFonts w:cstheme="minorHAnsi"/>
          <w:sz w:val="22"/>
          <w:szCs w:val="22"/>
        </w:rPr>
      </w:pPr>
      <w:r w:rsidRPr="00AE0786">
        <w:rPr>
          <w:rFonts w:cstheme="minorHAnsi"/>
          <w:sz w:val="22"/>
          <w:szCs w:val="22"/>
        </w:rPr>
        <w:t>Because</w:t>
      </w:r>
      <w:r w:rsidR="009202C0" w:rsidRPr="00AE0786">
        <w:rPr>
          <w:rFonts w:cstheme="minorHAnsi"/>
          <w:sz w:val="22"/>
          <w:szCs w:val="22"/>
        </w:rPr>
        <w:t xml:space="preserve"> chromosomal rearrangements </w:t>
      </w:r>
      <w:r w:rsidRPr="00AE0786">
        <w:rPr>
          <w:rFonts w:cstheme="minorHAnsi"/>
          <w:sz w:val="22"/>
          <w:szCs w:val="22"/>
        </w:rPr>
        <w:t xml:space="preserve">are thought to </w:t>
      </w:r>
      <w:r w:rsidR="006B401A" w:rsidRPr="00AE0786">
        <w:rPr>
          <w:rFonts w:cstheme="minorHAnsi"/>
          <w:sz w:val="22"/>
          <w:szCs w:val="22"/>
        </w:rPr>
        <w:t xml:space="preserve">often </w:t>
      </w:r>
      <w:r w:rsidRPr="00AE0786">
        <w:rPr>
          <w:rFonts w:cstheme="minorHAnsi"/>
          <w:sz w:val="22"/>
          <w:szCs w:val="22"/>
        </w:rPr>
        <w:t>be deleterious or underdominant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low effective population size</w:t>
      </w:r>
      <w:r w:rsidRPr="00AE0786">
        <w:rPr>
          <w:rFonts w:cstheme="minorHAnsi"/>
          <w:sz w:val="22"/>
          <w:szCs w:val="22"/>
        </w:rPr>
        <w:t xml:space="preserve"> or meiotic drive </w:t>
      </w:r>
      <w:r w:rsidR="00B237BD" w:rsidRPr="00AE0786">
        <w:rPr>
          <w:rFonts w:cstheme="minorHAnsi"/>
          <w:sz w:val="22"/>
          <w:szCs w:val="22"/>
        </w:rPr>
        <w:fldChar w:fldCharType="begin"/>
      </w:r>
      <w:r w:rsidR="00A86549">
        <w:rPr>
          <w:rFonts w:cstheme="minorHAnsi"/>
          <w:sz w:val="22"/>
          <w:szCs w:val="22"/>
        </w:rPr>
        <w:instrText xml:space="preserve"> ADDIN EN.CITE &lt;EndNote&gt;&lt;Cite&gt;&lt;Author&gt;White&lt;/Author&gt;&lt;Year&gt;1968&lt;/Year&gt;&lt;RecNum&gt;433&lt;/RecNum&gt;&lt;DisplayText&gt;(&lt;style face="smallcaps"&gt;White&lt;/style&gt; 1968)&lt;/DisplayText&gt;&lt;record&gt;&lt;rec-number&gt;433&lt;/rec-number&gt;&lt;foreign-keys&gt;&lt;key app="EN" db-id="psx5aavda22efleatx5vaweatapzwapastxd" timestamp="1589956086" guid="63764fc4-3915-4d8e-bfe1-a199e6b10284"&gt;433&lt;/key&gt;&lt;/foreign-keys&gt;&lt;ref-type name="Journal Article"&gt;17&lt;/ref-type&gt;&lt;contributors&gt;&lt;authors&gt;&lt;author&gt;White, MJD&lt;/author&gt;&lt;/authors&gt;&lt;/contributors&gt;&lt;titles&gt;&lt;title&gt;Models of speciation&lt;/title&gt;&lt;secondary-title&gt;Science&lt;/secondary-title&gt;&lt;/titles&gt;&lt;periodical&gt;&lt;full-title&gt;Science&lt;/full-title&gt;&lt;abbr-1&gt;Science&lt;/abbr-1&gt;&lt;/periodical&gt;&lt;pages&gt;1065-1070&lt;/pages&gt;&lt;volume&gt;159&lt;/volume&gt;&lt;number&gt;3819&lt;/number&gt;&lt;dates&gt;&lt;year&gt;1968&lt;/year&gt;&lt;/dates&gt;&lt;isbn&gt;0036-8075&lt;/isbn&gt;&lt;urls&gt;&lt;/urls&gt;&lt;/record&gt;&lt;/Cite&gt;&lt;/EndNote&gt;</w:instrText>
      </w:r>
      <w:r w:rsidR="00B237BD" w:rsidRPr="00AE0786">
        <w:rPr>
          <w:rFonts w:cstheme="minorHAnsi"/>
          <w:sz w:val="22"/>
          <w:szCs w:val="22"/>
        </w:rPr>
        <w:fldChar w:fldCharType="separate"/>
      </w:r>
      <w:r w:rsidR="00914247">
        <w:rPr>
          <w:rFonts w:cstheme="minorHAnsi"/>
          <w:noProof/>
          <w:sz w:val="22"/>
          <w:szCs w:val="22"/>
        </w:rPr>
        <w:t>(</w:t>
      </w:r>
      <w:r w:rsidR="00914247" w:rsidRPr="00914247">
        <w:rPr>
          <w:rFonts w:cstheme="minorHAnsi"/>
          <w:smallCaps/>
          <w:noProof/>
          <w:sz w:val="22"/>
          <w:szCs w:val="22"/>
        </w:rPr>
        <w:t>White</w:t>
      </w:r>
      <w:r w:rsidR="00914247">
        <w:rPr>
          <w:rFonts w:cstheme="minorHAnsi"/>
          <w:noProof/>
          <w:sz w:val="22"/>
          <w:szCs w:val="22"/>
        </w:rPr>
        <w:t xml:space="preserve"> 1968)</w:t>
      </w:r>
      <w:r w:rsidR="00B237BD" w:rsidRPr="00AE0786">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F347FE" w:rsidRPr="00AE0786">
        <w:rPr>
          <w:rFonts w:cstheme="minorHAnsi"/>
          <w:sz w:val="22"/>
          <w:szCs w:val="22"/>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D92D83" w:rsidRPr="00AE0786">
        <w:rPr>
          <w:rFonts w:cstheme="minorHAnsi"/>
          <w:noProof/>
          <w:sz w:val="22"/>
          <w:szCs w:val="22"/>
        </w:rPr>
        <w:t>(</w:t>
      </w:r>
      <w:r w:rsidR="00D92D83" w:rsidRPr="00AE0786">
        <w:rPr>
          <w:rFonts w:cstheme="minorHAnsi"/>
          <w:smallCaps/>
          <w:noProof/>
          <w:sz w:val="22"/>
          <w:szCs w:val="22"/>
        </w:rPr>
        <w:t>Mola and Papeschi</w:t>
      </w:r>
      <w:r w:rsidR="00D92D83" w:rsidRPr="00AE0786">
        <w:rPr>
          <w:rFonts w:cstheme="minorHAnsi"/>
          <w:noProof/>
          <w:sz w:val="22"/>
          <w:szCs w:val="22"/>
        </w:rPr>
        <w:t xml:space="preserve"> 2006; </w:t>
      </w:r>
      <w:r w:rsidR="00D92D83" w:rsidRPr="00AE0786">
        <w:rPr>
          <w:rFonts w:cstheme="minorHAnsi"/>
          <w:smallCaps/>
          <w:noProof/>
          <w:sz w:val="22"/>
          <w:szCs w:val="22"/>
        </w:rPr>
        <w:t>Melters</w:t>
      </w:r>
      <w:r w:rsidR="00D92D83" w:rsidRPr="00AE0786">
        <w:rPr>
          <w:rFonts w:cstheme="minorHAnsi"/>
          <w:i/>
          <w:noProof/>
          <w:sz w:val="22"/>
          <w:szCs w:val="22"/>
        </w:rPr>
        <w:t xml:space="preserve"> et al.</w:t>
      </w:r>
      <w:r w:rsidR="00D92D83" w:rsidRPr="00AE0786">
        <w:rPr>
          <w:rFonts w:cstheme="minorHAnsi"/>
          <w:noProof/>
          <w:sz w:val="22"/>
          <w:szCs w:val="22"/>
        </w:rPr>
        <w:t xml:space="preserve"> 2012)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 in holocentric species</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 </w:instrText>
      </w:r>
      <w:r w:rsidR="00164074"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EN.CITE.DATA </w:instrText>
      </w:r>
      <w:r w:rsidR="00164074" w:rsidRPr="00AE0786">
        <w:rPr>
          <w:rFonts w:cstheme="minorHAnsi"/>
          <w:sz w:val="22"/>
          <w:szCs w:val="22"/>
        </w:rPr>
      </w:r>
      <w:r w:rsidR="00164074" w:rsidRPr="00AE0786">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Malheiros-Garde and Gardé</w:t>
      </w:r>
      <w:r w:rsidR="00164074" w:rsidRPr="00AE0786">
        <w:rPr>
          <w:rFonts w:cstheme="minorHAnsi"/>
          <w:noProof/>
          <w:sz w:val="22"/>
          <w:szCs w:val="22"/>
        </w:rPr>
        <w:t xml:space="preserve"> 1950; </w:t>
      </w:r>
      <w:r w:rsidR="00164074" w:rsidRPr="00AE0786">
        <w:rPr>
          <w:rFonts w:cstheme="minorHAnsi"/>
          <w:smallCaps/>
          <w:noProof/>
          <w:sz w:val="22"/>
          <w:szCs w:val="22"/>
        </w:rPr>
        <w:t>Faulkner</w:t>
      </w:r>
      <w:r w:rsidR="00164074" w:rsidRPr="00AE0786">
        <w:rPr>
          <w:rFonts w:cstheme="minorHAnsi"/>
          <w:noProof/>
          <w:sz w:val="22"/>
          <w:szCs w:val="22"/>
        </w:rPr>
        <w:t xml:space="preserve"> 1972; </w:t>
      </w:r>
      <w:r w:rsidR="00164074" w:rsidRPr="00AE0786">
        <w:rPr>
          <w:rFonts w:cstheme="minorHAnsi"/>
          <w:smallCaps/>
          <w:noProof/>
          <w:sz w:val="22"/>
          <w:szCs w:val="22"/>
        </w:rPr>
        <w:t>Cope</w:t>
      </w:r>
      <w:r w:rsidR="00164074" w:rsidRPr="00AE0786">
        <w:rPr>
          <w:rFonts w:cstheme="minorHAnsi"/>
          <w:noProof/>
          <w:sz w:val="22"/>
          <w:szCs w:val="22"/>
        </w:rPr>
        <w:t xml:space="preserve"> 1985; </w:t>
      </w:r>
      <w:r w:rsidR="00164074" w:rsidRPr="00AE0786">
        <w:rPr>
          <w:rFonts w:cstheme="minorHAnsi"/>
          <w:smallCaps/>
          <w:noProof/>
          <w:sz w:val="22"/>
          <w:szCs w:val="22"/>
        </w:rPr>
        <w:t>Luceño and Guerra</w:t>
      </w:r>
      <w:r w:rsidR="00164074" w:rsidRPr="00AE0786">
        <w:rPr>
          <w:rFonts w:cstheme="minorHAnsi"/>
          <w:noProof/>
          <w:sz w:val="22"/>
          <w:szCs w:val="22"/>
        </w:rPr>
        <w:t xml:space="preserve"> 1996)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 xml:space="preserve"> </w:t>
      </w:r>
      <w:r w:rsidR="006C71CA" w:rsidRPr="00AE0786">
        <w:rPr>
          <w:rFonts w:cstheme="minorHAnsi"/>
          <w:sz w:val="22"/>
          <w:szCs w:val="22"/>
        </w:rPr>
        <w:fldChar w:fldCharType="begin"/>
      </w:r>
      <w:r w:rsidR="00D7569D" w:rsidRPr="00AE0786">
        <w:rPr>
          <w:rFonts w:cstheme="minorHAnsi"/>
          <w:sz w:val="22"/>
          <w:szCs w:val="22"/>
        </w:rPr>
        <w:instrText xml:space="preserve"> ADDIN EN.CITE &lt;EndNote&gt;&lt;Cite&gt;&lt;Author&gt;Escudero&lt;/Author&gt;&lt;Year&gt;2012&lt;/Year&gt;&lt;RecNum&gt;374&lt;/RecNum&gt;&lt;DisplayText&gt;(&lt;style face="smallcaps"&gt;Escudero&lt;/style&gt;&lt;style face="italic"&gt; et al.&lt;/style&gt; 2012)&lt;/DisplayText&gt;&lt;record&gt;&lt;rec-number&gt;374&lt;/rec-number&gt;&lt;foreign-keys&gt;&lt;key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EndNote&gt;</w:instrText>
      </w:r>
      <w:r w:rsidR="006C71CA"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Escudero</w:t>
      </w:r>
      <w:r w:rsidR="00D7569D" w:rsidRPr="00AE0786">
        <w:rPr>
          <w:rFonts w:cstheme="minorHAnsi"/>
          <w:i/>
          <w:noProof/>
          <w:sz w:val="22"/>
          <w:szCs w:val="22"/>
        </w:rPr>
        <w:t xml:space="preserve"> et al.</w:t>
      </w:r>
      <w:r w:rsidR="00D7569D" w:rsidRPr="00AE0786">
        <w:rPr>
          <w:rFonts w:cstheme="minorHAnsi"/>
          <w:noProof/>
          <w:sz w:val="22"/>
          <w:szCs w:val="22"/>
        </w:rPr>
        <w:t xml:space="preserve"> 2012)</w:t>
      </w:r>
      <w:r w:rsidR="006C71CA" w:rsidRPr="00AE0786">
        <w:rPr>
          <w:rFonts w:cstheme="minorHAnsi"/>
          <w:sz w:val="22"/>
          <w:szCs w:val="22"/>
        </w:rPr>
        <w:fldChar w:fldCharType="end"/>
      </w:r>
      <w:r w:rsidR="006C71CA" w:rsidRPr="00AE0786">
        <w:rPr>
          <w:rFonts w:cstheme="minorHAnsi"/>
          <w:sz w:val="22"/>
          <w:szCs w:val="22"/>
        </w:rPr>
        <w:t>.</w:t>
      </w:r>
      <w:r w:rsidR="00E427C1" w:rsidRPr="00AE0786">
        <w:rPr>
          <w:rFonts w:cstheme="minorHAnsi"/>
          <w:sz w:val="22"/>
          <w:szCs w:val="22"/>
        </w:rPr>
        <w:t xml:space="preserve"> </w:t>
      </w:r>
    </w:p>
    <w:p w14:paraId="2DF661C1" w14:textId="77777777" w:rsidR="00DE1F25" w:rsidRDefault="00DE1F25" w:rsidP="00DE1F25">
      <w:pPr>
        <w:spacing w:after="0"/>
        <w:rPr>
          <w:rFonts w:cstheme="minorHAnsi"/>
          <w:sz w:val="22"/>
          <w:szCs w:val="22"/>
        </w:rPr>
      </w:pPr>
    </w:p>
    <w:p w14:paraId="3853CF81" w14:textId="3BEA7E27" w:rsidR="009C5348" w:rsidRPr="00AE0786" w:rsidRDefault="00DD0A86" w:rsidP="00DE1F25">
      <w:pPr>
        <w:spacing w:after="0"/>
        <w:rPr>
          <w:rFonts w:cstheme="minorHAnsi"/>
          <w:sz w:val="22"/>
          <w:szCs w:val="22"/>
        </w:rPr>
      </w:pPr>
      <w:r w:rsidRPr="00AE0786">
        <w:rPr>
          <w:rFonts w:cstheme="minorHAnsi"/>
          <w:sz w:val="22"/>
          <w:szCs w:val="22"/>
        </w:rPr>
        <w:t>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164074" w:rsidRPr="00AE0786">
        <w:rPr>
          <w:rFonts w:cstheme="minorHAnsi"/>
          <w:sz w:val="22"/>
          <w:szCs w:val="22"/>
        </w:rPr>
        <w:t xml:space="preserve"> </w:t>
      </w:r>
      <w:r w:rsidR="00164074" w:rsidRPr="00AE0786">
        <w:rPr>
          <w:rFonts w:cstheme="minorHAnsi"/>
          <w:sz w:val="22"/>
          <w:szCs w:val="22"/>
        </w:rPr>
        <w:fldChar w:fldCharType="begin"/>
      </w:r>
      <w:r w:rsidR="00164074" w:rsidRPr="00AE0786">
        <w:rPr>
          <w:rFonts w:cstheme="minorHAnsi"/>
          <w:sz w:val="22"/>
          <w:szCs w:val="22"/>
        </w:rPr>
        <w:instrText xml:space="preserve"> ADDIN EN.CITE &lt;EndNote&gt;&lt;Cite&gt;&lt;Author&gt;Blackman&lt;/Author&gt;&lt;Year&gt;1980&lt;/Year&gt;&lt;RecNum&gt;381&lt;/RecNum&gt;&lt;DisplayText&gt;(&lt;style face="smallcaps"&gt;Blackman&lt;/style&gt; 1980)&lt;/DisplayText&gt;&lt;record&gt;&lt;rec-number&gt;381&lt;/rec-number&gt;&lt;foreign-keys&gt;&lt;key app="EN" db-id="psx5aavda22efleatx5vaweatapzwapastxd" timestamp="1586931168" guid="53176550-605f-438b-a128-474ad29eebf7"&gt;381&lt;/key&gt;&lt;/foreign-keys&gt;&lt;ref-type name="Conference Proceedings"&gt;10&lt;/ref-type&gt;&lt;contributors&gt;&lt;authors&gt;&lt;author&gt;Blackman, ROGER L&lt;/author&gt;&lt;/authors&gt;&lt;/contributors&gt;&lt;titles&gt;&lt;title&gt;Chromosomes and parthenogenesis in aphids&lt;/title&gt;&lt;secondary-title&gt;Insect cytogenetics, 10th Symposium of the Royal Entomological Society. Blackwell Scientifi Publ, Oxford&lt;/secondary-title&gt;&lt;/titles&gt;&lt;pages&gt;133-148&lt;/pages&gt;&lt;dates&gt;&lt;year&gt;1980&lt;/year&gt;&lt;/dates&gt;&lt;urls&gt;&lt;/urls&gt;&lt;/record&gt;&lt;/Cite&gt;&lt;/EndNote&gt;</w:instrText>
      </w:r>
      <w:r w:rsidR="00164074"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Blackman</w:t>
      </w:r>
      <w:r w:rsidR="00164074" w:rsidRPr="00AE0786">
        <w:rPr>
          <w:rFonts w:cstheme="minorHAnsi"/>
          <w:noProof/>
          <w:sz w:val="22"/>
          <w:szCs w:val="22"/>
        </w:rPr>
        <w:t xml:space="preserve"> 1980)</w:t>
      </w:r>
      <w:r w:rsidR="00164074" w:rsidRPr="00AE0786">
        <w:rPr>
          <w:rFonts w:cstheme="minorHAnsi"/>
          <w:sz w:val="22"/>
          <w:szCs w:val="22"/>
        </w:rPr>
        <w:fldChar w:fldCharType="end"/>
      </w:r>
      <w:r w:rsidRPr="00AE0786">
        <w:rPr>
          <w:rFonts w:cstheme="minorHAnsi"/>
          <w:sz w:val="22"/>
          <w:szCs w:val="22"/>
        </w:rPr>
        <w:t xml:space="preserve">. However, initial analyses have found no significant difference in chromosome number among </w:t>
      </w:r>
      <w:r w:rsidRPr="00AE0786">
        <w:rPr>
          <w:rFonts w:cstheme="minorHAnsi"/>
          <w:sz w:val="22"/>
          <w:szCs w:val="22"/>
        </w:rPr>
        <w:lastRenderedPageBreak/>
        <w:t>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087532" w:rsidRPr="00AE0786">
        <w:rPr>
          <w:rFonts w:cstheme="minorHAnsi"/>
          <w:sz w:val="22"/>
          <w:szCs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087532" w:rsidRPr="00AE0786">
        <w:rPr>
          <w:rFonts w:cstheme="minorHAnsi"/>
          <w:noProof/>
          <w:sz w:val="22"/>
          <w:szCs w:val="22"/>
        </w:rPr>
        <w:t>(</w:t>
      </w:r>
      <w:r w:rsidR="00087532" w:rsidRPr="00AE0786">
        <w:rPr>
          <w:rFonts w:cstheme="minorHAnsi"/>
          <w:smallCaps/>
          <w:noProof/>
          <w:sz w:val="22"/>
          <w:szCs w:val="22"/>
        </w:rPr>
        <w:t>Blackmon</w:t>
      </w:r>
      <w:r w:rsidR="00087532" w:rsidRPr="00AE0786">
        <w:rPr>
          <w:rFonts w:cstheme="minorHAnsi"/>
          <w:i/>
          <w:noProof/>
          <w:sz w:val="22"/>
          <w:szCs w:val="22"/>
        </w:rPr>
        <w:t xml:space="preserve"> et al.</w:t>
      </w:r>
      <w:r w:rsidR="00087532" w:rsidRPr="00AE0786">
        <w:rPr>
          <w:rFonts w:cstheme="minorHAnsi"/>
          <w:noProof/>
          <w:sz w:val="22"/>
          <w:szCs w:val="22"/>
        </w:rPr>
        <w:t xml:space="preserve"> 2017)</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DE1F25">
      <w:pPr>
        <w:pStyle w:val="Default"/>
        <w:widowControl w:val="0"/>
        <w:rPr>
          <w:rFonts w:asciiTheme="minorHAnsi" w:hAnsiTheme="minorHAnsi" w:cstheme="minorHAnsi"/>
          <w:sz w:val="22"/>
        </w:rPr>
      </w:pPr>
    </w:p>
    <w:p w14:paraId="49584137" w14:textId="6010FCCE" w:rsidR="00186372" w:rsidRPr="00AE0786" w:rsidRDefault="00186372" w:rsidP="00DE1F25">
      <w:pPr>
        <w:pStyle w:val="Default"/>
        <w:widowControl w:val="0"/>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insects</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holocentric chromosomes have a higher rate of fusions and fissions</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 </w:instrText>
      </w:r>
      <w:r w:rsidR="00B237BD"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EN.CITE.DATA </w:instrText>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Cook</w:t>
      </w:r>
      <w:r w:rsidR="00433F19" w:rsidRPr="00AE0786">
        <w:rPr>
          <w:rFonts w:asciiTheme="minorHAnsi" w:hAnsiTheme="minorHAnsi" w:cstheme="minorHAnsi"/>
          <w:noProof/>
          <w:sz w:val="22"/>
        </w:rPr>
        <w:t xml:space="preserve"> 2000; </w:t>
      </w:r>
      <w:r w:rsidR="00433F19" w:rsidRPr="00AE0786">
        <w:rPr>
          <w:rFonts w:asciiTheme="minorHAnsi" w:hAnsiTheme="minorHAnsi" w:cstheme="minorHAnsi"/>
          <w:smallCaps/>
          <w:noProof/>
          <w:sz w:val="22"/>
        </w:rPr>
        <w:t>Mora</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2011; </w:t>
      </w:r>
      <w:r w:rsidR="00433F19" w:rsidRPr="00AE0786">
        <w:rPr>
          <w:rFonts w:asciiTheme="minorHAnsi" w:hAnsiTheme="minorHAnsi" w:cstheme="minorHAnsi"/>
          <w:smallCaps/>
          <w:noProof/>
          <w:sz w:val="22"/>
        </w:rPr>
        <w:t>Ross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2015; </w:t>
      </w:r>
      <w:r w:rsidR="00433F19" w:rsidRPr="00AE0786">
        <w:rPr>
          <w:rFonts w:asciiTheme="minorHAnsi" w:hAnsiTheme="minorHAnsi" w:cstheme="minorHAnsi"/>
          <w:smallCaps/>
          <w:noProof/>
          <w:sz w:val="22"/>
        </w:rPr>
        <w:t>Blackmon</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2017; </w:t>
      </w:r>
      <w:r w:rsidR="00433F19" w:rsidRPr="00AE0786">
        <w:rPr>
          <w:rFonts w:asciiTheme="minorHAnsi" w:hAnsiTheme="minorHAnsi" w:cstheme="minorHAnsi"/>
          <w:smallCaps/>
          <w:noProof/>
          <w:sz w:val="22"/>
        </w:rPr>
        <w:t>Vershinina and Lukhtanov</w:t>
      </w:r>
      <w:r w:rsidR="00433F19" w:rsidRPr="00AE0786">
        <w:rPr>
          <w:rFonts w:asciiTheme="minorHAnsi" w:hAnsiTheme="minorHAnsi" w:cstheme="minorHAnsi"/>
          <w:noProof/>
          <w:sz w:val="22"/>
        </w:rPr>
        <w:t xml:space="preserve"> 2017)</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F81B68" w:rsidRPr="00AE0786">
        <w:rPr>
          <w:rFonts w:asciiTheme="minorHAnsi" w:hAnsiTheme="minorHAnsi" w:cstheme="minorHAnsi"/>
          <w:sz w:val="22"/>
        </w:rPr>
        <w:t>We hypothesize</w:t>
      </w:r>
      <w:r w:rsidR="006B401A" w:rsidRPr="00AE0786">
        <w:rPr>
          <w:rFonts w:asciiTheme="minorHAnsi" w:hAnsiTheme="minorHAnsi" w:cstheme="minorHAnsi"/>
          <w:sz w:val="22"/>
        </w:rPr>
        <w:t>d</w:t>
      </w:r>
      <w:r w:rsidR="00543B0A" w:rsidRPr="00AE0786">
        <w:rPr>
          <w:rFonts w:asciiTheme="minorHAnsi" w:hAnsiTheme="minorHAnsi" w:cstheme="minorHAnsi"/>
          <w:sz w:val="22"/>
        </w:rPr>
        <w:t xml:space="preserve"> that clades with holocentric chromosomes </w:t>
      </w:r>
      <w:r w:rsidR="006B401A" w:rsidRPr="00AE0786">
        <w:rPr>
          <w:rFonts w:asciiTheme="minorHAnsi" w:hAnsiTheme="minorHAnsi" w:cstheme="minorHAnsi"/>
          <w:sz w:val="22"/>
        </w:rPr>
        <w:t>should</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exhibit</w:t>
      </w:r>
      <w:r w:rsidR="00543B0A"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higher rates of </w:t>
      </w:r>
      <w:r w:rsidR="00543B0A" w:rsidRPr="00AE0786">
        <w:rPr>
          <w:rFonts w:asciiTheme="minorHAnsi" w:hAnsiTheme="minorHAnsi" w:cstheme="minorHAnsi"/>
          <w:sz w:val="22"/>
        </w:rPr>
        <w:t>fusions</w:t>
      </w:r>
      <w:r w:rsidR="00A11DB9" w:rsidRPr="00AE0786">
        <w:rPr>
          <w:rFonts w:asciiTheme="minorHAnsi" w:hAnsiTheme="minorHAnsi" w:cstheme="minorHAnsi"/>
          <w:sz w:val="22"/>
        </w:rPr>
        <w:t xml:space="preserve"> and fissions</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since these mutations should be less costly in these clades</w:t>
      </w:r>
      <w:r w:rsidR="00543B0A" w:rsidRPr="00AE0786">
        <w:rPr>
          <w:rFonts w:asciiTheme="minorHAnsi" w:hAnsiTheme="minorHAnsi" w:cstheme="minorHAnsi"/>
          <w:sz w:val="22"/>
        </w:rPr>
        <w:t xml:space="preserve">. </w:t>
      </w:r>
    </w:p>
    <w:p w14:paraId="5FA0480C" w14:textId="22F8EF2B" w:rsidR="00D97F3B" w:rsidRPr="00AE0786" w:rsidRDefault="00D97F3B" w:rsidP="00DE1F25">
      <w:pPr>
        <w:spacing w:after="0"/>
        <w:rPr>
          <w:rFonts w:cstheme="minorHAnsi"/>
          <w:sz w:val="22"/>
          <w:szCs w:val="22"/>
        </w:rPr>
      </w:pPr>
    </w:p>
    <w:p w14:paraId="4CC3D4B0" w14:textId="51F71DAE" w:rsidR="00D97F3B"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DE1F25">
      <w:pPr>
        <w:pStyle w:val="Default"/>
        <w:widowControl w:val="0"/>
        <w:rPr>
          <w:rFonts w:asciiTheme="minorHAnsi" w:hAnsiTheme="minorHAnsi" w:cstheme="minorHAnsi"/>
          <w:i/>
          <w:iCs/>
          <w:sz w:val="22"/>
        </w:rPr>
      </w:pPr>
    </w:p>
    <w:p w14:paraId="7E185557" w14:textId="5355E4B2" w:rsidR="001C3E57" w:rsidRPr="00AE0786" w:rsidRDefault="00A243F8"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Blackmon</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2017)</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ins w:id="4" w:author="Microsoft Office User" w:date="2020-05-20T01:57:00Z">
        <w:r w:rsidR="00343031">
          <w:rPr>
            <w:rFonts w:asciiTheme="minorHAnsi" w:hAnsiTheme="minorHAnsi" w:cstheme="minorHAnsi"/>
            <w:sz w:val="22"/>
          </w:rPr>
          <w:t>1</w:t>
        </w:r>
      </w:ins>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w:t>
      </w:r>
      <w:commentRangeStart w:id="5"/>
      <w:commentRangeStart w:id="6"/>
      <w:r w:rsidR="00045392" w:rsidRPr="00AE0786">
        <w:rPr>
          <w:rFonts w:asciiTheme="minorHAnsi" w:hAnsiTheme="minorHAnsi" w:cstheme="minorHAnsi"/>
          <w:sz w:val="22"/>
        </w:rPr>
        <w:t xml:space="preserve">There are 3,465 species with holocentric chromosomes and 8,946 species with monocentric chromosomes. </w:t>
      </w:r>
      <w:commentRangeEnd w:id="5"/>
      <w:r w:rsidR="006B401A" w:rsidRPr="00AE0786">
        <w:rPr>
          <w:rStyle w:val="CommentReference"/>
          <w:rFonts w:asciiTheme="minorHAnsi" w:hAnsiTheme="minorHAnsi" w:cstheme="minorHAnsi"/>
          <w:sz w:val="22"/>
          <w:szCs w:val="22"/>
        </w:rPr>
        <w:commentReference w:id="5"/>
      </w:r>
      <w:commentRangeEnd w:id="6"/>
      <w:r w:rsidR="00343031">
        <w:rPr>
          <w:rStyle w:val="CommentReference"/>
          <w:rFonts w:asciiTheme="minorHAnsi" w:hAnsiTheme="minorHAnsi"/>
        </w:rPr>
        <w:commentReference w:id="6"/>
      </w:r>
      <w:r w:rsidRPr="00AE0786">
        <w:rPr>
          <w:rFonts w:asciiTheme="minorHAnsi" w:hAnsiTheme="minorHAnsi" w:cstheme="minorHAnsi"/>
          <w:sz w:val="22"/>
        </w:rPr>
        <w:t xml:space="preserve">This paper also included classification for 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haploid chromoso</w:t>
      </w:r>
      <w:bookmarkStart w:id="7" w:name="_GoBack"/>
      <w:bookmarkEnd w:id="7"/>
      <w:r w:rsidR="00D97F3B" w:rsidRPr="00AE0786">
        <w:rPr>
          <w:rFonts w:asciiTheme="minorHAnsi" w:hAnsiTheme="minorHAnsi" w:cstheme="minorHAnsi"/>
          <w:sz w:val="22"/>
        </w:rPr>
        <w:t xml:space="preserve">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Church</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2019)</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ins w:id="8" w:author="Microsoft Office User" w:date="2020-05-20T01:31:00Z">
        <w:r w:rsidR="00A86549">
          <w:rPr>
            <w:rFonts w:asciiTheme="minorHAnsi" w:hAnsiTheme="minorHAnsi" w:cstheme="minorHAnsi"/>
            <w:sz w:val="22"/>
          </w:rPr>
          <w:t xml:space="preserve"> </w:t>
        </w:r>
      </w:ins>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A86549">
        <w:rPr>
          <w:rFonts w:asciiTheme="minorHAnsi" w:hAnsiTheme="minorHAnsi" w:cstheme="minorHAnsi"/>
          <w:sz w:val="22"/>
        </w:rPr>
        <w:fldChar w:fldCharType="separate"/>
      </w:r>
      <w:r w:rsidR="00A86549">
        <w:rPr>
          <w:rFonts w:asciiTheme="minorHAnsi" w:hAnsiTheme="minorHAnsi" w:cstheme="minorHAnsi"/>
          <w:noProof/>
          <w:sz w:val="22"/>
        </w:rPr>
        <w:t>(</w:t>
      </w:r>
      <w:r w:rsidR="00A86549" w:rsidRPr="00A86549">
        <w:rPr>
          <w:rFonts w:asciiTheme="minorHAnsi" w:hAnsiTheme="minorHAnsi" w:cstheme="minorHAnsi"/>
          <w:smallCaps/>
          <w:noProof/>
          <w:sz w:val="22"/>
        </w:rPr>
        <w:t>Misof</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 </w:t>
      </w:r>
      <w:r w:rsidR="00A86549" w:rsidRPr="00A86549">
        <w:rPr>
          <w:rFonts w:asciiTheme="minorHAnsi" w:hAnsiTheme="minorHAnsi" w:cstheme="minorHAnsi"/>
          <w:smallCaps/>
          <w:noProof/>
          <w:sz w:val="22"/>
        </w:rPr>
        <w:t>Rainford</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 xml:space="preserve">posterior distributions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As a first test of the differences between holocentric and monocentric clades we fit an ANOVA and a phylogenetic ANOVA to determine whether there were any differences in mean chromosome number among holocentric and monocentric clades</w:t>
      </w:r>
      <w:ins w:id="9" w:author="Microsoft Office User" w:date="2020-05-20T01:39:00Z">
        <w:r w:rsidR="001C2504">
          <w:rPr>
            <w:rFonts w:asciiTheme="minorHAnsi" w:hAnsiTheme="minorHAnsi" w:cstheme="minorHAnsi"/>
            <w:sz w:val="22"/>
          </w:rPr>
          <w:t xml:space="preserve"> </w:t>
        </w:r>
      </w:ins>
      <w:r w:rsidR="001C2504" w:rsidRPr="001C2504">
        <w:rPr>
          <w:rFonts w:asciiTheme="minorHAnsi" w:hAnsiTheme="minorHAnsi" w:cstheme="minorHAnsi"/>
          <w:sz w:val="22"/>
        </w:rPr>
        <w:fldChar w:fldCharType="begin"/>
      </w:r>
      <w:r w:rsidR="001C2504" w:rsidRPr="001C2504">
        <w:rPr>
          <w:rFonts w:asciiTheme="minorHAnsi" w:hAnsiTheme="minorHAnsi" w:cstheme="minorHAnsi"/>
          <w:sz w:val="22"/>
        </w:rPr>
        <w:instrText xml:space="preserve"> ADDIN EN.CITE &lt;EndNote&gt;&lt;Cite&gt;&lt;Author&gt;Harmon&lt;/Author&gt;&lt;Year&gt;2008&lt;/Year&gt;&lt;RecNum&gt;321&lt;/RecNum&gt;&lt;DisplayText&gt;(&lt;style face="smallcaps"&gt;Harmon&lt;/style&gt;&lt;style face="italic"&gt; et al.&lt;/style&gt; 2008)&lt;/DisplayText&gt;&lt;record&gt;&lt;rec-number&gt;321&lt;/rec-number&gt;&lt;foreign-keys&gt;&lt;key app="EN" db-id="psx5aavda22efleatx5vaweatapzwapastxd" timestamp="1584592572" guid="418a8ba9-31c8-4f40-9f59-111c0151c026"&gt;321&lt;/key&gt;&lt;/foreign-keys&gt;&lt;ref-type name="Journal Article"&gt;17&lt;/ref-type&gt;&lt;contributors&gt;&lt;authors&gt;&lt;author&gt;Harmon, Luke J&lt;/author&gt;&lt;author&gt;Weir, Jason T&lt;/author&gt;&lt;author&gt;Brock, Chad D&lt;/author&gt;&lt;author&gt;Glor, Richard E&lt;/author&gt;&lt;author&gt;Challenger, Wendell&lt;/author&gt;&lt;/authors&gt;&lt;/contributors&gt;&lt;titles&gt;&lt;title&gt;GEIGER: investigating evolutionary radiations&lt;/title&gt;&lt;secondary-title&gt;Bioinformatics&lt;/secondary-title&gt;&lt;/titles&gt;&lt;periodical&gt;&lt;full-title&gt;Bioinformatics&lt;/full-title&gt;&lt;/periodical&gt;&lt;pages&gt;129-131&lt;/pages&gt;&lt;volume&gt;24&lt;/volume&gt;&lt;number&gt;1&lt;/number&gt;&lt;dates&gt;&lt;year&gt;2008&lt;/year&gt;&lt;/dates&gt;&lt;isbn&gt;1460-2059&lt;/isbn&gt;&lt;urls&gt;&lt;/urls&gt;&lt;/record&gt;&lt;/Cite&gt;&lt;/EndNote&gt;</w:instrText>
      </w:r>
      <w:r w:rsidR="001C2504" w:rsidRPr="001C2504">
        <w:rPr>
          <w:rFonts w:asciiTheme="minorHAnsi" w:hAnsiTheme="minorHAnsi" w:cstheme="minorHAnsi"/>
          <w:sz w:val="22"/>
        </w:rPr>
        <w:fldChar w:fldCharType="separate"/>
      </w:r>
      <w:r w:rsidR="001C2504" w:rsidRPr="001C2504">
        <w:rPr>
          <w:rFonts w:asciiTheme="minorHAnsi" w:hAnsiTheme="minorHAnsi" w:cstheme="minorHAnsi"/>
          <w:noProof/>
          <w:sz w:val="22"/>
        </w:rPr>
        <w:t>(</w:t>
      </w:r>
      <w:r w:rsidR="001C2504" w:rsidRPr="001C2504">
        <w:rPr>
          <w:rFonts w:asciiTheme="minorHAnsi" w:hAnsiTheme="minorHAnsi" w:cstheme="minorHAnsi"/>
          <w:smallCaps/>
          <w:noProof/>
          <w:sz w:val="22"/>
        </w:rPr>
        <w:t>Harmon</w:t>
      </w:r>
      <w:r w:rsidR="001C2504" w:rsidRPr="001C2504">
        <w:rPr>
          <w:rFonts w:asciiTheme="minorHAnsi" w:hAnsiTheme="minorHAnsi" w:cstheme="minorHAnsi"/>
          <w:i/>
          <w:noProof/>
          <w:sz w:val="22"/>
        </w:rPr>
        <w:t xml:space="preserve"> et al.</w:t>
      </w:r>
      <w:r w:rsidR="001C2504" w:rsidRPr="001C2504">
        <w:rPr>
          <w:rFonts w:asciiTheme="minorHAnsi" w:hAnsiTheme="minorHAnsi" w:cstheme="minorHAnsi"/>
          <w:noProof/>
          <w:sz w:val="22"/>
        </w:rPr>
        <w:t xml:space="preserve"> 2008)</w:t>
      </w:r>
      <w:r w:rsidR="001C2504" w:rsidRPr="001C2504">
        <w:rPr>
          <w:rFonts w:asciiTheme="minorHAnsi" w:hAnsiTheme="minorHAnsi" w:cstheme="minorHAnsi"/>
          <w:sz w:val="22"/>
        </w:rPr>
        <w:fldChar w:fldCharType="end"/>
      </w:r>
      <w:ins w:id="10" w:author="Microsoft Office User" w:date="2020-05-20T01:39:00Z">
        <w:r w:rsidR="001C2504" w:rsidRPr="001C2504">
          <w:rPr>
            <w:rFonts w:asciiTheme="minorHAnsi" w:hAnsiTheme="minorHAnsi" w:cstheme="minorHAnsi"/>
            <w:sz w:val="22"/>
          </w:rPr>
          <w:t>.</w:t>
        </w:r>
      </w:ins>
    </w:p>
    <w:p w14:paraId="10633250" w14:textId="77777777" w:rsidR="00DE1F25" w:rsidRDefault="00DE1F25" w:rsidP="00DE1F25">
      <w:pPr>
        <w:spacing w:after="0"/>
        <w:rPr>
          <w:rFonts w:cstheme="minorHAnsi"/>
          <w:i/>
          <w:iCs/>
          <w:sz w:val="22"/>
          <w:szCs w:val="22"/>
        </w:rPr>
      </w:pPr>
    </w:p>
    <w:p w14:paraId="54167459" w14:textId="3577082A" w:rsidR="001C3E57" w:rsidRPr="00AE0786" w:rsidRDefault="00A243F8" w:rsidP="00DE1F25">
      <w:pPr>
        <w:spacing w:after="0"/>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fit a model of chromosome evolution on each tree from the posterior distribution. This model can accommodate up to eight rates: rate of chromosome number increase (fissions γ), rate of chromosome number decrease (fusions δ),</w:t>
      </w:r>
      <w:r w:rsidR="001C3E57" w:rsidRPr="00AE0786">
        <w:rPr>
          <w:rFonts w:cstheme="minorHAnsi"/>
          <w:sz w:val="22"/>
          <w:szCs w:val="22"/>
        </w:rPr>
        <w:t xml:space="preserve"> rate of whole genome duplication (polyploidy </w:t>
      </w:r>
      <w:r w:rsidR="001C3E57" w:rsidRPr="00AE0786">
        <w:rPr>
          <w:rFonts w:eastAsia="Times New Roman" w:cstheme="minorHAnsi"/>
          <w:color w:val="222222"/>
          <w:sz w:val="22"/>
          <w:szCs w:val="22"/>
          <w:shd w:val="clear" w:color="auto" w:fill="FFFFFF"/>
        </w:rPr>
        <w:t>ρ)</w:t>
      </w:r>
      <w:r w:rsidR="00652826" w:rsidRPr="00AE0786">
        <w:rPr>
          <w:rFonts w:eastAsia="Times New Roman" w:cstheme="minorHAnsi"/>
          <w:color w:val="222222"/>
          <w:sz w:val="22"/>
          <w:szCs w:val="22"/>
          <w:shd w:val="clear" w:color="auto" w:fill="FFFFFF"/>
        </w:rPr>
        <w:t>,</w:t>
      </w:r>
      <w:r w:rsidRPr="00AE0786">
        <w:rPr>
          <w:rFonts w:cstheme="minorHAnsi"/>
          <w:sz w:val="22"/>
          <w:szCs w:val="22"/>
        </w:rPr>
        <w:t xml:space="preserve"> </w:t>
      </w:r>
      <w:r w:rsidR="001C3E57" w:rsidRPr="00AE0786">
        <w:rPr>
          <w:rFonts w:cstheme="minorHAnsi"/>
          <w:sz w:val="22"/>
          <w:szCs w:val="22"/>
        </w:rPr>
        <w:t>each of these is estimated separately for clades with holocentric and monocentric chrom</w:t>
      </w:r>
      <w:r w:rsidR="00652826" w:rsidRPr="00AE0786">
        <w:rPr>
          <w:rFonts w:cstheme="minorHAnsi"/>
          <w:sz w:val="22"/>
          <w:szCs w:val="22"/>
        </w:rPr>
        <w:t>o</w:t>
      </w:r>
      <w:r w:rsidR="001C3E57" w:rsidRPr="00AE0786">
        <w:rPr>
          <w:rFonts w:cstheme="minorHAnsi"/>
          <w:sz w:val="22"/>
          <w:szCs w:val="22"/>
        </w:rPr>
        <w:t xml:space="preserve">somes leading to six chromosomal rate parameters. The final two parameters describe the transition to and from monocentric and holocentric </w:t>
      </w:r>
      <w:r w:rsidRPr="00AE0786">
        <w:rPr>
          <w:rFonts w:cstheme="minorHAnsi"/>
          <w:sz w:val="22"/>
          <w:szCs w:val="22"/>
        </w:rPr>
        <w:t>(</w:t>
      </w:r>
      <w:proofErr w:type="spellStart"/>
      <w:r w:rsidR="001C3E57" w:rsidRPr="00AE0786">
        <w:rPr>
          <w:rFonts w:cstheme="minorHAnsi"/>
          <w:sz w:val="22"/>
          <w:szCs w:val="22"/>
        </w:rPr>
        <w:t>q</w:t>
      </w:r>
      <w:r w:rsidR="001C3E57" w:rsidRPr="00AE0786">
        <w:rPr>
          <w:rFonts w:cstheme="minorHAnsi"/>
          <w:sz w:val="22"/>
          <w:szCs w:val="22"/>
          <w:vertAlign w:val="subscript"/>
        </w:rPr>
        <w:t>MH</w:t>
      </w:r>
      <w:proofErr w:type="spellEnd"/>
      <w:r w:rsidRPr="00AE0786">
        <w:rPr>
          <w:rFonts w:cstheme="minorHAnsi"/>
          <w:sz w:val="22"/>
          <w:szCs w:val="22"/>
        </w:rPr>
        <w:t xml:space="preserve"> and </w:t>
      </w:r>
      <w:proofErr w:type="spellStart"/>
      <w:r w:rsidR="001C3E57" w:rsidRPr="00AE0786">
        <w:rPr>
          <w:rFonts w:cstheme="minorHAnsi"/>
          <w:sz w:val="22"/>
          <w:szCs w:val="22"/>
        </w:rPr>
        <w:t>q</w:t>
      </w:r>
      <w:r w:rsidR="001C3E57" w:rsidRPr="00AE0786">
        <w:rPr>
          <w:rFonts w:cstheme="minorHAnsi"/>
          <w:sz w:val="22"/>
          <w:szCs w:val="22"/>
          <w:vertAlign w:val="subscript"/>
        </w:rPr>
        <w:t>HM</w:t>
      </w:r>
      <w:proofErr w:type="spellEnd"/>
      <w:r w:rsidRPr="00AE0786">
        <w:rPr>
          <w:rFonts w:cstheme="minorHAnsi"/>
          <w:sz w:val="22"/>
          <w:szCs w:val="22"/>
        </w:rPr>
        <w:t xml:space="preserve">). </w:t>
      </w:r>
      <w:r w:rsidR="001C3E57" w:rsidRPr="00AE0786">
        <w:rPr>
          <w:rFonts w:cstheme="minorHAnsi"/>
          <w:sz w:val="22"/>
          <w:szCs w:val="22"/>
        </w:rPr>
        <w:t xml:space="preserve">This model was specified using the R package </w:t>
      </w:r>
      <w:proofErr w:type="spellStart"/>
      <w:r w:rsidR="001C3E57"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053A54">
        <w:rPr>
          <w:rFonts w:cstheme="minorHAnsi"/>
          <w:sz w:val="22"/>
          <w:szCs w:val="22"/>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Blackmon</w:t>
      </w:r>
      <w:r w:rsidR="00D7569D" w:rsidRPr="00AE0786">
        <w:rPr>
          <w:rFonts w:cstheme="minorHAnsi"/>
          <w:i/>
          <w:noProof/>
          <w:sz w:val="22"/>
          <w:szCs w:val="22"/>
        </w:rPr>
        <w:t xml:space="preserve"> et al.</w:t>
      </w:r>
      <w:r w:rsidR="00D7569D" w:rsidRPr="00AE0786">
        <w:rPr>
          <w:rFonts w:cstheme="minorHAnsi"/>
          <w:noProof/>
          <w:sz w:val="22"/>
          <w:szCs w:val="22"/>
        </w:rPr>
        <w:t xml:space="preserve"> 2019)</w:t>
      </w:r>
      <w:r w:rsidR="001C3E57" w:rsidRPr="00AE0786">
        <w:rPr>
          <w:rFonts w:cstheme="minorHAnsi"/>
          <w:sz w:val="22"/>
          <w:szCs w:val="22"/>
        </w:rPr>
        <w:fldChar w:fldCharType="end"/>
      </w:r>
      <w:r w:rsidR="001C3E57" w:rsidRPr="00AE0786">
        <w:rPr>
          <w:rFonts w:cstheme="minorHAnsi"/>
          <w:sz w:val="22"/>
          <w:szCs w:val="22"/>
        </w:rPr>
        <w:t xml:space="preserve"> and was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FitzJohn</w:t>
      </w:r>
      <w:r w:rsidR="00671853" w:rsidRPr="00AE0786">
        <w:rPr>
          <w:rFonts w:cstheme="minorHAnsi"/>
          <w:noProof/>
          <w:sz w:val="22"/>
          <w:szCs w:val="22"/>
        </w:rPr>
        <w:t xml:space="preserve"> 2012)</w:t>
      </w:r>
      <w:r w:rsidR="00671853" w:rsidRPr="00AE0786">
        <w:rPr>
          <w:rFonts w:cstheme="minorHAnsi"/>
          <w:sz w:val="22"/>
          <w:szCs w:val="22"/>
        </w:rPr>
        <w:fldChar w:fldCharType="end"/>
      </w:r>
      <w:r w:rsidR="00671853" w:rsidRPr="00AE0786">
        <w:rPr>
          <w:rFonts w:cstheme="minorHAnsi"/>
          <w:sz w:val="22"/>
          <w:szCs w:val="22"/>
        </w:rPr>
        <w:t>.</w:t>
      </w:r>
    </w:p>
    <w:p w14:paraId="04D7B3E1" w14:textId="77777777" w:rsidR="00DE1F25" w:rsidRDefault="00DE1F25" w:rsidP="00DE1F25">
      <w:pPr>
        <w:spacing w:after="0"/>
        <w:rPr>
          <w:rFonts w:cstheme="minorHAnsi"/>
          <w:sz w:val="22"/>
          <w:szCs w:val="22"/>
        </w:rPr>
      </w:pPr>
    </w:p>
    <w:p w14:paraId="7DFBDB4C" w14:textId="7C49CFD6" w:rsidR="000E0649" w:rsidRDefault="00B52998" w:rsidP="00DE1F25">
      <w:pPr>
        <w:spacing w:after="0"/>
        <w:rPr>
          <w:rFonts w:cstheme="minorHAnsi"/>
          <w:sz w:val="22"/>
          <w:szCs w:val="22"/>
        </w:rPr>
      </w:pPr>
      <w:r w:rsidRPr="00AE0786">
        <w:rPr>
          <w:rFonts w:cstheme="minorHAnsi"/>
          <w:sz w:val="22"/>
          <w:szCs w:val="22"/>
        </w:rPr>
        <w:t xml:space="preserve">For each of the 100 trees in a posterior distribution we randomly sampled tip states for genera with more than one record in our chromosome data set. By sampling across both datasets and trees from the posterior we are able to account for both phylogenetic and tips state uncertainty. </w:t>
      </w:r>
      <w:r w:rsidR="00FE73E4" w:rsidRPr="00AE0786">
        <w:rPr>
          <w:rFonts w:cstheme="minorHAnsi"/>
          <w:sz w:val="22"/>
          <w:szCs w:val="22"/>
        </w:rPr>
        <w:t xml:space="preserve">For purposes of model fitting trees were rescaled to unit length; however, all rates reported in the paper have been back transformed to be in units of millions of years. </w:t>
      </w:r>
      <w:r w:rsidRPr="00AE0786">
        <w:rPr>
          <w:rFonts w:cstheme="minorHAnsi"/>
          <w:sz w:val="22"/>
          <w:szCs w:val="22"/>
        </w:rPr>
        <w:t>The MCMC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w:t>
      </w:r>
      <w:r w:rsidRPr="00AE0786">
        <w:rPr>
          <w:rFonts w:cstheme="minorHAnsi"/>
          <w:sz w:val="22"/>
          <w:szCs w:val="22"/>
        </w:rPr>
        <w:lastRenderedPageBreak/>
        <w:t xml:space="preserve">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added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with all 100 trees at 50 generations each. We removed the first twenty-five samples as our </w:t>
      </w:r>
      <w:proofErr w:type="spellStart"/>
      <w:r w:rsidRPr="00AE0786">
        <w:rPr>
          <w:rFonts w:cstheme="minorHAnsi"/>
          <w:sz w:val="22"/>
          <w:szCs w:val="22"/>
        </w:rPr>
        <w:t>burnin</w:t>
      </w:r>
      <w:proofErr w:type="spellEnd"/>
      <w:r w:rsidRPr="00AE0786">
        <w:rPr>
          <w:rFonts w:cstheme="minorHAnsi"/>
          <w:sz w:val="22"/>
          <w:szCs w:val="22"/>
        </w:rPr>
        <w:t xml:space="preserve"> for each 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the MCMC from each of the 100 trees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x 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DE1F25">
      <w:pPr>
        <w:spacing w:after="0"/>
        <w:rPr>
          <w:rFonts w:cstheme="minorHAnsi"/>
          <w:sz w:val="22"/>
          <w:szCs w:val="22"/>
        </w:rPr>
      </w:pPr>
    </w:p>
    <w:p w14:paraId="40C1ECD1" w14:textId="5AE78A1F" w:rsidR="000E0649" w:rsidRPr="00DE1F25" w:rsidRDefault="000E0649" w:rsidP="00DE1F25">
      <w:pPr>
        <w:spacing w:after="0"/>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DE1F25">
      <w:pPr>
        <w:spacing w:after="0"/>
        <w:rPr>
          <w:rFonts w:cstheme="minorHAnsi"/>
          <w:sz w:val="22"/>
          <w:szCs w:val="22"/>
        </w:rPr>
      </w:pPr>
    </w:p>
    <w:p w14:paraId="52704AB9" w14:textId="53180FE8" w:rsidR="00AE0786" w:rsidRDefault="000E0649" w:rsidP="00DE1F25">
      <w:pPr>
        <w:spacing w:after="0"/>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is positive, we interpret it as support for a higher rate of chromosome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DE1F25">
      <w:pPr>
        <w:spacing w:after="0"/>
        <w:rPr>
          <w:rFonts w:cstheme="minorHAnsi"/>
          <w:sz w:val="22"/>
          <w:szCs w:val="22"/>
        </w:rPr>
      </w:pPr>
    </w:p>
    <w:p w14:paraId="52229613" w14:textId="7ACE20A8" w:rsidR="00D97F3B" w:rsidRPr="00AE0786" w:rsidRDefault="004034FA" w:rsidP="00DE1F25">
      <w:pPr>
        <w:spacing w:after="0"/>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 however</w:t>
      </w:r>
      <w:r w:rsidR="00F81B68" w:rsidRPr="00AE0786">
        <w:rPr>
          <w:rFonts w:cstheme="minorHAnsi"/>
          <w:sz w:val="22"/>
          <w:szCs w:val="22"/>
        </w:rPr>
        <w:t>,</w:t>
      </w:r>
      <w:r w:rsidRPr="00AE0786">
        <w:rPr>
          <w:rFonts w:cstheme="minorHAnsi"/>
          <w:sz w:val="22"/>
          <w:szCs w:val="22"/>
        </w:rPr>
        <w:t xml:space="preserve"> we ran the data</w:t>
      </w:r>
      <w:r w:rsidR="00B10B2C" w:rsidRPr="00AE0786">
        <w:rPr>
          <w:rFonts w:cstheme="minorHAnsi"/>
          <w:sz w:val="22"/>
          <w:szCs w:val="22"/>
        </w:rPr>
        <w:t xml:space="preserve"> under two different models</w:t>
      </w:r>
      <w:r w:rsidRPr="00AE0786">
        <w:rPr>
          <w:rFonts w:cstheme="minorHAnsi"/>
          <w:sz w:val="22"/>
          <w:szCs w:val="22"/>
        </w:rPr>
        <w:t>. One with polyploidy and one without polyploidy included in the model</w:t>
      </w:r>
      <w:r w:rsidR="00EA2D7F" w:rsidRPr="00AE0786">
        <w:rPr>
          <w:rFonts w:cstheme="minorHAnsi"/>
          <w:sz w:val="22"/>
          <w:szCs w:val="22"/>
        </w:rPr>
        <w:t xml:space="preserve"> and because each order is fixed for either holo- or </w:t>
      </w:r>
      <w:proofErr w:type="spellStart"/>
      <w:r w:rsidR="00EA2D7F" w:rsidRPr="00AE0786">
        <w:rPr>
          <w:rFonts w:cstheme="minorHAnsi"/>
          <w:sz w:val="22"/>
          <w:szCs w:val="22"/>
        </w:rPr>
        <w:t>monocentricity</w:t>
      </w:r>
      <w:proofErr w:type="spellEnd"/>
      <w:r w:rsidR="00EA2D7F" w:rsidRPr="00AE0786">
        <w:rPr>
          <w:rFonts w:cstheme="minorHAnsi"/>
          <w:sz w:val="22"/>
          <w:szCs w:val="22"/>
        </w:rPr>
        <w:t xml:space="preserve"> we only estimate one set of rate parameters</w:t>
      </w:r>
      <w:r w:rsidR="00DE1F25">
        <w:rPr>
          <w:rFonts w:cstheme="minorHAnsi"/>
          <w:sz w:val="22"/>
          <w:szCs w:val="22"/>
        </w:rPr>
        <w:t xml:space="preserve"> in each clade</w:t>
      </w:r>
      <w:r w:rsidRPr="00AE0786">
        <w:rPr>
          <w:rFonts w:cstheme="minorHAnsi"/>
          <w:sz w:val="22"/>
          <w:szCs w:val="22"/>
        </w:rPr>
        <w:t>.</w:t>
      </w:r>
      <w:r w:rsidR="00687BFB" w:rsidRPr="00AE0786">
        <w:rPr>
          <w:rFonts w:cstheme="minorHAnsi"/>
          <w:sz w:val="22"/>
          <w:szCs w:val="22"/>
        </w:rPr>
        <w:t xml:space="preserve"> We only included order</w:t>
      </w:r>
      <w:r w:rsidR="00085A8D" w:rsidRPr="00AE0786">
        <w:rPr>
          <w:rFonts w:cstheme="minorHAnsi"/>
          <w:sz w:val="22"/>
          <w:szCs w:val="22"/>
        </w:rPr>
        <w:t>s</w:t>
      </w:r>
      <w:r w:rsidR="00687BFB" w:rsidRPr="00AE0786">
        <w:rPr>
          <w:rFonts w:cstheme="minorHAnsi"/>
          <w:sz w:val="22"/>
          <w:szCs w:val="22"/>
        </w:rPr>
        <w:t xml:space="preserve"> </w:t>
      </w:r>
      <w:r w:rsidR="00085A8D" w:rsidRPr="00AE0786">
        <w:rPr>
          <w:rFonts w:cstheme="minorHAnsi"/>
          <w:sz w:val="22"/>
          <w:szCs w:val="22"/>
        </w:rPr>
        <w:t>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orders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DE1F25">
      <w:pPr>
        <w:pStyle w:val="Default"/>
        <w:widowControl w:val="0"/>
        <w:rPr>
          <w:rFonts w:asciiTheme="minorHAnsi" w:hAnsiTheme="minorHAnsi" w:cstheme="minorHAnsi"/>
          <w:b/>
          <w:bCs/>
          <w:sz w:val="22"/>
        </w:rPr>
      </w:pPr>
    </w:p>
    <w:p w14:paraId="125B4166" w14:textId="2C3B6D55" w:rsidR="00854D0F"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Results</w:t>
      </w:r>
    </w:p>
    <w:p w14:paraId="7EDE31D0" w14:textId="57756D28" w:rsidR="00DE1F25" w:rsidRDefault="001221A6" w:rsidP="00DE1F25">
      <w:pPr>
        <w:pStyle w:val="Default"/>
        <w:widowControl w:val="0"/>
        <w:rPr>
          <w:rFonts w:asciiTheme="minorHAnsi" w:hAnsiTheme="minorHAnsi" w:cstheme="minorHAnsi"/>
          <w:sz w:val="22"/>
        </w:rPr>
      </w:pPr>
      <w:r>
        <w:rPr>
          <w:rFonts w:asciiTheme="minorHAnsi" w:hAnsiTheme="minorHAnsi" w:cstheme="minorHAnsi"/>
          <w:i/>
          <w:iCs/>
          <w:sz w:val="22"/>
        </w:rPr>
        <w:t>Absolute difference in holocentric and monocentric clades:</w:t>
      </w:r>
      <w:r>
        <w:rPr>
          <w:rFonts w:asciiTheme="minorHAnsi" w:hAnsiTheme="minorHAnsi" w:cstheme="minorHAnsi"/>
          <w:sz w:val="22"/>
        </w:rPr>
        <w:t xml:space="preserve"> We fit a standard ANOVA and a phylogenetic ANOVA to determine whether there was an absolute difference in chromosome number among holocentric and monocentric clades.</w:t>
      </w:r>
    </w:p>
    <w:p w14:paraId="4EE988D2" w14:textId="7032D2B4" w:rsidR="001221A6" w:rsidRDefault="001221A6" w:rsidP="00DE1F25">
      <w:pPr>
        <w:pStyle w:val="Default"/>
        <w:widowControl w:val="0"/>
        <w:rPr>
          <w:rFonts w:asciiTheme="minorHAnsi" w:hAnsiTheme="minorHAnsi" w:cstheme="minorHAnsi"/>
          <w:sz w:val="22"/>
        </w:rPr>
      </w:pPr>
    </w:p>
    <w:p w14:paraId="68CA2B3D" w14:textId="77777777" w:rsidR="001221A6" w:rsidRPr="001221A6" w:rsidRDefault="001221A6" w:rsidP="00DE1F25">
      <w:pPr>
        <w:pStyle w:val="Default"/>
        <w:widowControl w:val="0"/>
        <w:rPr>
          <w:rFonts w:asciiTheme="minorHAnsi" w:hAnsiTheme="minorHAnsi" w:cstheme="minorHAnsi"/>
          <w:sz w:val="22"/>
        </w:rPr>
      </w:pPr>
    </w:p>
    <w:p w14:paraId="1220EEF2" w14:textId="6D674F28" w:rsidR="009D45EA" w:rsidRPr="00DE1F25" w:rsidRDefault="009D45EA" w:rsidP="00DE1F25">
      <w:pPr>
        <w:pStyle w:val="Default"/>
        <w:widowControl w:val="0"/>
        <w:rPr>
          <w:rFonts w:asciiTheme="minorHAnsi" w:hAnsiTheme="minorHAnsi" w:cstheme="minorHAnsi"/>
          <w:i/>
          <w:iCs/>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Pr="00AE0786">
        <w:rPr>
          <w:rFonts w:asciiTheme="minorHAnsi" w:hAnsiTheme="minorHAnsi" w:cstheme="minorHAnsi"/>
          <w:sz w:val="22"/>
        </w:rPr>
        <w:t xml:space="preserve">Rates of chromosome evolution were </w:t>
      </w:r>
      <w:r w:rsidR="006E135F" w:rsidRPr="00AE0786">
        <w:rPr>
          <w:rFonts w:asciiTheme="minorHAnsi" w:hAnsiTheme="minorHAnsi" w:cstheme="minorHAnsi"/>
          <w:sz w:val="22"/>
        </w:rPr>
        <w:t>estimated from</w:t>
      </w:r>
      <w:r w:rsidRPr="00AE0786">
        <w:rPr>
          <w:rFonts w:asciiTheme="minorHAnsi" w:hAnsiTheme="minorHAnsi" w:cstheme="minorHAnsi"/>
          <w:sz w:val="22"/>
        </w:rPr>
        <w:t xml:space="preserve"> the two insect trees</w:t>
      </w:r>
      <w:r w:rsidR="006E135F" w:rsidRPr="00AE0786">
        <w:rPr>
          <w:rFonts w:asciiTheme="minorHAnsi" w:hAnsiTheme="minorHAnsi" w:cstheme="minorHAnsi"/>
          <w:sz w:val="22"/>
        </w:rPr>
        <w:t xml:space="preserve"> with 599 genera</w:t>
      </w:r>
      <w:r w:rsidRPr="00AE0786">
        <w:rPr>
          <w:rFonts w:asciiTheme="minorHAnsi" w:hAnsiTheme="minorHAnsi" w:cstheme="minorHAnsi"/>
          <w:sz w:val="22"/>
        </w:rPr>
        <w:t xml:space="preserve">. </w:t>
      </w:r>
      <w:r w:rsidR="006E135F" w:rsidRPr="00AE0786">
        <w:rPr>
          <w:rFonts w:asciiTheme="minorHAnsi" w:hAnsiTheme="minorHAnsi" w:cstheme="minorHAnsi"/>
          <w:sz w:val="22"/>
        </w:rPr>
        <w:t>The e</w:t>
      </w:r>
      <w:r w:rsidRPr="00AE0786">
        <w:rPr>
          <w:rFonts w:asciiTheme="minorHAnsi" w:hAnsiTheme="minorHAnsi" w:cstheme="minorHAnsi"/>
          <w:sz w:val="22"/>
        </w:rPr>
        <w:t>ight parameters</w:t>
      </w:r>
      <w:r w:rsidR="006E135F" w:rsidRPr="00AE0786">
        <w:rPr>
          <w:rFonts w:asciiTheme="minorHAnsi" w:hAnsiTheme="minorHAnsi" w:cstheme="minorHAnsi"/>
          <w:sz w:val="22"/>
        </w:rPr>
        <w:t xml:space="preserve"> discussed in the methods</w:t>
      </w:r>
      <w:r w:rsidRPr="00AE0786">
        <w:rPr>
          <w:rFonts w:asciiTheme="minorHAnsi" w:hAnsiTheme="minorHAnsi" w:cstheme="minorHAnsi"/>
          <w:sz w:val="22"/>
        </w:rPr>
        <w:t xml:space="preserve"> were included </w:t>
      </w:r>
      <w:r w:rsidR="006E135F" w:rsidRPr="00AE0786">
        <w:rPr>
          <w:rFonts w:asciiTheme="minorHAnsi" w:hAnsiTheme="minorHAnsi" w:cstheme="minorHAnsi"/>
          <w:sz w:val="22"/>
        </w:rPr>
        <w:t xml:space="preserve">in our model. </w:t>
      </w:r>
      <w:r w:rsidRPr="00AE0786">
        <w:rPr>
          <w:rFonts w:asciiTheme="minorHAnsi" w:hAnsiTheme="minorHAnsi" w:cstheme="minorHAnsi"/>
          <w:sz w:val="22"/>
        </w:rPr>
        <w:t xml:space="preserve">These parameters included fusion, fission, </w:t>
      </w:r>
      <w:r w:rsidR="006E135F" w:rsidRPr="00AE0786">
        <w:rPr>
          <w:rFonts w:asciiTheme="minorHAnsi" w:hAnsiTheme="minorHAnsi" w:cstheme="minorHAnsi"/>
          <w:sz w:val="22"/>
        </w:rPr>
        <w:t xml:space="preserve">polyploidy, </w:t>
      </w:r>
      <w:r w:rsidRPr="00AE0786">
        <w:rPr>
          <w:rFonts w:asciiTheme="minorHAnsi" w:hAnsiTheme="minorHAnsi" w:cstheme="minorHAnsi"/>
          <w:sz w:val="22"/>
        </w:rPr>
        <w:t>and the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6E135F" w:rsidRPr="00AE0786">
        <w:rPr>
          <w:rFonts w:asciiTheme="minorHAnsi" w:hAnsiTheme="minorHAnsi" w:cstheme="minorHAnsi"/>
          <w:sz w:val="22"/>
        </w:rPr>
        <w:t>Overall, t</w:t>
      </w:r>
      <w:r w:rsidRPr="00AE0786">
        <w:rPr>
          <w:rFonts w:asciiTheme="minorHAnsi" w:hAnsiTheme="minorHAnsi" w:cstheme="minorHAnsi"/>
          <w:sz w:val="22"/>
        </w:rPr>
        <w:t xml:space="preserve">he data had </w:t>
      </w:r>
      <w:r w:rsidR="00C17203" w:rsidRPr="00AE0786">
        <w:rPr>
          <w:rFonts w:asciiTheme="minorHAnsi" w:hAnsiTheme="minorHAnsi" w:cstheme="minorHAnsi"/>
          <w:sz w:val="22"/>
        </w:rPr>
        <w:t xml:space="preserve">a </w:t>
      </w:r>
      <w:r w:rsidRPr="00AE0786">
        <w:rPr>
          <w:rFonts w:asciiTheme="minorHAnsi" w:hAnsiTheme="minorHAnsi" w:cstheme="minorHAnsi"/>
          <w:sz w:val="22"/>
        </w:rPr>
        <w:t>low variability</w:t>
      </w:r>
      <w:r w:rsidR="00A70594" w:rsidRPr="00AE0786">
        <w:rPr>
          <w:rFonts w:asciiTheme="minorHAnsi" w:hAnsiTheme="minorHAnsi" w:cstheme="minorHAnsi"/>
          <w:sz w:val="22"/>
        </w:rPr>
        <w:t xml:space="preserve"> in the posterior distribution generated by the MCMC</w:t>
      </w:r>
      <w:r w:rsidRPr="00AE0786">
        <w:rPr>
          <w:rFonts w:asciiTheme="minorHAnsi" w:hAnsiTheme="minorHAnsi" w:cstheme="minorHAnsi"/>
          <w:sz w:val="22"/>
        </w:rPr>
        <w:t xml:space="preserve"> </w:t>
      </w:r>
      <w:r w:rsidR="00A70594" w:rsidRPr="00AE0786">
        <w:rPr>
          <w:rFonts w:asciiTheme="minorHAnsi" w:hAnsiTheme="minorHAnsi" w:cstheme="minorHAnsi"/>
          <w:sz w:val="22"/>
        </w:rPr>
        <w:t xml:space="preserve">(Figure 2). </w:t>
      </w:r>
      <w:r w:rsidRPr="00AE0786">
        <w:rPr>
          <w:rFonts w:asciiTheme="minorHAnsi" w:hAnsiTheme="minorHAnsi" w:cstheme="minorHAnsi"/>
          <w:sz w:val="22"/>
        </w:rPr>
        <w:t xml:space="preserve"> </w:t>
      </w:r>
      <w:r w:rsidR="00A70594" w:rsidRPr="00AE0786">
        <w:rPr>
          <w:rFonts w:asciiTheme="minorHAnsi" w:hAnsiTheme="minorHAnsi" w:cstheme="minorHAnsi"/>
          <w:sz w:val="22"/>
        </w:rPr>
        <w:t>T</w:t>
      </w:r>
      <w:r w:rsidRPr="00AE0786">
        <w:rPr>
          <w:rFonts w:asciiTheme="minorHAnsi" w:hAnsiTheme="minorHAnsi" w:cstheme="minorHAnsi"/>
          <w:sz w:val="22"/>
        </w:rPr>
        <w:t xml:space="preserve">he rates </w:t>
      </w:r>
      <w:r w:rsidR="00A70594" w:rsidRPr="00AE0786">
        <w:rPr>
          <w:rFonts w:asciiTheme="minorHAnsi" w:hAnsiTheme="minorHAnsi" w:cstheme="minorHAnsi"/>
          <w:sz w:val="22"/>
        </w:rPr>
        <w:t xml:space="preserve">were </w:t>
      </w:r>
      <w:r w:rsidR="00E442C8" w:rsidRPr="00AE0786">
        <w:rPr>
          <w:rFonts w:asciiTheme="minorHAnsi" w:hAnsiTheme="minorHAnsi" w:cstheme="minorHAnsi"/>
          <w:sz w:val="22"/>
        </w:rPr>
        <w:t>subtracted from one another to create the differences in rate parameters and graphed in Figure 2. The differences in rates of fusions</w:t>
      </w:r>
      <w:r w:rsidR="009E4E3A" w:rsidRPr="00AE0786">
        <w:rPr>
          <w:rFonts w:asciiTheme="minorHAnsi" w:hAnsiTheme="minorHAnsi" w:cstheme="minorHAnsi"/>
          <w:sz w:val="22"/>
        </w:rPr>
        <w:t xml:space="preserve"> (descending)</w:t>
      </w:r>
      <w:r w:rsidR="00E442C8" w:rsidRPr="00AE0786">
        <w:rPr>
          <w:rFonts w:asciiTheme="minorHAnsi" w:hAnsiTheme="minorHAnsi" w:cstheme="minorHAnsi"/>
          <w:sz w:val="22"/>
        </w:rPr>
        <w:t>, fissions</w:t>
      </w:r>
      <w:r w:rsidR="009E4E3A" w:rsidRPr="00AE0786">
        <w:rPr>
          <w:rFonts w:asciiTheme="minorHAnsi" w:hAnsiTheme="minorHAnsi" w:cstheme="minorHAnsi"/>
          <w:sz w:val="22"/>
        </w:rPr>
        <w:t>(ascending)</w:t>
      </w:r>
      <w:r w:rsidR="00E442C8" w:rsidRPr="00AE0786">
        <w:rPr>
          <w:rFonts w:asciiTheme="minorHAnsi" w:hAnsiTheme="minorHAnsi" w:cstheme="minorHAnsi"/>
          <w:sz w:val="22"/>
        </w:rPr>
        <w:t xml:space="preserve">, and polyploidy </w:t>
      </w:r>
      <w:r w:rsidRPr="00AE0786">
        <w:rPr>
          <w:rFonts w:asciiTheme="minorHAnsi" w:hAnsiTheme="minorHAnsi" w:cstheme="minorHAnsi"/>
          <w:sz w:val="22"/>
        </w:rPr>
        <w:t xml:space="preserve">did not show a difference between monocentric and holocentric chromosomes </w:t>
      </w:r>
      <w:r w:rsidR="00E442C8" w:rsidRPr="00AE0786">
        <w:rPr>
          <w:rFonts w:asciiTheme="minorHAnsi" w:hAnsiTheme="minorHAnsi" w:cstheme="minorHAnsi"/>
          <w:sz w:val="22"/>
        </w:rPr>
        <w:t xml:space="preserve">because all differences in the rates overlapped with zero </w:t>
      </w:r>
      <w:r w:rsidRPr="00AE0786">
        <w:rPr>
          <w:rFonts w:asciiTheme="minorHAnsi" w:hAnsiTheme="minorHAnsi" w:cstheme="minorHAnsi"/>
          <w:sz w:val="22"/>
        </w:rPr>
        <w:t xml:space="preserve">(Figure 2). This indicates that there are no significant differences among rates of chromosome </w:t>
      </w:r>
      <w:r w:rsidR="00C17203" w:rsidRPr="00AE0786">
        <w:rPr>
          <w:rFonts w:asciiTheme="minorHAnsi" w:hAnsiTheme="minorHAnsi" w:cstheme="minorHAnsi"/>
          <w:sz w:val="22"/>
        </w:rPr>
        <w:t xml:space="preserve">number </w:t>
      </w:r>
      <w:r w:rsidRPr="00AE0786">
        <w:rPr>
          <w:rFonts w:asciiTheme="minorHAnsi" w:hAnsiTheme="minorHAnsi" w:cstheme="minorHAnsi"/>
          <w:sz w:val="22"/>
        </w:rPr>
        <w:t xml:space="preserve">evolution based on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type of chromosome. </w:t>
      </w:r>
    </w:p>
    <w:p w14:paraId="6F8348B3" w14:textId="77777777" w:rsidR="009D45EA" w:rsidRPr="00AE0786" w:rsidRDefault="009D45EA" w:rsidP="00DE1F25">
      <w:pPr>
        <w:pStyle w:val="Default"/>
        <w:widowControl w:val="0"/>
        <w:rPr>
          <w:rFonts w:asciiTheme="minorHAnsi" w:hAnsiTheme="minorHAnsi" w:cstheme="minorHAnsi"/>
          <w:sz w:val="22"/>
        </w:rPr>
      </w:pPr>
    </w:p>
    <w:p w14:paraId="43A7D8CD" w14:textId="77777777" w:rsidR="00DE1F25" w:rsidRDefault="00E876A6" w:rsidP="00DE1F25">
      <w:pPr>
        <w:pStyle w:val="Default"/>
        <w:widowControl w:val="0"/>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Rates of chromosome number were tested for each of the 10 orders.</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 xml:space="preserve">chromosomes </w:t>
      </w:r>
      <w:r w:rsidR="00515E10" w:rsidRPr="00AE0786">
        <w:rPr>
          <w:rFonts w:asciiTheme="minorHAnsi" w:hAnsiTheme="minorHAnsi" w:cstheme="minorHAnsi"/>
          <w:iCs/>
          <w:sz w:val="22"/>
        </w:rPr>
        <w:t>(Hemiptera</w:t>
      </w:r>
      <w:r w:rsidRPr="00AE0786">
        <w:rPr>
          <w:rFonts w:asciiTheme="minorHAnsi" w:hAnsiTheme="minorHAnsi" w:cstheme="minorHAnsi"/>
          <w:iCs/>
          <w:sz w:val="22"/>
        </w:rPr>
        <w:t xml:space="preserve">, </w:t>
      </w:r>
      <w:r w:rsidR="00515E10" w:rsidRPr="00AE0786">
        <w:rPr>
          <w:rFonts w:asciiTheme="minorHAnsi" w:hAnsiTheme="minorHAnsi" w:cstheme="minorHAnsi"/>
          <w:iCs/>
          <w:sz w:val="22"/>
        </w:rPr>
        <w:t>Lepidoptera</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Odonata</w:t>
      </w:r>
      <w:r w:rsidRPr="00AE0786">
        <w:rPr>
          <w:rFonts w:asciiTheme="minorHAnsi" w:hAnsiTheme="minorHAnsi" w:cstheme="minorHAnsi"/>
          <w:iCs/>
          <w:sz w:val="22"/>
        </w:rPr>
        <w:t>)</w:t>
      </w:r>
      <w:r w:rsidR="009D45EA" w:rsidRPr="00AE0786">
        <w:rPr>
          <w:rFonts w:asciiTheme="minorHAnsi" w:hAnsiTheme="minorHAnsi" w:cstheme="minorHAnsi"/>
          <w:iCs/>
          <w:sz w:val="22"/>
        </w:rPr>
        <w:t>,</w:t>
      </w:r>
      <w:r w:rsidRPr="00AE0786">
        <w:rPr>
          <w:rFonts w:asciiTheme="minorHAnsi" w:hAnsiTheme="minorHAnsi" w:cstheme="minorHAnsi"/>
          <w:iCs/>
          <w:sz w:val="22"/>
        </w:rPr>
        <w:t xml:space="preserve"> while the other 7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 xml:space="preserve">monocentric chromosomes </w:t>
      </w:r>
      <w:r w:rsidRPr="00AE0786">
        <w:rPr>
          <w:rFonts w:asciiTheme="minorHAnsi" w:hAnsiTheme="minorHAnsi" w:cstheme="minorHAnsi"/>
          <w:iCs/>
          <w:sz w:val="22"/>
        </w:rPr>
        <w:t>(</w:t>
      </w:r>
      <w:r w:rsidR="00515E10" w:rsidRPr="00AE0786">
        <w:rPr>
          <w:rFonts w:asciiTheme="minorHAnsi" w:hAnsiTheme="minorHAnsi" w:cstheme="minorHAnsi"/>
          <w:iCs/>
          <w:sz w:val="22"/>
        </w:rPr>
        <w:t>Blattodea, Coleoptera, Diptera, Hymenoptera, Isoptera, Neuroptera, and Phasmatodea</w:t>
      </w:r>
      <w:r w:rsidRPr="00AE0786">
        <w:rPr>
          <w:rFonts w:asciiTheme="minorHAnsi" w:hAnsiTheme="minorHAnsi" w:cstheme="minorHAnsi"/>
          <w:iCs/>
          <w:sz w:val="22"/>
        </w:rPr>
        <w:t>). Our analysis of the data</w:t>
      </w:r>
      <w:r w:rsidR="00515E10" w:rsidRPr="00AE0786">
        <w:rPr>
          <w:rFonts w:asciiTheme="minorHAnsi" w:hAnsiTheme="minorHAnsi" w:cstheme="minorHAnsi"/>
          <w:iCs/>
          <w:sz w:val="22"/>
        </w:rPr>
        <w:t xml:space="preserve"> described with ascending</w:t>
      </w:r>
      <w:r w:rsidR="00E442C8" w:rsidRPr="00AE0786">
        <w:rPr>
          <w:rFonts w:asciiTheme="minorHAnsi" w:hAnsiTheme="minorHAnsi" w:cstheme="minorHAnsi"/>
          <w:iCs/>
          <w:sz w:val="22"/>
        </w:rPr>
        <w:t xml:space="preserve"> (fissions)</w:t>
      </w:r>
      <w:r w:rsidR="00515E10" w:rsidRPr="00AE0786">
        <w:rPr>
          <w:rFonts w:asciiTheme="minorHAnsi" w:hAnsiTheme="minorHAnsi" w:cstheme="minorHAnsi"/>
          <w:iCs/>
          <w:sz w:val="22"/>
        </w:rPr>
        <w:t xml:space="preserve"> and descending</w:t>
      </w:r>
      <w:r w:rsidR="00E442C8" w:rsidRPr="00AE0786">
        <w:rPr>
          <w:rFonts w:asciiTheme="minorHAnsi" w:hAnsiTheme="minorHAnsi" w:cstheme="minorHAnsi"/>
          <w:iCs/>
          <w:sz w:val="22"/>
        </w:rPr>
        <w:t xml:space="preserve"> (fusions)</w:t>
      </w:r>
      <w:r w:rsidR="00515E10" w:rsidRPr="00AE0786">
        <w:rPr>
          <w:rFonts w:asciiTheme="minorHAnsi" w:hAnsiTheme="minorHAnsi" w:cstheme="minorHAnsi"/>
          <w:iCs/>
          <w:sz w:val="22"/>
        </w:rPr>
        <w:t xml:space="preserve"> rates of chromosome number evolution alone showed </w:t>
      </w:r>
      <w:r w:rsidR="00E442C8" w:rsidRPr="00AE0786">
        <w:rPr>
          <w:rFonts w:asciiTheme="minorHAnsi" w:hAnsiTheme="minorHAnsi" w:cstheme="minorHAnsi"/>
          <w:iCs/>
          <w:sz w:val="22"/>
        </w:rPr>
        <w:t xml:space="preserve">a large </w:t>
      </w:r>
      <w:r w:rsidR="00515E10" w:rsidRPr="00AE0786">
        <w:rPr>
          <w:rFonts w:asciiTheme="minorHAnsi" w:hAnsiTheme="minorHAnsi" w:cstheme="minorHAnsi"/>
          <w:iCs/>
          <w:sz w:val="22"/>
        </w:rPr>
        <w:t>variability</w:t>
      </w:r>
      <w:r w:rsidR="00E442C8" w:rsidRPr="00AE0786">
        <w:rPr>
          <w:rFonts w:asciiTheme="minorHAnsi" w:hAnsiTheme="minorHAnsi" w:cstheme="minorHAnsi"/>
          <w:iCs/>
          <w:sz w:val="22"/>
        </w:rPr>
        <w:t xml:space="preserve"> between orders</w:t>
      </w:r>
      <w:r w:rsidR="00515E10" w:rsidRPr="00AE0786">
        <w:rPr>
          <w:rFonts w:asciiTheme="minorHAnsi" w:hAnsiTheme="minorHAnsi" w:cstheme="minorHAnsi"/>
          <w:iCs/>
          <w:sz w:val="22"/>
        </w:rPr>
        <w:t xml:space="preserve">, with Phasmatodea and Lepidoptera having the </w:t>
      </w:r>
      <w:r w:rsidR="00E442C8" w:rsidRPr="00AE0786">
        <w:rPr>
          <w:rFonts w:asciiTheme="minorHAnsi" w:hAnsiTheme="minorHAnsi" w:cstheme="minorHAnsi"/>
          <w:iCs/>
          <w:sz w:val="22"/>
        </w:rPr>
        <w:t xml:space="preserve">largest </w:t>
      </w:r>
      <w:r w:rsidR="00515E10" w:rsidRPr="00AE0786">
        <w:rPr>
          <w:rFonts w:asciiTheme="minorHAnsi" w:hAnsiTheme="minorHAnsi" w:cstheme="minorHAnsi"/>
          <w:iCs/>
          <w:sz w:val="22"/>
        </w:rPr>
        <w:t xml:space="preserve">variance (Figure </w:t>
      </w:r>
      <w:r w:rsidR="006339AB" w:rsidRPr="00AE0786">
        <w:rPr>
          <w:rFonts w:asciiTheme="minorHAnsi" w:hAnsiTheme="minorHAnsi" w:cstheme="minorHAnsi"/>
          <w:iCs/>
          <w:sz w:val="22"/>
        </w:rPr>
        <w:t>3</w:t>
      </w:r>
      <w:r w:rsidR="00515E10" w:rsidRPr="00AE0786">
        <w:rPr>
          <w:rFonts w:asciiTheme="minorHAnsi" w:hAnsiTheme="minorHAnsi" w:cstheme="minorHAnsi"/>
          <w:iCs/>
          <w:sz w:val="22"/>
        </w:rPr>
        <w:t xml:space="preserve">a). </w:t>
      </w:r>
      <w:r w:rsidR="009F7D52" w:rsidRPr="00AE0786">
        <w:rPr>
          <w:rFonts w:asciiTheme="minorHAnsi" w:hAnsiTheme="minorHAnsi" w:cstheme="minorHAnsi"/>
          <w:iCs/>
          <w:sz w:val="22"/>
        </w:rPr>
        <w:t xml:space="preserve">Despite this variability, there </w:t>
      </w:r>
      <w:r w:rsidR="00D26044" w:rsidRPr="00AE0786">
        <w:rPr>
          <w:rFonts w:asciiTheme="minorHAnsi" w:hAnsiTheme="minorHAnsi" w:cstheme="minorHAnsi"/>
          <w:iCs/>
          <w:sz w:val="22"/>
        </w:rPr>
        <w:t>is</w:t>
      </w:r>
      <w:r w:rsidR="009F7D52" w:rsidRPr="00AE0786">
        <w:rPr>
          <w:rFonts w:asciiTheme="minorHAnsi" w:hAnsiTheme="minorHAnsi" w:cstheme="minorHAnsi"/>
          <w:iCs/>
          <w:sz w:val="22"/>
        </w:rPr>
        <w:t xml:space="preserve"> no pattern in chromosome number evolution </w:t>
      </w:r>
      <w:r w:rsidR="00D26044" w:rsidRPr="00AE0786">
        <w:rPr>
          <w:rFonts w:asciiTheme="minorHAnsi" w:hAnsiTheme="minorHAnsi" w:cstheme="minorHAnsi"/>
          <w:iCs/>
          <w:sz w:val="22"/>
        </w:rPr>
        <w:t>associated with</w:t>
      </w:r>
      <w:r w:rsidR="009F7D52" w:rsidRPr="00AE0786">
        <w:rPr>
          <w:rFonts w:asciiTheme="minorHAnsi" w:hAnsiTheme="minorHAnsi" w:cstheme="minorHAnsi"/>
          <w:iCs/>
          <w:sz w:val="22"/>
        </w:rPr>
        <w:t xml:space="preserve"> monocentric or holocentric </w:t>
      </w:r>
      <w:r w:rsidR="00D26044" w:rsidRPr="00AE0786">
        <w:rPr>
          <w:rFonts w:asciiTheme="minorHAnsi" w:hAnsiTheme="minorHAnsi" w:cstheme="minorHAnsi"/>
          <w:iCs/>
          <w:sz w:val="22"/>
        </w:rPr>
        <w:t>orders</w:t>
      </w:r>
      <w:r w:rsidR="009F7D52" w:rsidRPr="00AE0786">
        <w:rPr>
          <w:rFonts w:asciiTheme="minorHAnsi" w:hAnsiTheme="minorHAnsi" w:cstheme="minorHAnsi"/>
          <w:iCs/>
          <w:sz w:val="22"/>
        </w:rPr>
        <w:t xml:space="preserve">. This indicates differences among orders, but no relationship between holocentricity and rates of chromosome number evolution. </w:t>
      </w:r>
    </w:p>
    <w:p w14:paraId="20724C6A" w14:textId="77777777" w:rsidR="00DE1F25" w:rsidRDefault="00DE1F25" w:rsidP="00DE1F25">
      <w:pPr>
        <w:pStyle w:val="Default"/>
        <w:widowControl w:val="0"/>
        <w:rPr>
          <w:rFonts w:asciiTheme="minorHAnsi" w:hAnsiTheme="minorHAnsi" w:cstheme="minorHAnsi"/>
          <w:iCs/>
          <w:sz w:val="22"/>
        </w:rPr>
      </w:pPr>
    </w:p>
    <w:p w14:paraId="3AE71CB3" w14:textId="1934FA48" w:rsidR="00E876A6" w:rsidRPr="00AE0786" w:rsidRDefault="009F7D52" w:rsidP="00DE1F25">
      <w:pPr>
        <w:pStyle w:val="Default"/>
        <w:widowControl w:val="0"/>
        <w:rPr>
          <w:rFonts w:asciiTheme="minorHAnsi" w:hAnsiTheme="minorHAnsi" w:cstheme="minorHAnsi"/>
          <w:iCs/>
          <w:sz w:val="22"/>
        </w:rPr>
      </w:pPr>
      <w:r w:rsidRPr="00AE0786">
        <w:rPr>
          <w:rFonts w:asciiTheme="minorHAnsi" w:hAnsiTheme="minorHAnsi" w:cstheme="minorHAnsi"/>
          <w:iCs/>
          <w:sz w:val="22"/>
        </w:rPr>
        <w:t>With the addition of polyploidy into the model, the variance among rates of chromosome number evolution is reduced among the orders</w:t>
      </w:r>
      <w:r w:rsidR="00ED07A0" w:rsidRPr="00AE0786">
        <w:rPr>
          <w:rFonts w:asciiTheme="minorHAnsi" w:hAnsiTheme="minorHAnsi" w:cstheme="minorHAnsi"/>
          <w:iCs/>
          <w:sz w:val="22"/>
        </w:rPr>
        <w:t xml:space="preserve"> (Figure 3b)</w:t>
      </w:r>
      <w:r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Despite this, the descending rate was higher in Blattodea, Isoptera, and Phasmatodea. This </w:t>
      </w:r>
      <w:r w:rsidR="00D26044" w:rsidRPr="00AE0786">
        <w:rPr>
          <w:rFonts w:asciiTheme="minorHAnsi" w:hAnsiTheme="minorHAnsi" w:cstheme="minorHAnsi"/>
          <w:iCs/>
          <w:sz w:val="22"/>
        </w:rPr>
        <w:t xml:space="preserve">increase in rates </w:t>
      </w:r>
      <w:r w:rsidR="00ED07A0" w:rsidRPr="00AE0786">
        <w:rPr>
          <w:rFonts w:asciiTheme="minorHAnsi" w:hAnsiTheme="minorHAnsi" w:cstheme="minorHAnsi"/>
          <w:iCs/>
          <w:sz w:val="22"/>
        </w:rPr>
        <w:t>is representative of some, but not all monocentric orders. The order Lepidoptera shows a decrease in ascending and descending rates of chromosome number evolution with the addition of polyploid</w:t>
      </w:r>
      <w:r w:rsidR="00D26044" w:rsidRPr="00AE0786">
        <w:rPr>
          <w:rFonts w:asciiTheme="minorHAnsi" w:hAnsiTheme="minorHAnsi" w:cstheme="minorHAnsi"/>
          <w:iCs/>
          <w:sz w:val="22"/>
        </w:rPr>
        <w:t>y</w:t>
      </w:r>
      <w:r w:rsidR="00ED07A0" w:rsidRPr="00AE0786">
        <w:rPr>
          <w:rFonts w:asciiTheme="minorHAnsi" w:hAnsiTheme="minorHAnsi" w:cstheme="minorHAnsi"/>
          <w:iCs/>
          <w:sz w:val="22"/>
        </w:rPr>
        <w:t xml:space="preserve"> into the model. This is most likely driven by </w:t>
      </w:r>
      <w:r w:rsidR="00F81B68" w:rsidRPr="00AE0786">
        <w:rPr>
          <w:rFonts w:asciiTheme="minorHAnsi" w:hAnsiTheme="minorHAnsi" w:cstheme="minorHAnsi"/>
          <w:iCs/>
          <w:sz w:val="22"/>
        </w:rPr>
        <w:t xml:space="preserve">a </w:t>
      </w:r>
      <w:r w:rsidR="00ED07A0" w:rsidRPr="00AE0786">
        <w:rPr>
          <w:rFonts w:asciiTheme="minorHAnsi" w:hAnsiTheme="minorHAnsi" w:cstheme="minorHAnsi"/>
          <w:iCs/>
          <w:sz w:val="22"/>
        </w:rPr>
        <w:t xml:space="preserve">large variation in chromosome number associated with the order. </w:t>
      </w:r>
    </w:p>
    <w:p w14:paraId="6A562B37" w14:textId="6BFBE126" w:rsidR="00FD325D" w:rsidRPr="00AE0786" w:rsidRDefault="00FD325D" w:rsidP="00DE1F25">
      <w:pPr>
        <w:pStyle w:val="Default"/>
        <w:widowControl w:val="0"/>
        <w:rPr>
          <w:rFonts w:asciiTheme="minorHAnsi" w:hAnsiTheme="minorHAnsi" w:cstheme="minorHAnsi"/>
          <w:sz w:val="22"/>
        </w:rPr>
      </w:pPr>
    </w:p>
    <w:p w14:paraId="0D031BF2" w14:textId="11A9E9F5" w:rsidR="00077899"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DE1F25">
      <w:pPr>
        <w:spacing w:after="0"/>
        <w:rPr>
          <w:rFonts w:cstheme="minorHAnsi"/>
          <w:sz w:val="22"/>
          <w:szCs w:val="22"/>
        </w:rPr>
      </w:pPr>
    </w:p>
    <w:p w14:paraId="4A025FF6" w14:textId="4269E3C5" w:rsidR="00200F32" w:rsidRPr="00AE0786" w:rsidRDefault="00200F32" w:rsidP="00DE1F25">
      <w:pPr>
        <w:spacing w:after="0"/>
        <w:rPr>
          <w:rFonts w:cstheme="minorHAnsi"/>
          <w:sz w:val="22"/>
          <w:szCs w:val="22"/>
        </w:rPr>
      </w:pPr>
      <w:r w:rsidRPr="00AE0786">
        <w:rPr>
          <w:rFonts w:cstheme="minorHAnsi"/>
          <w:sz w:val="22"/>
          <w:szCs w:val="22"/>
        </w:rPr>
        <w:t xml:space="preserve">The hypothesis that holocentric chromosomes are more tolerant </w:t>
      </w:r>
      <w:r w:rsidR="00F81B68" w:rsidRPr="00AE0786">
        <w:rPr>
          <w:rFonts w:cstheme="minorHAnsi"/>
          <w:sz w:val="22"/>
          <w:szCs w:val="22"/>
        </w:rPr>
        <w:t>of</w:t>
      </w:r>
      <w:r w:rsidRPr="00AE0786">
        <w:rPr>
          <w:rFonts w:cstheme="minorHAnsi"/>
          <w:sz w:val="22"/>
          <w:szCs w:val="22"/>
        </w:rPr>
        <w:t xml:space="preserve"> fusions and fissions and therefore have a higher rate of chromosome </w:t>
      </w:r>
      <w:r w:rsidR="00D26044" w:rsidRPr="00AE0786">
        <w:rPr>
          <w:rFonts w:cstheme="minorHAnsi"/>
          <w:sz w:val="22"/>
          <w:szCs w:val="22"/>
        </w:rPr>
        <w:t xml:space="preserve">number </w:t>
      </w:r>
      <w:r w:rsidRPr="00AE0786">
        <w:rPr>
          <w:rFonts w:cstheme="minorHAnsi"/>
          <w:sz w:val="22"/>
          <w:szCs w:val="22"/>
        </w:rPr>
        <w:t xml:space="preserve">evolution was not supported by our data. Overall, the rates of chromosome </w:t>
      </w:r>
      <w:r w:rsidR="009E4E3A" w:rsidRPr="00AE0786">
        <w:rPr>
          <w:rFonts w:cstheme="minorHAnsi"/>
          <w:sz w:val="22"/>
          <w:szCs w:val="22"/>
        </w:rPr>
        <w:t xml:space="preserve">number </w:t>
      </w:r>
      <w:r w:rsidRPr="00AE0786">
        <w:rPr>
          <w:rFonts w:cstheme="minorHAnsi"/>
          <w:sz w:val="22"/>
          <w:szCs w:val="22"/>
        </w:rPr>
        <w:t>evolution were similar among monocentric and holocentric species. When our data was separated based on orders, the rates showed differences among orders</w:t>
      </w:r>
      <w:r w:rsidR="00D26044" w:rsidRPr="00AE0786">
        <w:rPr>
          <w:rFonts w:cstheme="minorHAnsi"/>
          <w:sz w:val="22"/>
          <w:szCs w:val="22"/>
        </w:rPr>
        <w:t>, however</w:t>
      </w:r>
      <w:r w:rsidR="00F81B68" w:rsidRPr="00AE0786">
        <w:rPr>
          <w:rFonts w:cstheme="minorHAnsi"/>
          <w:sz w:val="22"/>
          <w:szCs w:val="22"/>
        </w:rPr>
        <w:t>,</w:t>
      </w:r>
      <w:r w:rsidR="00D26044" w:rsidRPr="00AE0786">
        <w:rPr>
          <w:rFonts w:cstheme="minorHAnsi"/>
          <w:sz w:val="22"/>
          <w:szCs w:val="22"/>
        </w:rPr>
        <w:t xml:space="preserve"> this is</w:t>
      </w:r>
      <w:r w:rsidR="000E001D" w:rsidRPr="00AE0786">
        <w:rPr>
          <w:rFonts w:cstheme="minorHAnsi"/>
          <w:sz w:val="22"/>
          <w:szCs w:val="22"/>
        </w:rPr>
        <w:t xml:space="preserve"> </w:t>
      </w:r>
      <w:r w:rsidRPr="00AE0786">
        <w:rPr>
          <w:rFonts w:cstheme="minorHAnsi"/>
          <w:sz w:val="22"/>
          <w:szCs w:val="22"/>
        </w:rPr>
        <w:t xml:space="preserve">not due to differences in chromosome type. This is most likely due </w:t>
      </w:r>
      <w:r w:rsidR="009E4E3A" w:rsidRPr="00AE0786">
        <w:rPr>
          <w:rFonts w:cstheme="minorHAnsi"/>
          <w:sz w:val="22"/>
          <w:szCs w:val="22"/>
        </w:rPr>
        <w:t xml:space="preserve">to </w:t>
      </w:r>
      <w:r w:rsidRPr="00AE0786">
        <w:rPr>
          <w:rFonts w:cstheme="minorHAnsi"/>
          <w:sz w:val="22"/>
          <w:szCs w:val="22"/>
        </w:rPr>
        <w:t xml:space="preserve">differences amongst orders based on different selective pressures experienced by the clades rather than the type of chromosome. Holocentric chromosomes may be more tolerant </w:t>
      </w:r>
      <w:r w:rsidR="00F81B68" w:rsidRPr="00AE0786">
        <w:rPr>
          <w:rFonts w:cstheme="minorHAnsi"/>
          <w:sz w:val="22"/>
          <w:szCs w:val="22"/>
        </w:rPr>
        <w:t>of</w:t>
      </w:r>
      <w:r w:rsidRPr="00AE0786">
        <w:rPr>
          <w:rFonts w:cstheme="minorHAnsi"/>
          <w:sz w:val="22"/>
          <w:szCs w:val="22"/>
        </w:rPr>
        <w:t xml:space="preserve"> fusions and fissions</w:t>
      </w:r>
      <w:r w:rsidR="00AA221D" w:rsidRPr="00AE0786">
        <w:rPr>
          <w:rFonts w:cstheme="minorHAnsi"/>
          <w:sz w:val="22"/>
          <w:szCs w:val="22"/>
        </w:rPr>
        <w:t>.</w:t>
      </w:r>
      <w:r w:rsidRPr="00AE0786">
        <w:rPr>
          <w:rFonts w:cstheme="minorHAnsi"/>
          <w:sz w:val="22"/>
          <w:szCs w:val="22"/>
        </w:rPr>
        <w:t xml:space="preserve"> </w:t>
      </w:r>
      <w:r w:rsidR="00AA221D" w:rsidRPr="00AE0786">
        <w:rPr>
          <w:rFonts w:cstheme="minorHAnsi"/>
          <w:sz w:val="22"/>
          <w:szCs w:val="22"/>
        </w:rPr>
        <w:t>However,</w:t>
      </w:r>
      <w:r w:rsidRPr="00AE0786">
        <w:rPr>
          <w:rFonts w:cstheme="minorHAnsi"/>
          <w:sz w:val="22"/>
          <w:szCs w:val="22"/>
        </w:rPr>
        <w:t xml:space="preserve"> chromosome number </w:t>
      </w:r>
      <w:r w:rsidR="005512B9" w:rsidRPr="00AE0786">
        <w:rPr>
          <w:rFonts w:cstheme="minorHAnsi"/>
          <w:sz w:val="22"/>
          <w:szCs w:val="22"/>
        </w:rPr>
        <w:t>is constrained by external factors that have not caused a difference in the rate of chromosome evolution</w:t>
      </w:r>
      <w:r w:rsidR="00AA221D" w:rsidRPr="00AE0786">
        <w:rPr>
          <w:rFonts w:cstheme="minorHAnsi"/>
          <w:sz w:val="22"/>
          <w:szCs w:val="22"/>
        </w:rPr>
        <w:t xml:space="preserve"> due to holocentricity alone</w:t>
      </w:r>
      <w:r w:rsidR="005512B9" w:rsidRPr="00AE0786">
        <w:rPr>
          <w:rFonts w:cstheme="minorHAnsi"/>
          <w:sz w:val="22"/>
          <w:szCs w:val="22"/>
        </w:rPr>
        <w:t>.</w:t>
      </w:r>
    </w:p>
    <w:p w14:paraId="025E2881" w14:textId="77777777" w:rsidR="00DE1F25" w:rsidRDefault="00DE1F25" w:rsidP="00DE1F25">
      <w:pPr>
        <w:spacing w:after="0"/>
        <w:rPr>
          <w:rFonts w:cstheme="minorHAnsi"/>
          <w:sz w:val="22"/>
          <w:szCs w:val="22"/>
        </w:rPr>
      </w:pPr>
    </w:p>
    <w:p w14:paraId="5DDDA0C4" w14:textId="76100884" w:rsidR="000E001D" w:rsidRPr="00AE0786" w:rsidRDefault="000E001D" w:rsidP="00DE1F25">
      <w:pPr>
        <w:spacing w:after="0"/>
        <w:rPr>
          <w:rFonts w:cstheme="minorHAnsi"/>
          <w:sz w:val="22"/>
          <w:szCs w:val="22"/>
        </w:rPr>
      </w:pPr>
      <w:r w:rsidRPr="00AE0786">
        <w:rPr>
          <w:rFonts w:cstheme="minorHAnsi"/>
          <w:sz w:val="22"/>
          <w:szCs w:val="22"/>
        </w:rPr>
        <w:t>Work in mice has shown that meiotic drive is based on the strength of centromeres, where strength is characterized by the ability to express kinetochore proteins and interact with spindle fibers</w:t>
      </w:r>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Chmátal</w:t>
      </w:r>
      <w:r w:rsidR="00671853" w:rsidRPr="00AE0786">
        <w:rPr>
          <w:rFonts w:cstheme="minorHAnsi"/>
          <w:i/>
          <w:noProof/>
          <w:sz w:val="22"/>
          <w:szCs w:val="22"/>
        </w:rPr>
        <w:t xml:space="preserve"> et al.</w:t>
      </w:r>
      <w:r w:rsidR="00671853" w:rsidRPr="00AE0786">
        <w:rPr>
          <w:rFonts w:cstheme="minorHAnsi"/>
          <w:noProof/>
          <w:sz w:val="22"/>
          <w:szCs w:val="22"/>
        </w:rPr>
        <w:t xml:space="preserve"> 2014)</w:t>
      </w:r>
      <w:r w:rsidR="00671853" w:rsidRPr="00AE0786">
        <w:rPr>
          <w:rFonts w:cstheme="minorHAnsi"/>
          <w:sz w:val="22"/>
          <w:szCs w:val="22"/>
        </w:rPr>
        <w:fldChar w:fldCharType="end"/>
      </w:r>
      <w:r w:rsidRPr="00AE0786">
        <w:rPr>
          <w:rFonts w:cstheme="minorHAnsi"/>
          <w:sz w:val="22"/>
          <w:szCs w:val="22"/>
        </w:rPr>
        <w:t>. In this system, a fusion with the same centromere strength was shown to be either favored or disfavored depending on the genetic background that it was segregating within.</w:t>
      </w:r>
      <w:r w:rsidR="00D935B0" w:rsidRPr="00AE0786">
        <w:rPr>
          <w:rFonts w:cstheme="minorHAnsi"/>
          <w:sz w:val="22"/>
          <w:szCs w:val="22"/>
        </w:rPr>
        <w:t xml:space="preserve"> This indicates that although fissions and fusions occur, they may be selected for and can increase their rates of chromosome number evolution. In holocentric chromosomes, since they have a diffuse centromere, </w:t>
      </w:r>
      <w:r w:rsidR="00564244" w:rsidRPr="00AE0786">
        <w:rPr>
          <w:rFonts w:cstheme="minorHAnsi"/>
          <w:sz w:val="22"/>
          <w:szCs w:val="22"/>
        </w:rPr>
        <w:t>meiotic drive is thought to be more difficult to bias segregation since multiple sequences must be favored to have the chromosome be preferentially segregated</w:t>
      </w:r>
      <w:r w:rsidR="00722510" w:rsidRPr="00AE0786">
        <w:rPr>
          <w:rFonts w:cstheme="minorHAnsi"/>
          <w:sz w:val="22"/>
          <w:szCs w:val="22"/>
        </w:rPr>
        <w:t xml:space="preserve"> </w:t>
      </w:r>
      <w:r w:rsidR="00722510" w:rsidRPr="00AE0786">
        <w:rPr>
          <w:rFonts w:cstheme="minorHAnsi"/>
          <w:sz w:val="22"/>
          <w:szCs w:val="22"/>
        </w:rPr>
        <w:fldChar w:fldCharType="begin"/>
      </w:r>
      <w:r w:rsidR="00053A54">
        <w:rPr>
          <w:rFonts w:cstheme="minorHAnsi"/>
          <w:sz w:val="22"/>
          <w:szCs w:val="22"/>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 guid="08e84882-d74d-49d8-a9c4-1a4a4ed21619"&gt;428&lt;/key&gt;&lt;/foreign-keys&gt;&lt;ref-type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722510" w:rsidRPr="00AE0786">
        <w:rPr>
          <w:rFonts w:cstheme="minorHAnsi"/>
          <w:sz w:val="22"/>
          <w:szCs w:val="22"/>
        </w:rPr>
        <w:fldChar w:fldCharType="separate"/>
      </w:r>
      <w:r w:rsidR="00722510" w:rsidRPr="00AE0786">
        <w:rPr>
          <w:rFonts w:cstheme="minorHAnsi"/>
          <w:noProof/>
          <w:sz w:val="22"/>
          <w:szCs w:val="22"/>
        </w:rPr>
        <w:t>(</w:t>
      </w:r>
      <w:r w:rsidR="00722510" w:rsidRPr="00AE0786">
        <w:rPr>
          <w:rFonts w:cstheme="minorHAnsi"/>
          <w:smallCaps/>
          <w:noProof/>
          <w:sz w:val="22"/>
          <w:szCs w:val="22"/>
        </w:rPr>
        <w:t>Gassmann</w:t>
      </w:r>
      <w:r w:rsidR="00722510" w:rsidRPr="00AE0786">
        <w:rPr>
          <w:rFonts w:cstheme="minorHAnsi"/>
          <w:i/>
          <w:noProof/>
          <w:sz w:val="22"/>
          <w:szCs w:val="22"/>
        </w:rPr>
        <w:t xml:space="preserve"> et al.</w:t>
      </w:r>
      <w:r w:rsidR="00722510" w:rsidRPr="00AE0786">
        <w:rPr>
          <w:rFonts w:cstheme="minorHAnsi"/>
          <w:noProof/>
          <w:sz w:val="22"/>
          <w:szCs w:val="22"/>
        </w:rPr>
        <w:t xml:space="preserve"> 2012)</w:t>
      </w:r>
      <w:r w:rsidR="00722510" w:rsidRPr="00AE0786">
        <w:rPr>
          <w:rFonts w:cstheme="minorHAnsi"/>
          <w:sz w:val="22"/>
          <w:szCs w:val="22"/>
        </w:rPr>
        <w:fldChar w:fldCharType="end"/>
      </w:r>
      <w:r w:rsidR="00564244" w:rsidRPr="00AE0786">
        <w:rPr>
          <w:rFonts w:cstheme="minorHAnsi"/>
          <w:sz w:val="22"/>
          <w:szCs w:val="22"/>
        </w:rPr>
        <w:t xml:space="preserve">. However, meiotic drive has been shown in </w:t>
      </w:r>
      <w:r w:rsidR="00564244" w:rsidRPr="00AE0786">
        <w:rPr>
          <w:rFonts w:cstheme="minorHAnsi"/>
          <w:i/>
          <w:iCs/>
          <w:sz w:val="22"/>
          <w:szCs w:val="22"/>
        </w:rPr>
        <w:t>Caenorhabditis</w:t>
      </w:r>
      <w:r w:rsidR="00FA0F20" w:rsidRPr="00AE0786">
        <w:rPr>
          <w:rFonts w:cstheme="minorHAnsi"/>
          <w:i/>
          <w:iCs/>
          <w:sz w:val="22"/>
          <w:szCs w:val="22"/>
        </w:rPr>
        <w:t>,</w:t>
      </w:r>
      <w:r w:rsidR="00564244" w:rsidRPr="00AE0786">
        <w:rPr>
          <w:rFonts w:cstheme="minorHAnsi"/>
          <w:i/>
          <w:iCs/>
          <w:sz w:val="22"/>
          <w:szCs w:val="22"/>
        </w:rPr>
        <w:t xml:space="preserve"> </w:t>
      </w:r>
      <w:r w:rsidR="00564244" w:rsidRPr="00AE0786">
        <w:rPr>
          <w:rFonts w:cstheme="minorHAnsi"/>
          <w:sz w:val="22"/>
          <w:szCs w:val="22"/>
        </w:rPr>
        <w:t>which has holocentric chromosomes</w:t>
      </w:r>
      <w:r w:rsidR="00FA0F20" w:rsidRPr="00AE0786">
        <w:rPr>
          <w:rFonts w:cstheme="minorHAnsi"/>
          <w:sz w:val="22"/>
          <w:szCs w:val="22"/>
        </w:rPr>
        <w:t>,</w:t>
      </w:r>
      <w:r w:rsidR="00564244" w:rsidRPr="00AE0786">
        <w:rPr>
          <w:rFonts w:cstheme="minorHAnsi"/>
          <w:sz w:val="22"/>
          <w:szCs w:val="22"/>
        </w:rPr>
        <w:t xml:space="preserve"> to some extent</w:t>
      </w:r>
      <w:r w:rsidR="00F347FE" w:rsidRPr="00AE0786">
        <w:rPr>
          <w:rFonts w:cstheme="minorHAnsi"/>
          <w:sz w:val="22"/>
          <w:szCs w:val="22"/>
        </w:rPr>
        <w:t xml:space="preserve"> </w:t>
      </w:r>
      <w:r w:rsidR="00F347FE" w:rsidRPr="00AE0786">
        <w:rPr>
          <w:rFonts w:cstheme="minorHAnsi"/>
          <w:sz w:val="22"/>
          <w:szCs w:val="22"/>
        </w:rPr>
        <w:fldChar w:fldCharType="begin"/>
      </w:r>
      <w:r w:rsidR="00F347FE" w:rsidRPr="00AE0786">
        <w:rPr>
          <w:rFonts w:cstheme="minorHAnsi"/>
          <w:sz w:val="22"/>
          <w:szCs w:val="22"/>
        </w:rPr>
        <w:instrText xml:space="preserve"> ADDIN EN.CITE &lt;EndNote&gt;&lt;Cite&gt;&lt;Author&gt;Zedek&lt;/Author&gt;&lt;Year&gt;2012&lt;/Year&gt;&lt;RecNum&gt;427&lt;/RecNum&gt;&lt;DisplayText&gt;(&lt;style face="smallcaps"&gt;Zedek and Bureš&lt;/style&gt; 2012)&lt;/DisplayText&gt;&lt;record&gt;&lt;rec-number&gt;427&lt;/rec-number&gt;&lt;foreign-keys&gt;&lt;key app="EN" db-id="psx5aavda22efleatx5vaweatapzwapastxd" timestamp="1587961457" guid="bff0821f-1e7c-4898-a822-1e96d7f9fe5b"&gt;427&lt;/key&gt;&lt;/foreign-keys&gt;&lt;ref-type name="Journal Article"&gt;17&lt;/ref-type&gt;&lt;contributors&gt;&lt;authors&gt;&lt;author&gt;Zedek, František&lt;/author&gt;&lt;author&gt;Bureš, Petr&lt;/author&gt;&lt;/authors&gt;&lt;/contributors&gt;&lt;titles&gt;&lt;title&gt;Evidence for centromere drive in the holocentric chromosomes of Caenorhabditis&lt;/title&gt;&lt;secondary-title&gt;PLoS One&lt;/secondary-title&gt;&lt;/titles&gt;&lt;periodical&gt;&lt;full-title&gt;PLoS ONE&lt;/full-title&gt;&lt;/periodical&gt;&lt;volume&gt;7&lt;/volume&gt;&lt;number&gt;1&lt;/number&gt;&lt;dates&gt;&lt;year&gt;2012&lt;/year&gt;&lt;/dates&gt;&lt;urls&gt;&lt;/urls&gt;&lt;/record&gt;&lt;/Cite&gt;&lt;/EndNote&gt;</w:instrText>
      </w:r>
      <w:r w:rsidR="00F347FE" w:rsidRPr="00AE0786">
        <w:rPr>
          <w:rFonts w:cstheme="minorHAnsi"/>
          <w:sz w:val="22"/>
          <w:szCs w:val="22"/>
        </w:rPr>
        <w:fldChar w:fldCharType="separate"/>
      </w:r>
      <w:r w:rsidR="00F347FE" w:rsidRPr="00AE0786">
        <w:rPr>
          <w:rFonts w:cstheme="minorHAnsi"/>
          <w:noProof/>
          <w:sz w:val="22"/>
          <w:szCs w:val="22"/>
        </w:rPr>
        <w:t>(</w:t>
      </w:r>
      <w:r w:rsidR="00F347FE" w:rsidRPr="00AE0786">
        <w:rPr>
          <w:rFonts w:cstheme="minorHAnsi"/>
          <w:smallCaps/>
          <w:noProof/>
          <w:sz w:val="22"/>
          <w:szCs w:val="22"/>
        </w:rPr>
        <w:t>Zedek and Bureš</w:t>
      </w:r>
      <w:r w:rsidR="00F347FE" w:rsidRPr="00AE0786">
        <w:rPr>
          <w:rFonts w:cstheme="minorHAnsi"/>
          <w:noProof/>
          <w:sz w:val="22"/>
          <w:szCs w:val="22"/>
        </w:rPr>
        <w:t xml:space="preserve"> 2012)</w:t>
      </w:r>
      <w:r w:rsidR="00F347FE" w:rsidRPr="00AE0786">
        <w:rPr>
          <w:rFonts w:cstheme="minorHAnsi"/>
          <w:sz w:val="22"/>
          <w:szCs w:val="22"/>
        </w:rPr>
        <w:fldChar w:fldCharType="end"/>
      </w:r>
      <w:r w:rsidR="00564244" w:rsidRPr="00AE0786">
        <w:rPr>
          <w:rFonts w:cstheme="minorHAnsi"/>
          <w:sz w:val="22"/>
          <w:szCs w:val="22"/>
        </w:rPr>
        <w:t xml:space="preserve">. This indicates that meiotic drive may constrain fusions and fissions and potentially increase rates in monocentric chromosomes comparable to rates in holocentric chromosomes. </w:t>
      </w:r>
    </w:p>
    <w:p w14:paraId="0854DF83" w14:textId="77777777" w:rsidR="00DE1F25" w:rsidRDefault="00DE1F25" w:rsidP="00DE1F25">
      <w:pPr>
        <w:spacing w:after="0"/>
        <w:rPr>
          <w:rFonts w:cstheme="minorHAnsi"/>
          <w:sz w:val="22"/>
          <w:szCs w:val="22"/>
        </w:rPr>
      </w:pPr>
    </w:p>
    <w:p w14:paraId="37089BDF" w14:textId="6D2039C3" w:rsidR="00564244" w:rsidRPr="00AE0786" w:rsidRDefault="00564244" w:rsidP="00DE1F25">
      <w:pPr>
        <w:spacing w:after="0"/>
        <w:rPr>
          <w:rFonts w:cstheme="minorHAnsi"/>
          <w:sz w:val="22"/>
          <w:szCs w:val="22"/>
        </w:rPr>
      </w:pPr>
      <w:r w:rsidRPr="00AE0786">
        <w:rPr>
          <w:rFonts w:cstheme="minorHAnsi"/>
          <w:sz w:val="22"/>
          <w:szCs w:val="22"/>
        </w:rPr>
        <w:t xml:space="preserve">In conclusion, monocentric and holocentric chromosome species do not show differences in rates of fissions, fusions, or polyploidy in chromosome number evolution. When our data was separated by orders, </w:t>
      </w:r>
      <w:r w:rsidR="00982557" w:rsidRPr="00AE0786">
        <w:rPr>
          <w:rFonts w:cstheme="minorHAnsi"/>
          <w:sz w:val="22"/>
          <w:szCs w:val="22"/>
        </w:rPr>
        <w:t>we failed to find a</w:t>
      </w:r>
      <w:r w:rsidRPr="00AE0786">
        <w:rPr>
          <w:rFonts w:cstheme="minorHAnsi"/>
          <w:sz w:val="22"/>
          <w:szCs w:val="22"/>
        </w:rPr>
        <w:t xml:space="preserve"> pattern between </w:t>
      </w:r>
      <w:r w:rsidR="00982557" w:rsidRPr="00AE0786">
        <w:rPr>
          <w:rFonts w:cstheme="minorHAnsi"/>
          <w:sz w:val="22"/>
          <w:szCs w:val="22"/>
        </w:rPr>
        <w:t xml:space="preserve">rates of chromosome number evolution and </w:t>
      </w:r>
      <w:r w:rsidRPr="00AE0786">
        <w:rPr>
          <w:rFonts w:cstheme="minorHAnsi"/>
          <w:sz w:val="22"/>
          <w:szCs w:val="22"/>
        </w:rPr>
        <w:t>monocentric and holocentric orders</w:t>
      </w:r>
      <w:r w:rsidR="00982557" w:rsidRPr="00AE0786">
        <w:rPr>
          <w:rFonts w:cstheme="minorHAnsi"/>
          <w:sz w:val="22"/>
          <w:szCs w:val="22"/>
        </w:rPr>
        <w:t xml:space="preserve">. We did find a difference between orders in that each order had different rates of chromosome number evolution. This is most likely caused by different selective pressures between </w:t>
      </w:r>
      <w:r w:rsidR="00982557" w:rsidRPr="00AE0786">
        <w:rPr>
          <w:rFonts w:cstheme="minorHAnsi"/>
          <w:sz w:val="22"/>
          <w:szCs w:val="22"/>
        </w:rPr>
        <w:lastRenderedPageBreak/>
        <w:t>the orders as well as differences in meiotic drive that can modulate rates of chromosome number evolution.</w:t>
      </w:r>
    </w:p>
    <w:p w14:paraId="7AB89DDD" w14:textId="608A4473" w:rsidR="00E16704" w:rsidRPr="00AE0786" w:rsidRDefault="00E16704" w:rsidP="00DE1F25">
      <w:pPr>
        <w:spacing w:after="0"/>
        <w:rPr>
          <w:rFonts w:cstheme="minorHAnsi"/>
          <w:sz w:val="22"/>
          <w:szCs w:val="22"/>
        </w:rPr>
      </w:pPr>
      <w:r w:rsidRPr="00AE0786">
        <w:rPr>
          <w:rFonts w:cstheme="minorHAnsi"/>
          <w:sz w:val="22"/>
          <w:szCs w:val="22"/>
        </w:rPr>
        <w:br w:type="page"/>
      </w:r>
    </w:p>
    <w:p w14:paraId="709E9F15" w14:textId="60F1AE42" w:rsidR="0041099B" w:rsidRPr="00AE0786" w:rsidRDefault="0041099B" w:rsidP="00DE1F25">
      <w:pPr>
        <w:spacing w:after="0"/>
        <w:rPr>
          <w:rFonts w:cstheme="minorHAnsi"/>
          <w:b/>
          <w:bCs/>
          <w:sz w:val="22"/>
          <w:szCs w:val="22"/>
        </w:rPr>
      </w:pPr>
      <w:r w:rsidRPr="00AE0786">
        <w:rPr>
          <w:rFonts w:cstheme="minorHAnsi"/>
          <w:b/>
          <w:bCs/>
          <w:sz w:val="22"/>
          <w:szCs w:val="22"/>
        </w:rPr>
        <w:lastRenderedPageBreak/>
        <w:t>Figures:</w:t>
      </w:r>
    </w:p>
    <w:p w14:paraId="25C540E4" w14:textId="3CAC27CE" w:rsidR="0041099B" w:rsidRPr="00AE0786" w:rsidRDefault="008612EC" w:rsidP="00DE1F25">
      <w:pPr>
        <w:spacing w:after="0"/>
        <w:rPr>
          <w:rFonts w:cstheme="minorHAnsi"/>
          <w:sz w:val="22"/>
          <w:szCs w:val="22"/>
        </w:rPr>
      </w:pPr>
      <w:r w:rsidRPr="00AE0786">
        <w:rPr>
          <w:rFonts w:cstheme="minorHAnsi"/>
          <w:noProof/>
          <w:sz w:val="22"/>
          <w:szCs w:val="22"/>
        </w:rPr>
        <w:drawing>
          <wp:inline distT="0" distB="0" distL="0" distR="0" wp14:anchorId="3A5AB20C" wp14:editId="6FAA5087">
            <wp:extent cx="6048886" cy="5439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0221" cy="5495080"/>
                    </a:xfrm>
                    <a:prstGeom prst="rect">
                      <a:avLst/>
                    </a:prstGeom>
                  </pic:spPr>
                </pic:pic>
              </a:graphicData>
            </a:graphic>
          </wp:inline>
        </w:drawing>
      </w:r>
    </w:p>
    <w:p w14:paraId="61EAE394" w14:textId="4BC20019"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of type of centromeres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DD3DFC" w:rsidRPr="00AE0786">
        <w:rPr>
          <w:rFonts w:cstheme="minorHAnsi"/>
          <w:sz w:val="22"/>
          <w:szCs w:val="22"/>
        </w:rPr>
        <w:t>colored</w:t>
      </w:r>
      <w:r w:rsidRPr="00AE0786">
        <w:rPr>
          <w:rFonts w:cstheme="minorHAnsi"/>
          <w:sz w:val="22"/>
          <w:szCs w:val="22"/>
        </w:rPr>
        <w:t xml:space="preserve"> circles </w:t>
      </w:r>
      <w:r w:rsidR="008612EC" w:rsidRPr="00AE0786">
        <w:rPr>
          <w:rFonts w:cstheme="minorHAnsi"/>
          <w:sz w:val="22"/>
          <w:szCs w:val="22"/>
        </w:rPr>
        <w:t>at the tips</w:t>
      </w:r>
      <w:r w:rsidRPr="00AE0786">
        <w:rPr>
          <w:rFonts w:cstheme="minorHAnsi"/>
          <w:sz w:val="22"/>
          <w:szCs w:val="22"/>
        </w:rPr>
        <w:t xml:space="preserve"> 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he color scale is log transformed to allow better visualization of variation in species with low chromosome number</w:t>
      </w:r>
      <w:r w:rsidRPr="00AE0786">
        <w:rPr>
          <w:rFonts w:cstheme="minorHAnsi"/>
          <w:sz w:val="22"/>
          <w:szCs w:val="22"/>
        </w:rPr>
        <w:t xml:space="preserve">. </w:t>
      </w:r>
    </w:p>
    <w:p w14:paraId="51B7144F" w14:textId="7577DF71" w:rsidR="0041099B" w:rsidRPr="00AE0786" w:rsidRDefault="0041099B" w:rsidP="00DE1F25">
      <w:pPr>
        <w:spacing w:after="0"/>
        <w:rPr>
          <w:rFonts w:cstheme="minorHAnsi"/>
          <w:sz w:val="22"/>
          <w:szCs w:val="22"/>
        </w:rPr>
      </w:pPr>
    </w:p>
    <w:p w14:paraId="12C3E0DF" w14:textId="05A2DC05" w:rsidR="00200F32" w:rsidRPr="00AE0786" w:rsidRDefault="0067543F" w:rsidP="00DE1F25">
      <w:pPr>
        <w:spacing w:after="0"/>
        <w:rPr>
          <w:rFonts w:cstheme="minorHAnsi"/>
          <w:sz w:val="22"/>
          <w:szCs w:val="22"/>
        </w:rPr>
      </w:pPr>
      <w:r>
        <w:rPr>
          <w:rFonts w:cstheme="minorHAnsi"/>
          <w:noProof/>
          <w:sz w:val="22"/>
          <w:szCs w:val="22"/>
        </w:rPr>
        <w:lastRenderedPageBreak/>
        <w:drawing>
          <wp:inline distT="0" distB="0" distL="0" distR="0" wp14:anchorId="56F31BF1" wp14:editId="53DF692F">
            <wp:extent cx="2590237" cy="21704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7 at 4.27.1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8920" cy="2202844"/>
                    </a:xfrm>
                    <a:prstGeom prst="rect">
                      <a:avLst/>
                    </a:prstGeom>
                  </pic:spPr>
                </pic:pic>
              </a:graphicData>
            </a:graphic>
          </wp:inline>
        </w:drawing>
      </w:r>
    </w:p>
    <w:p w14:paraId="0742F269" w14:textId="403CB2CF" w:rsidR="000E33F0" w:rsidRPr="00AE0786" w:rsidRDefault="000E33F0" w:rsidP="00DE1F25">
      <w:pPr>
        <w:spacing w:after="0"/>
        <w:rPr>
          <w:rFonts w:cstheme="minorHAnsi"/>
          <w:b/>
          <w:bCs/>
          <w:sz w:val="22"/>
          <w:szCs w:val="22"/>
        </w:rPr>
      </w:pPr>
      <w:r w:rsidRPr="00AE0786">
        <w:rPr>
          <w:rFonts w:cstheme="minorHAnsi"/>
          <w:b/>
          <w:bCs/>
          <w:sz w:val="22"/>
          <w:szCs w:val="22"/>
        </w:rPr>
        <w:t>Figure 2: Rates of chromosome 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three lines indicate the credible interval of each statistic. Since all overlap zero we infer no significant difference in rates of chromosome evolution in clades with holocentric and monocentric chromosomes.</w:t>
      </w:r>
    </w:p>
    <w:p w14:paraId="20FFE358" w14:textId="5EB1ACEE" w:rsidR="00380E81" w:rsidRDefault="00380E81">
      <w:pPr>
        <w:rPr>
          <w:rFonts w:cstheme="minorHAnsi"/>
          <w:noProof/>
          <w:sz w:val="22"/>
          <w:szCs w:val="22"/>
        </w:rPr>
      </w:pPr>
      <w:r>
        <w:rPr>
          <w:rFonts w:cstheme="minorHAnsi"/>
          <w:noProof/>
          <w:sz w:val="22"/>
          <w:szCs w:val="22"/>
        </w:rPr>
        <w:br w:type="page"/>
      </w:r>
    </w:p>
    <w:p w14:paraId="61441AD3" w14:textId="77777777" w:rsidR="0041099B" w:rsidRDefault="0041099B" w:rsidP="00DE1F25">
      <w:pPr>
        <w:spacing w:after="0"/>
        <w:rPr>
          <w:rFonts w:cstheme="minorHAnsi"/>
          <w:noProof/>
          <w:sz w:val="22"/>
          <w:szCs w:val="22"/>
        </w:rPr>
      </w:pPr>
    </w:p>
    <w:p w14:paraId="0563FA31" w14:textId="64873B9E" w:rsidR="00380E81" w:rsidRDefault="00380E81" w:rsidP="00DE1F25">
      <w:pPr>
        <w:spacing w:after="0"/>
        <w:rPr>
          <w:rFonts w:cstheme="minorHAnsi"/>
          <w:noProof/>
          <w:sz w:val="22"/>
          <w:szCs w:val="22"/>
        </w:rPr>
      </w:pPr>
    </w:p>
    <w:p w14:paraId="3306F916" w14:textId="3015D986" w:rsidR="00380E81" w:rsidRPr="00AE0786" w:rsidRDefault="00380E81" w:rsidP="00DE1F25">
      <w:pPr>
        <w:spacing w:after="0"/>
        <w:rPr>
          <w:rFonts w:cstheme="minorHAnsi"/>
          <w:sz w:val="22"/>
          <w:szCs w:val="22"/>
        </w:rPr>
      </w:pPr>
      <w:r>
        <w:rPr>
          <w:rFonts w:cstheme="minorHAnsi"/>
          <w:noProof/>
          <w:sz w:val="22"/>
          <w:szCs w:val="22"/>
        </w:rPr>
        <w:drawing>
          <wp:inline distT="0" distB="0" distL="0" distR="0" wp14:anchorId="5146A5EC" wp14:editId="78E0AF4A">
            <wp:extent cx="4106841" cy="465968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9 at 8.32.50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5134" cy="4691787"/>
                    </a:xfrm>
                    <a:prstGeom prst="rect">
                      <a:avLst/>
                    </a:prstGeom>
                  </pic:spPr>
                </pic:pic>
              </a:graphicData>
            </a:graphic>
          </wp:inline>
        </w:drawing>
      </w:r>
    </w:p>
    <w:p w14:paraId="2B2F5B82" w14:textId="438D9E15" w:rsidR="0041099B" w:rsidRPr="00AE0786" w:rsidRDefault="0041099B" w:rsidP="00DE1F25">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ate of chromosome 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Ascending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fissions</w:t>
      </w:r>
      <w:r w:rsidR="00FD325D" w:rsidRPr="00AE0786">
        <w:rPr>
          <w:rFonts w:cstheme="minorHAnsi"/>
          <w:sz w:val="22"/>
          <w:szCs w:val="22"/>
        </w:rPr>
        <w:t>, descending r</w:t>
      </w:r>
      <w:r w:rsidR="00DD3DFC" w:rsidRPr="00AE0786">
        <w:rPr>
          <w:rFonts w:cstheme="minorHAnsi"/>
          <w:sz w:val="22"/>
          <w:szCs w:val="22"/>
        </w:rPr>
        <w:t>ates r</w:t>
      </w:r>
      <w:r w:rsidR="00FD325D" w:rsidRPr="00AE0786">
        <w:rPr>
          <w:rFonts w:cstheme="minorHAnsi"/>
          <w:sz w:val="22"/>
          <w:szCs w:val="22"/>
        </w:rPr>
        <w:t>epresent the rate</w:t>
      </w:r>
      <w:r w:rsidR="00DD3DFC" w:rsidRPr="00AE0786">
        <w:rPr>
          <w:rFonts w:cstheme="minorHAnsi"/>
          <w:sz w:val="22"/>
          <w:szCs w:val="22"/>
        </w:rPr>
        <w:t xml:space="preserve"> of fusions</w:t>
      </w:r>
      <w:r w:rsidR="00FD325D" w:rsidRPr="00AE0786">
        <w:rPr>
          <w:rFonts w:cstheme="minorHAnsi"/>
          <w:sz w:val="22"/>
          <w:szCs w:val="22"/>
        </w:rPr>
        <w:t xml:space="preserve">, and pol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polyploidy</w:t>
      </w:r>
      <w:r w:rsidR="00FD325D" w:rsidRPr="00AE0786">
        <w:rPr>
          <w:rFonts w:cstheme="minorHAnsi"/>
          <w:sz w:val="22"/>
          <w:szCs w:val="22"/>
        </w:rPr>
        <w:t xml:space="preserve">. </w:t>
      </w:r>
      <w:r w:rsidR="00DD3DFC" w:rsidRPr="00AE0786">
        <w:rPr>
          <w:rFonts w:cstheme="minorHAnsi"/>
          <w:sz w:val="22"/>
          <w:szCs w:val="22"/>
        </w:rPr>
        <w:t xml:space="preserve">(A) </w:t>
      </w:r>
      <w:r w:rsidR="00FA0F20" w:rsidRPr="00AE0786">
        <w:rPr>
          <w:rFonts w:cstheme="minorHAnsi"/>
          <w:sz w:val="22"/>
          <w:szCs w:val="22"/>
        </w:rPr>
        <w:t>Modeling for the rates of chromosome evolution without polyploidy. The removal of polyploidy has kept most of the other species at about the same rates of chromosome evolution, expect for Lepidoptera. Lepidoptera has an increase in both fusion and fission rates.</w:t>
      </w:r>
      <w:r w:rsidR="00DD3DFC" w:rsidRPr="00AE0786">
        <w:rPr>
          <w:rFonts w:cstheme="minorHAnsi"/>
          <w:sz w:val="22"/>
          <w:szCs w:val="22"/>
        </w:rPr>
        <w:t xml:space="preserve"> (B) </w:t>
      </w:r>
      <w:r w:rsidR="00FA0F20" w:rsidRPr="00AE0786">
        <w:rPr>
          <w:rFonts w:cstheme="minorHAnsi"/>
          <w:sz w:val="22"/>
          <w:szCs w:val="22"/>
        </w:rPr>
        <w:t>Modeling for rates of chromosome evolution with polyploidy. The addition of polyploidy in the model has decreased the variation of all rates of chromosome evolution. There is no trend between holocentric and monocentric chromosome orders.</w:t>
      </w:r>
    </w:p>
    <w:p w14:paraId="364E0815" w14:textId="500342D1" w:rsidR="00077899" w:rsidRPr="00AE0786" w:rsidRDefault="00077899" w:rsidP="00DE1F25">
      <w:pPr>
        <w:spacing w:after="0"/>
        <w:rPr>
          <w:rFonts w:cstheme="minorHAnsi"/>
          <w:sz w:val="22"/>
          <w:szCs w:val="22"/>
        </w:rPr>
      </w:pPr>
      <w:r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317F2386" w14:textId="77777777" w:rsidR="001066A8" w:rsidRPr="001066A8" w:rsidRDefault="006A5BDC" w:rsidP="001066A8">
      <w:pPr>
        <w:pStyle w:val="EndNoteBibliography"/>
        <w:spacing w:after="0"/>
        <w:ind w:left="720" w:hanging="72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1066A8" w:rsidRPr="001066A8">
        <w:rPr>
          <w:noProof/>
        </w:rPr>
        <w:t xml:space="preserve">Blackman, R. L., 1980 Chromosomes and parthenogenesis in aphids, pp. 133-148 in </w:t>
      </w:r>
      <w:r w:rsidR="001066A8" w:rsidRPr="001066A8">
        <w:rPr>
          <w:i/>
          <w:noProof/>
        </w:rPr>
        <w:t>Insect cytogenetics, 10th Symposium of the Royal Entomological Society. Blackwell Scientifi Publ, Oxford</w:t>
      </w:r>
      <w:r w:rsidR="001066A8" w:rsidRPr="001066A8">
        <w:rPr>
          <w:noProof/>
        </w:rPr>
        <w:t>.</w:t>
      </w:r>
    </w:p>
    <w:p w14:paraId="232E0974" w14:textId="77777777" w:rsidR="001066A8" w:rsidRPr="001066A8" w:rsidRDefault="001066A8" w:rsidP="001066A8">
      <w:pPr>
        <w:pStyle w:val="EndNoteBibliography"/>
        <w:spacing w:after="0"/>
        <w:ind w:left="720" w:hanging="720"/>
        <w:rPr>
          <w:noProof/>
        </w:rPr>
      </w:pPr>
      <w:r w:rsidRPr="001066A8">
        <w:rPr>
          <w:noProof/>
        </w:rPr>
        <w:t>Blackmon, H., J. Justison, I. Mayrose and E. E. Goldberg, 2019 Meiotic drive shapes rates of karyotype evolution in mammals. Evolution 73</w:t>
      </w:r>
      <w:r w:rsidRPr="001066A8">
        <w:rPr>
          <w:b/>
          <w:noProof/>
        </w:rPr>
        <w:t>:</w:t>
      </w:r>
      <w:r w:rsidRPr="001066A8">
        <w:rPr>
          <w:noProof/>
        </w:rPr>
        <w:t xml:space="preserve"> 511-523.</w:t>
      </w:r>
    </w:p>
    <w:p w14:paraId="3F6A4C07" w14:textId="77777777" w:rsidR="001066A8" w:rsidRPr="001066A8" w:rsidRDefault="001066A8" w:rsidP="001066A8">
      <w:pPr>
        <w:pStyle w:val="EndNoteBibliography"/>
        <w:spacing w:after="0"/>
        <w:ind w:left="720" w:hanging="720"/>
        <w:rPr>
          <w:noProof/>
        </w:rPr>
      </w:pPr>
      <w:r w:rsidRPr="001066A8">
        <w:rPr>
          <w:noProof/>
        </w:rPr>
        <w:t>Blackmon, H., L. Ross and D. Bachtrog, 2017 Sex Determination, Sex Chromosomes, and Karyotype Evolution in Insects. Journal of Heredity 108</w:t>
      </w:r>
      <w:r w:rsidRPr="001066A8">
        <w:rPr>
          <w:b/>
          <w:noProof/>
        </w:rPr>
        <w:t>:</w:t>
      </w:r>
      <w:r w:rsidRPr="001066A8">
        <w:rPr>
          <w:noProof/>
        </w:rPr>
        <w:t xml:space="preserve"> 78-93.</w:t>
      </w:r>
    </w:p>
    <w:p w14:paraId="3211AB28" w14:textId="77777777" w:rsidR="001066A8" w:rsidRPr="001066A8" w:rsidRDefault="001066A8" w:rsidP="001066A8">
      <w:pPr>
        <w:pStyle w:val="EndNoteBibliography"/>
        <w:spacing w:after="0"/>
        <w:ind w:left="720" w:hanging="720"/>
        <w:rPr>
          <w:noProof/>
        </w:rPr>
      </w:pPr>
      <w:r w:rsidRPr="001066A8">
        <w:rPr>
          <w:noProof/>
        </w:rPr>
        <w:t>Chmátal, L., S. I. Gabriel, G. P. Mitsainas, J. Martínez-Vargas, J. Ventura</w:t>
      </w:r>
      <w:r w:rsidRPr="001066A8">
        <w:rPr>
          <w:i/>
          <w:noProof/>
        </w:rPr>
        <w:t xml:space="preserve"> et al.</w:t>
      </w:r>
      <w:r w:rsidRPr="001066A8">
        <w:rPr>
          <w:noProof/>
        </w:rPr>
        <w:t>, 2014 Centromere strength provides the cell biological basis for meiotic drive and karyotype evolution in mice. Current Biology 24</w:t>
      </w:r>
      <w:r w:rsidRPr="001066A8">
        <w:rPr>
          <w:b/>
          <w:noProof/>
        </w:rPr>
        <w:t>:</w:t>
      </w:r>
      <w:r w:rsidRPr="001066A8">
        <w:rPr>
          <w:noProof/>
        </w:rPr>
        <w:t xml:space="preserve"> 2295-2300.</w:t>
      </w:r>
    </w:p>
    <w:p w14:paraId="7295709C" w14:textId="77777777" w:rsidR="001066A8" w:rsidRPr="001066A8" w:rsidRDefault="001066A8" w:rsidP="001066A8">
      <w:pPr>
        <w:pStyle w:val="EndNoteBibliography"/>
        <w:spacing w:after="0"/>
        <w:ind w:left="720" w:hanging="720"/>
        <w:rPr>
          <w:noProof/>
        </w:rPr>
      </w:pPr>
      <w:r w:rsidRPr="001066A8">
        <w:rPr>
          <w:noProof/>
        </w:rPr>
        <w:t>Church, S. H., S. Donoughe, B. A. de Medeiros and C. G. Extavour, 2019 Insect egg size and shape evolve with ecology but not developmental rate. Nature 571</w:t>
      </w:r>
      <w:r w:rsidRPr="001066A8">
        <w:rPr>
          <w:b/>
          <w:noProof/>
        </w:rPr>
        <w:t>:</w:t>
      </w:r>
      <w:r w:rsidRPr="001066A8">
        <w:rPr>
          <w:noProof/>
        </w:rPr>
        <w:t xml:space="preserve"> 58-62.</w:t>
      </w:r>
    </w:p>
    <w:p w14:paraId="76FD6216" w14:textId="77777777" w:rsidR="001066A8" w:rsidRPr="001066A8" w:rsidRDefault="001066A8" w:rsidP="001066A8">
      <w:pPr>
        <w:pStyle w:val="EndNoteBibliography"/>
        <w:spacing w:after="0"/>
        <w:ind w:left="720" w:hanging="720"/>
        <w:rPr>
          <w:noProof/>
        </w:rPr>
      </w:pPr>
      <w:r w:rsidRPr="001066A8">
        <w:rPr>
          <w:noProof/>
        </w:rPr>
        <w:t>Cook, L. G., 2000 Extraordinary and extensive karyotypic variation: a 48-fold range in chromosome number in the gall-inducing scale insect Apiomorpha (Hemiptera: Coccoidea: Eriococcidae). Genome 43</w:t>
      </w:r>
      <w:r w:rsidRPr="001066A8">
        <w:rPr>
          <w:b/>
          <w:noProof/>
        </w:rPr>
        <w:t>:</w:t>
      </w:r>
      <w:r w:rsidRPr="001066A8">
        <w:rPr>
          <w:noProof/>
        </w:rPr>
        <w:t xml:space="preserve"> 255-263.</w:t>
      </w:r>
    </w:p>
    <w:p w14:paraId="759FB469" w14:textId="77777777" w:rsidR="001066A8" w:rsidRPr="001066A8" w:rsidRDefault="001066A8" w:rsidP="001066A8">
      <w:pPr>
        <w:pStyle w:val="EndNoteBibliography"/>
        <w:spacing w:after="0"/>
        <w:ind w:left="720" w:hanging="720"/>
        <w:rPr>
          <w:noProof/>
        </w:rPr>
      </w:pPr>
      <w:r w:rsidRPr="001066A8">
        <w:rPr>
          <w:noProof/>
        </w:rPr>
        <w:t xml:space="preserve">Cope, T., 1985 Cytology and hybridization in the Juncus bufonius L. aggregate in western Europe, pp.  in </w:t>
      </w:r>
      <w:r w:rsidRPr="001066A8">
        <w:rPr>
          <w:i/>
          <w:noProof/>
        </w:rPr>
        <w:t>Watsonia</w:t>
      </w:r>
      <w:r w:rsidRPr="001066A8">
        <w:rPr>
          <w:noProof/>
        </w:rPr>
        <w:t>. Citeseer.</w:t>
      </w:r>
    </w:p>
    <w:p w14:paraId="5F599347" w14:textId="77777777" w:rsidR="001066A8" w:rsidRPr="001066A8" w:rsidRDefault="001066A8" w:rsidP="001066A8">
      <w:pPr>
        <w:pStyle w:val="EndNoteBibliography"/>
        <w:spacing w:after="0"/>
        <w:ind w:left="720" w:hanging="720"/>
        <w:rPr>
          <w:noProof/>
        </w:rPr>
      </w:pPr>
      <w:r w:rsidRPr="001066A8">
        <w:rPr>
          <w:noProof/>
        </w:rPr>
        <w:t>Coyne, J. A., W. Meyers, A. P. Crittenden and P. Sniegowski, 1993 The fertility effects of pericentric inversions in Drosophila melanogaster. Genetics 134</w:t>
      </w:r>
      <w:r w:rsidRPr="001066A8">
        <w:rPr>
          <w:b/>
          <w:noProof/>
        </w:rPr>
        <w:t>:</w:t>
      </w:r>
      <w:r w:rsidRPr="001066A8">
        <w:rPr>
          <w:noProof/>
        </w:rPr>
        <w:t xml:space="preserve"> 487-496.</w:t>
      </w:r>
    </w:p>
    <w:p w14:paraId="2C48CF52" w14:textId="77777777" w:rsidR="001066A8" w:rsidRPr="001066A8" w:rsidRDefault="001066A8" w:rsidP="001066A8">
      <w:pPr>
        <w:pStyle w:val="EndNoteBibliography"/>
        <w:spacing w:after="0"/>
        <w:ind w:left="720" w:hanging="720"/>
        <w:rPr>
          <w:noProof/>
        </w:rPr>
      </w:pPr>
      <w:r w:rsidRPr="001066A8">
        <w:rPr>
          <w:noProof/>
        </w:rPr>
        <w:t>Escudero, M., M. Hahn, B. H. Brown, K. Lueders and A. L. Hipp, 2016 Chromosomal rearrangements in holocentric organisms lead to reproductive isolation by hybrid dysfunction: The correlation between karyotype rearrangements and germination rates in sedges. American journal of botany 103</w:t>
      </w:r>
      <w:r w:rsidRPr="001066A8">
        <w:rPr>
          <w:b/>
          <w:noProof/>
        </w:rPr>
        <w:t>:</w:t>
      </w:r>
      <w:r w:rsidRPr="001066A8">
        <w:rPr>
          <w:noProof/>
        </w:rPr>
        <w:t xml:space="preserve"> 1529-1536.</w:t>
      </w:r>
    </w:p>
    <w:p w14:paraId="1B7D0B7A" w14:textId="77777777" w:rsidR="001066A8" w:rsidRPr="001066A8" w:rsidRDefault="001066A8" w:rsidP="001066A8">
      <w:pPr>
        <w:pStyle w:val="EndNoteBibliography"/>
        <w:spacing w:after="0"/>
        <w:ind w:left="720" w:hanging="720"/>
        <w:rPr>
          <w:noProof/>
        </w:rPr>
      </w:pPr>
      <w:r w:rsidRPr="001066A8">
        <w:rPr>
          <w:noProof/>
        </w:rPr>
        <w:t>Escudero, M., A. L. Hipp, T. F. Hansen, K. L. Voje and M. Luceño, 2012 Selection and inertia in the evolution of holocentric chromosomes in sedges (Carex, Cyperaceae). New Phytologist 195</w:t>
      </w:r>
      <w:r w:rsidRPr="001066A8">
        <w:rPr>
          <w:b/>
          <w:noProof/>
        </w:rPr>
        <w:t>:</w:t>
      </w:r>
      <w:r w:rsidRPr="001066A8">
        <w:rPr>
          <w:noProof/>
        </w:rPr>
        <w:t xml:space="preserve"> 237-247.</w:t>
      </w:r>
    </w:p>
    <w:p w14:paraId="2B37678F" w14:textId="77777777" w:rsidR="001066A8" w:rsidRPr="001066A8" w:rsidRDefault="001066A8" w:rsidP="001066A8">
      <w:pPr>
        <w:pStyle w:val="EndNoteBibliography"/>
        <w:spacing w:after="0"/>
        <w:ind w:left="720" w:hanging="720"/>
        <w:rPr>
          <w:noProof/>
        </w:rPr>
      </w:pPr>
      <w:r w:rsidRPr="001066A8">
        <w:rPr>
          <w:noProof/>
        </w:rPr>
        <w:t>Faria, R., and A. Navarro, 2010 Chromosomal speciation revisited: rearranging theory with pieces of evidence. Trends in ecology &amp; evolution 25</w:t>
      </w:r>
      <w:r w:rsidRPr="001066A8">
        <w:rPr>
          <w:b/>
          <w:noProof/>
        </w:rPr>
        <w:t>:</w:t>
      </w:r>
      <w:r w:rsidRPr="001066A8">
        <w:rPr>
          <w:noProof/>
        </w:rPr>
        <w:t xml:space="preserve"> 660-669.</w:t>
      </w:r>
    </w:p>
    <w:p w14:paraId="5562ADD5" w14:textId="77777777" w:rsidR="001066A8" w:rsidRPr="001066A8" w:rsidRDefault="001066A8" w:rsidP="001066A8">
      <w:pPr>
        <w:pStyle w:val="EndNoteBibliography"/>
        <w:spacing w:after="0"/>
        <w:ind w:left="720" w:hanging="720"/>
        <w:rPr>
          <w:noProof/>
        </w:rPr>
      </w:pPr>
      <w:r w:rsidRPr="001066A8">
        <w:rPr>
          <w:noProof/>
        </w:rPr>
        <w:t>Faulkner, J., 1972 Chromosome studies on Carex section Acutae in north-west Europe. Botanical Journal of the Linnean Society 65</w:t>
      </w:r>
      <w:r w:rsidRPr="001066A8">
        <w:rPr>
          <w:b/>
          <w:noProof/>
        </w:rPr>
        <w:t>:</w:t>
      </w:r>
      <w:r w:rsidRPr="001066A8">
        <w:rPr>
          <w:noProof/>
        </w:rPr>
        <w:t xml:space="preserve"> 271-301.</w:t>
      </w:r>
    </w:p>
    <w:p w14:paraId="13D701AF" w14:textId="77777777" w:rsidR="001066A8" w:rsidRPr="001066A8" w:rsidRDefault="001066A8" w:rsidP="001066A8">
      <w:pPr>
        <w:pStyle w:val="EndNoteBibliography"/>
        <w:spacing w:after="0"/>
        <w:ind w:left="720" w:hanging="720"/>
        <w:rPr>
          <w:noProof/>
        </w:rPr>
      </w:pPr>
      <w:r w:rsidRPr="001066A8">
        <w:rPr>
          <w:noProof/>
        </w:rPr>
        <w:t>FitzJohn, R. G., 2012 Diversitree: comparative phylogenetic analyses of diversification in R. Methods in Ecology and Evolution 3</w:t>
      </w:r>
      <w:r w:rsidRPr="001066A8">
        <w:rPr>
          <w:b/>
          <w:noProof/>
        </w:rPr>
        <w:t>:</w:t>
      </w:r>
      <w:r w:rsidRPr="001066A8">
        <w:rPr>
          <w:noProof/>
        </w:rPr>
        <w:t xml:space="preserve"> 1084-1092.</w:t>
      </w:r>
    </w:p>
    <w:p w14:paraId="50B0C694" w14:textId="77777777" w:rsidR="001066A8" w:rsidRPr="001066A8" w:rsidRDefault="001066A8" w:rsidP="001066A8">
      <w:pPr>
        <w:pStyle w:val="EndNoteBibliography"/>
        <w:spacing w:after="0"/>
        <w:ind w:left="720" w:hanging="720"/>
        <w:rPr>
          <w:noProof/>
        </w:rPr>
      </w:pPr>
      <w:r w:rsidRPr="001066A8">
        <w:rPr>
          <w:noProof/>
        </w:rPr>
        <w:t>Garagna, S., D. Broccoli, C. A. Redi, J. B. Searle, H. J. Cooke</w:t>
      </w:r>
      <w:r w:rsidRPr="001066A8">
        <w:rPr>
          <w:i/>
          <w:noProof/>
        </w:rPr>
        <w:t xml:space="preserve"> et al.</w:t>
      </w:r>
      <w:r w:rsidRPr="001066A8">
        <w:rPr>
          <w:noProof/>
        </w:rPr>
        <w:t>, 1995 Robertsonian metacentrics of the house mouse lose telomeric sequences but retain some minor satellite DNA in the pericentromeric area. Chromosoma 103</w:t>
      </w:r>
      <w:r w:rsidRPr="001066A8">
        <w:rPr>
          <w:b/>
          <w:noProof/>
        </w:rPr>
        <w:t>:</w:t>
      </w:r>
      <w:r w:rsidRPr="001066A8">
        <w:rPr>
          <w:noProof/>
        </w:rPr>
        <w:t xml:space="preserve"> 685-692.</w:t>
      </w:r>
    </w:p>
    <w:p w14:paraId="23F2F316" w14:textId="77777777" w:rsidR="001066A8" w:rsidRPr="001066A8" w:rsidRDefault="001066A8" w:rsidP="001066A8">
      <w:pPr>
        <w:pStyle w:val="EndNoteBibliography"/>
        <w:spacing w:after="0"/>
        <w:ind w:left="720" w:hanging="720"/>
        <w:rPr>
          <w:noProof/>
        </w:rPr>
      </w:pPr>
      <w:r w:rsidRPr="001066A8">
        <w:rPr>
          <w:noProof/>
        </w:rPr>
        <w:t>Gassmann, R., A. Rechtsteiner, K. W. Yuen, A. Muroyama, T. Egelhofer</w:t>
      </w:r>
      <w:r w:rsidRPr="001066A8">
        <w:rPr>
          <w:i/>
          <w:noProof/>
        </w:rPr>
        <w:t xml:space="preserve"> et al.</w:t>
      </w:r>
      <w:r w:rsidRPr="001066A8">
        <w:rPr>
          <w:noProof/>
        </w:rPr>
        <w:t>, 2012 An inverse relationship to germline transcription defines centromeric chromatin in C. elegans. Nature 484</w:t>
      </w:r>
      <w:r w:rsidRPr="001066A8">
        <w:rPr>
          <w:b/>
          <w:noProof/>
        </w:rPr>
        <w:t>:</w:t>
      </w:r>
      <w:r w:rsidRPr="001066A8">
        <w:rPr>
          <w:noProof/>
        </w:rPr>
        <w:t xml:space="preserve"> 534-537.</w:t>
      </w:r>
    </w:p>
    <w:p w14:paraId="0FE86E8F" w14:textId="77777777" w:rsidR="001066A8" w:rsidRPr="001066A8" w:rsidRDefault="001066A8" w:rsidP="001066A8">
      <w:pPr>
        <w:pStyle w:val="EndNoteBibliography"/>
        <w:spacing w:after="0"/>
        <w:ind w:left="720" w:hanging="720"/>
        <w:rPr>
          <w:noProof/>
        </w:rPr>
      </w:pPr>
      <w:r w:rsidRPr="001066A8">
        <w:rPr>
          <w:noProof/>
        </w:rPr>
        <w:t>Guerrero, R. F., and M. Kirkpatrick, 2014 Local adaptation and the evolution of chromosome fusions. Evolution 68</w:t>
      </w:r>
      <w:r w:rsidRPr="001066A8">
        <w:rPr>
          <w:b/>
          <w:noProof/>
        </w:rPr>
        <w:t>:</w:t>
      </w:r>
      <w:r w:rsidRPr="001066A8">
        <w:rPr>
          <w:noProof/>
        </w:rPr>
        <w:t xml:space="preserve"> 2747-2756.</w:t>
      </w:r>
    </w:p>
    <w:p w14:paraId="3187B1FA" w14:textId="77777777" w:rsidR="001066A8" w:rsidRPr="001066A8" w:rsidRDefault="001066A8" w:rsidP="001066A8">
      <w:pPr>
        <w:pStyle w:val="EndNoteBibliography"/>
        <w:spacing w:after="0"/>
        <w:ind w:left="720" w:hanging="720"/>
        <w:rPr>
          <w:noProof/>
        </w:rPr>
      </w:pPr>
      <w:r w:rsidRPr="001066A8">
        <w:rPr>
          <w:noProof/>
        </w:rPr>
        <w:t>Harlan, J. R., and J. M. deWet, 1975 On Ö. Winge and a prayer: the origins of polyploidy. The botanical review 41</w:t>
      </w:r>
      <w:r w:rsidRPr="001066A8">
        <w:rPr>
          <w:b/>
          <w:noProof/>
        </w:rPr>
        <w:t>:</w:t>
      </w:r>
      <w:r w:rsidRPr="001066A8">
        <w:rPr>
          <w:noProof/>
        </w:rPr>
        <w:t xml:space="preserve"> 361-390.</w:t>
      </w:r>
    </w:p>
    <w:p w14:paraId="10E44A2F" w14:textId="77777777" w:rsidR="001066A8" w:rsidRPr="001066A8" w:rsidRDefault="001066A8" w:rsidP="001066A8">
      <w:pPr>
        <w:pStyle w:val="EndNoteBibliography"/>
        <w:spacing w:after="0"/>
        <w:ind w:left="720" w:hanging="720"/>
        <w:rPr>
          <w:noProof/>
        </w:rPr>
      </w:pPr>
      <w:r w:rsidRPr="001066A8">
        <w:rPr>
          <w:noProof/>
        </w:rPr>
        <w:lastRenderedPageBreak/>
        <w:t>Harmon, L. J., J. T. Weir, C. D. Brock, R. E. Glor and W. Challenger, 2008 GEIGER: investigating evolutionary radiations. Bioinformatics 24</w:t>
      </w:r>
      <w:r w:rsidRPr="001066A8">
        <w:rPr>
          <w:b/>
          <w:noProof/>
        </w:rPr>
        <w:t>:</w:t>
      </w:r>
      <w:r w:rsidRPr="001066A8">
        <w:rPr>
          <w:noProof/>
        </w:rPr>
        <w:t xml:space="preserve"> 129-131.</w:t>
      </w:r>
    </w:p>
    <w:p w14:paraId="632B755A" w14:textId="77777777" w:rsidR="001066A8" w:rsidRPr="001066A8" w:rsidRDefault="001066A8" w:rsidP="001066A8">
      <w:pPr>
        <w:pStyle w:val="EndNoteBibliography"/>
        <w:spacing w:after="0"/>
        <w:ind w:left="720" w:hanging="720"/>
        <w:rPr>
          <w:noProof/>
        </w:rPr>
      </w:pPr>
      <w:r w:rsidRPr="001066A8">
        <w:rPr>
          <w:noProof/>
        </w:rPr>
        <w:t>Lande, R., 1984 The expected fixation rate of chromosomal inversions. Evolution</w:t>
      </w:r>
      <w:r w:rsidRPr="001066A8">
        <w:rPr>
          <w:b/>
          <w:noProof/>
        </w:rPr>
        <w:t>:</w:t>
      </w:r>
      <w:r w:rsidRPr="001066A8">
        <w:rPr>
          <w:noProof/>
        </w:rPr>
        <w:t xml:space="preserve"> 743-752.</w:t>
      </w:r>
    </w:p>
    <w:p w14:paraId="14FE20CE" w14:textId="77777777" w:rsidR="001066A8" w:rsidRPr="001066A8" w:rsidRDefault="001066A8" w:rsidP="001066A8">
      <w:pPr>
        <w:pStyle w:val="EndNoteBibliography"/>
        <w:spacing w:after="0"/>
        <w:ind w:left="720" w:hanging="720"/>
        <w:rPr>
          <w:noProof/>
        </w:rPr>
      </w:pPr>
      <w:r w:rsidRPr="001066A8">
        <w:rPr>
          <w:noProof/>
        </w:rPr>
        <w:t>Lucek, K., 2018 Evolutionary mechanisms of varying chromosome numbers in the radiation of Erebia butterflies. Genes 9</w:t>
      </w:r>
      <w:r w:rsidRPr="001066A8">
        <w:rPr>
          <w:b/>
          <w:noProof/>
        </w:rPr>
        <w:t>:</w:t>
      </w:r>
      <w:r w:rsidRPr="001066A8">
        <w:rPr>
          <w:noProof/>
        </w:rPr>
        <w:t xml:space="preserve"> 166.</w:t>
      </w:r>
    </w:p>
    <w:p w14:paraId="69DA0314" w14:textId="77777777" w:rsidR="001066A8" w:rsidRPr="001066A8" w:rsidRDefault="001066A8" w:rsidP="001066A8">
      <w:pPr>
        <w:pStyle w:val="EndNoteBibliography"/>
        <w:spacing w:after="0"/>
        <w:ind w:left="720" w:hanging="720"/>
        <w:rPr>
          <w:noProof/>
        </w:rPr>
      </w:pPr>
      <w:r w:rsidRPr="001066A8">
        <w:rPr>
          <w:noProof/>
        </w:rPr>
        <w:t>Luceño, M., and M. Guerra, 1996 Numerical variations in species exhibiting holocentric chromosomes: a nomenclatural proposal. Caryologia 49</w:t>
      </w:r>
      <w:r w:rsidRPr="001066A8">
        <w:rPr>
          <w:b/>
          <w:noProof/>
        </w:rPr>
        <w:t>:</w:t>
      </w:r>
      <w:r w:rsidRPr="001066A8">
        <w:rPr>
          <w:noProof/>
        </w:rPr>
        <w:t xml:space="preserve"> 301-309.</w:t>
      </w:r>
    </w:p>
    <w:p w14:paraId="61D2186C" w14:textId="77777777" w:rsidR="001066A8" w:rsidRPr="001066A8" w:rsidRDefault="001066A8" w:rsidP="001066A8">
      <w:pPr>
        <w:pStyle w:val="EndNoteBibliography"/>
        <w:spacing w:after="0"/>
        <w:ind w:left="720" w:hanging="720"/>
        <w:rPr>
          <w:noProof/>
        </w:rPr>
      </w:pPr>
      <w:r w:rsidRPr="001066A8">
        <w:rPr>
          <w:noProof/>
        </w:rPr>
        <w:t>Malheiros-Garde, N., and A. Gardé, 1950 Fragmentation as a possible evolutionary process in the genus Luzula DC. Genetica Iberica 2</w:t>
      </w:r>
      <w:r w:rsidRPr="001066A8">
        <w:rPr>
          <w:b/>
          <w:noProof/>
        </w:rPr>
        <w:t>:</w:t>
      </w:r>
      <w:r w:rsidRPr="001066A8">
        <w:rPr>
          <w:noProof/>
        </w:rPr>
        <w:t xml:space="preserve"> 257-262.</w:t>
      </w:r>
    </w:p>
    <w:p w14:paraId="5FFB1A56" w14:textId="77777777" w:rsidR="001066A8" w:rsidRPr="001066A8" w:rsidRDefault="001066A8" w:rsidP="001066A8">
      <w:pPr>
        <w:pStyle w:val="EndNoteBibliography"/>
        <w:spacing w:after="0"/>
        <w:ind w:left="720" w:hanging="720"/>
        <w:rPr>
          <w:noProof/>
        </w:rPr>
      </w:pPr>
      <w:r w:rsidRPr="001066A8">
        <w:rPr>
          <w:noProof/>
        </w:rPr>
        <w:t>Melters, D. P., L. V. Paliulis, I. F. Korf and S. W. Chan, 2012 Holocentric chromosomes: convergent evolution, meiotic adaptations, and genomic analysis. Chromosome Research 20</w:t>
      </w:r>
      <w:r w:rsidRPr="001066A8">
        <w:rPr>
          <w:b/>
          <w:noProof/>
        </w:rPr>
        <w:t>:</w:t>
      </w:r>
      <w:r w:rsidRPr="001066A8">
        <w:rPr>
          <w:noProof/>
        </w:rPr>
        <w:t xml:space="preserve"> 579-593.</w:t>
      </w:r>
    </w:p>
    <w:p w14:paraId="6D8B5F5D" w14:textId="77777777" w:rsidR="001066A8" w:rsidRPr="001066A8" w:rsidRDefault="001066A8" w:rsidP="001066A8">
      <w:pPr>
        <w:pStyle w:val="EndNoteBibliography"/>
        <w:spacing w:after="0"/>
        <w:ind w:left="720" w:hanging="720"/>
        <w:rPr>
          <w:noProof/>
        </w:rPr>
      </w:pPr>
      <w:r w:rsidRPr="001066A8">
        <w:rPr>
          <w:noProof/>
        </w:rPr>
        <w:t>Miga, K. H., 2017 Chromosome-specific centromere sequences provide an estimate of the ancestral chromosome 2 fusion event in hominin genomes. Journal of Heredity 108</w:t>
      </w:r>
      <w:r w:rsidRPr="001066A8">
        <w:rPr>
          <w:b/>
          <w:noProof/>
        </w:rPr>
        <w:t>:</w:t>
      </w:r>
      <w:r w:rsidRPr="001066A8">
        <w:rPr>
          <w:noProof/>
        </w:rPr>
        <w:t xml:space="preserve"> 45-52.</w:t>
      </w:r>
    </w:p>
    <w:p w14:paraId="47B46038" w14:textId="77777777" w:rsidR="001066A8" w:rsidRPr="001066A8" w:rsidRDefault="001066A8" w:rsidP="001066A8">
      <w:pPr>
        <w:pStyle w:val="EndNoteBibliography"/>
        <w:spacing w:after="0"/>
        <w:ind w:left="720" w:hanging="720"/>
        <w:rPr>
          <w:noProof/>
        </w:rPr>
      </w:pPr>
      <w:r w:rsidRPr="001066A8">
        <w:rPr>
          <w:noProof/>
        </w:rPr>
        <w:t>Misof, B., S. Liu, K. Meusemann, R. S. Peters, A. Donath</w:t>
      </w:r>
      <w:r w:rsidRPr="001066A8">
        <w:rPr>
          <w:i/>
          <w:noProof/>
        </w:rPr>
        <w:t xml:space="preserve"> et al.</w:t>
      </w:r>
      <w:r w:rsidRPr="001066A8">
        <w:rPr>
          <w:noProof/>
        </w:rPr>
        <w:t>, 2014 Phylogenomics resolves the timing and pattern of insect evolution. Science 346</w:t>
      </w:r>
      <w:r w:rsidRPr="001066A8">
        <w:rPr>
          <w:b/>
          <w:noProof/>
        </w:rPr>
        <w:t>:</w:t>
      </w:r>
      <w:r w:rsidRPr="001066A8">
        <w:rPr>
          <w:noProof/>
        </w:rPr>
        <w:t xml:space="preserve"> 763-767.</w:t>
      </w:r>
    </w:p>
    <w:p w14:paraId="31B534C8" w14:textId="77777777" w:rsidR="001066A8" w:rsidRPr="001066A8" w:rsidRDefault="001066A8" w:rsidP="001066A8">
      <w:pPr>
        <w:pStyle w:val="EndNoteBibliography"/>
        <w:spacing w:after="0"/>
        <w:ind w:left="720" w:hanging="720"/>
        <w:rPr>
          <w:noProof/>
        </w:rPr>
      </w:pPr>
      <w:r w:rsidRPr="001066A8">
        <w:rPr>
          <w:noProof/>
        </w:rPr>
        <w:t>Mola, L., and A. Papeschi, 2006 Holokinetic chromosomes at a glance. BAG-Journal of Basic and Applied Genetics 17</w:t>
      </w:r>
      <w:r w:rsidRPr="001066A8">
        <w:rPr>
          <w:b/>
          <w:noProof/>
        </w:rPr>
        <w:t>:</w:t>
      </w:r>
      <w:r w:rsidRPr="001066A8">
        <w:rPr>
          <w:noProof/>
        </w:rPr>
        <w:t xml:space="preserve"> 17-33.</w:t>
      </w:r>
    </w:p>
    <w:p w14:paraId="4EF58BB4" w14:textId="77777777" w:rsidR="001066A8" w:rsidRPr="001066A8" w:rsidRDefault="001066A8" w:rsidP="001066A8">
      <w:pPr>
        <w:pStyle w:val="EndNoteBibliography"/>
        <w:spacing w:after="0"/>
        <w:ind w:left="720" w:hanging="720"/>
        <w:rPr>
          <w:noProof/>
        </w:rPr>
      </w:pPr>
      <w:r w:rsidRPr="001066A8">
        <w:rPr>
          <w:noProof/>
        </w:rPr>
        <w:t>Mora, C., D. P. Tittensor, S. Adl, A. G. Simpson and B. Worm, 2011 How many species are there on Earth and in the ocean? PLoS biology 9.</w:t>
      </w:r>
    </w:p>
    <w:p w14:paraId="5B48CA20" w14:textId="77777777" w:rsidR="001066A8" w:rsidRPr="001066A8" w:rsidRDefault="001066A8" w:rsidP="001066A8">
      <w:pPr>
        <w:pStyle w:val="EndNoteBibliography"/>
        <w:spacing w:after="0"/>
        <w:ind w:left="720" w:hanging="720"/>
        <w:rPr>
          <w:noProof/>
        </w:rPr>
      </w:pPr>
      <w:r w:rsidRPr="001066A8">
        <w:rPr>
          <w:noProof/>
        </w:rPr>
        <w:t>Moretti, A., and S. Sabato, 1984 Karyotype evolution by centromeric fission inZamia (Cycadales). Plant Systematics and Evolution 146</w:t>
      </w:r>
      <w:r w:rsidRPr="001066A8">
        <w:rPr>
          <w:b/>
          <w:noProof/>
        </w:rPr>
        <w:t>:</w:t>
      </w:r>
      <w:r w:rsidRPr="001066A8">
        <w:rPr>
          <w:noProof/>
        </w:rPr>
        <w:t xml:space="preserve"> 215-223.</w:t>
      </w:r>
    </w:p>
    <w:p w14:paraId="28446E30" w14:textId="77777777" w:rsidR="001066A8" w:rsidRPr="001066A8" w:rsidRDefault="001066A8" w:rsidP="001066A8">
      <w:pPr>
        <w:pStyle w:val="EndNoteBibliography"/>
        <w:spacing w:after="0"/>
        <w:ind w:left="720" w:hanging="720"/>
        <w:rPr>
          <w:noProof/>
        </w:rPr>
      </w:pPr>
      <w:r w:rsidRPr="001066A8">
        <w:rPr>
          <w:noProof/>
        </w:rPr>
        <w:t>Rainford, J. L., M. Hofreiter, D. B. Nicholson and P. J. Mayhew, 2014 Phylogenetic distribution of extant richness suggests metamorphosis is a key innovation driving diversification in insects. PLoS One 9.</w:t>
      </w:r>
    </w:p>
    <w:p w14:paraId="66B1E4EE" w14:textId="77777777" w:rsidR="001066A8" w:rsidRPr="001066A8" w:rsidRDefault="001066A8" w:rsidP="001066A8">
      <w:pPr>
        <w:pStyle w:val="EndNoteBibliography"/>
        <w:spacing w:after="0"/>
        <w:ind w:left="720" w:hanging="720"/>
        <w:rPr>
          <w:noProof/>
        </w:rPr>
      </w:pPr>
      <w:r w:rsidRPr="001066A8">
        <w:rPr>
          <w:noProof/>
        </w:rPr>
        <w:t>Rieseberg, L. H., 2001 Chromosomal rearrangements and speciation. Trends in ecology &amp; evolution 16</w:t>
      </w:r>
      <w:r w:rsidRPr="001066A8">
        <w:rPr>
          <w:b/>
          <w:noProof/>
        </w:rPr>
        <w:t>:</w:t>
      </w:r>
      <w:r w:rsidRPr="001066A8">
        <w:rPr>
          <w:noProof/>
        </w:rPr>
        <w:t xml:space="preserve"> 351-358.</w:t>
      </w:r>
    </w:p>
    <w:p w14:paraId="479756DC" w14:textId="77777777" w:rsidR="001066A8" w:rsidRPr="001066A8" w:rsidRDefault="001066A8" w:rsidP="001066A8">
      <w:pPr>
        <w:pStyle w:val="EndNoteBibliography"/>
        <w:spacing w:after="0"/>
        <w:ind w:left="720" w:hanging="720"/>
        <w:rPr>
          <w:noProof/>
        </w:rPr>
      </w:pPr>
      <w:r w:rsidRPr="001066A8">
        <w:rPr>
          <w:noProof/>
        </w:rPr>
        <w:t>Ross, L., H. Blackmon, P. Lorite, V. E. Gokhman and N. B. Hardy, 2015 Recombination, chromosome number and eusociality in the Hymenoptera. Journal of evolutionary biology 28</w:t>
      </w:r>
      <w:r w:rsidRPr="001066A8">
        <w:rPr>
          <w:b/>
          <w:noProof/>
        </w:rPr>
        <w:t>:</w:t>
      </w:r>
      <w:r w:rsidRPr="001066A8">
        <w:rPr>
          <w:noProof/>
        </w:rPr>
        <w:t xml:space="preserve"> 105-116.</w:t>
      </w:r>
    </w:p>
    <w:p w14:paraId="19B6C7FE" w14:textId="77777777" w:rsidR="001066A8" w:rsidRPr="001066A8" w:rsidRDefault="001066A8" w:rsidP="001066A8">
      <w:pPr>
        <w:pStyle w:val="EndNoteBibliography"/>
        <w:spacing w:after="0"/>
        <w:ind w:left="720" w:hanging="720"/>
        <w:rPr>
          <w:noProof/>
        </w:rPr>
      </w:pPr>
      <w:r w:rsidRPr="001066A8">
        <w:rPr>
          <w:noProof/>
        </w:rPr>
        <w:t>Sites Jr, J. W., and C. Moritz, 1987 Chromosomal evolution and speciation revisited. Systematic Zoology 36</w:t>
      </w:r>
      <w:r w:rsidRPr="001066A8">
        <w:rPr>
          <w:b/>
          <w:noProof/>
        </w:rPr>
        <w:t>:</w:t>
      </w:r>
      <w:r w:rsidRPr="001066A8">
        <w:rPr>
          <w:noProof/>
        </w:rPr>
        <w:t xml:space="preserve"> 153-174.</w:t>
      </w:r>
    </w:p>
    <w:p w14:paraId="211C005D" w14:textId="77777777" w:rsidR="001066A8" w:rsidRPr="001066A8" w:rsidRDefault="001066A8" w:rsidP="001066A8">
      <w:pPr>
        <w:pStyle w:val="EndNoteBibliography"/>
        <w:spacing w:after="0"/>
        <w:ind w:left="720" w:hanging="720"/>
        <w:rPr>
          <w:noProof/>
        </w:rPr>
      </w:pPr>
      <w:r w:rsidRPr="001066A8">
        <w:rPr>
          <w:noProof/>
        </w:rPr>
        <w:t>Torres, E. M., B. R. Williams and A. Amon, 2008 Aneuploidy: cells losing their balance. Genetics 179</w:t>
      </w:r>
      <w:r w:rsidRPr="001066A8">
        <w:rPr>
          <w:b/>
          <w:noProof/>
        </w:rPr>
        <w:t>:</w:t>
      </w:r>
      <w:r w:rsidRPr="001066A8">
        <w:rPr>
          <w:noProof/>
        </w:rPr>
        <w:t xml:space="preserve"> 737-746.</w:t>
      </w:r>
    </w:p>
    <w:p w14:paraId="015791B8" w14:textId="77777777" w:rsidR="001066A8" w:rsidRPr="001066A8" w:rsidRDefault="001066A8" w:rsidP="001066A8">
      <w:pPr>
        <w:pStyle w:val="EndNoteBibliography"/>
        <w:spacing w:after="0"/>
        <w:ind w:left="720" w:hanging="720"/>
        <w:rPr>
          <w:noProof/>
        </w:rPr>
      </w:pPr>
      <w:r w:rsidRPr="001066A8">
        <w:rPr>
          <w:noProof/>
        </w:rPr>
        <w:t>Vershinina, A. O., and V. A. Lukhtanov, 2017 Evolutionary mechanisms of runaway chromosome number change in Agrodiaetus butterflies. Scientific reports 7</w:t>
      </w:r>
      <w:r w:rsidRPr="001066A8">
        <w:rPr>
          <w:b/>
          <w:noProof/>
        </w:rPr>
        <w:t>:</w:t>
      </w:r>
      <w:r w:rsidRPr="001066A8">
        <w:rPr>
          <w:noProof/>
        </w:rPr>
        <w:t xml:space="preserve"> 1-9.</w:t>
      </w:r>
    </w:p>
    <w:p w14:paraId="582B4899" w14:textId="77777777" w:rsidR="001066A8" w:rsidRPr="001066A8" w:rsidRDefault="001066A8" w:rsidP="001066A8">
      <w:pPr>
        <w:pStyle w:val="EndNoteBibliography"/>
        <w:spacing w:after="0"/>
        <w:ind w:left="720" w:hanging="720"/>
        <w:rPr>
          <w:noProof/>
        </w:rPr>
      </w:pPr>
      <w:r w:rsidRPr="001066A8">
        <w:rPr>
          <w:noProof/>
        </w:rPr>
        <w:t>White, M., 1968 Models of speciation. Science 159</w:t>
      </w:r>
      <w:r w:rsidRPr="001066A8">
        <w:rPr>
          <w:b/>
          <w:noProof/>
        </w:rPr>
        <w:t>:</w:t>
      </w:r>
      <w:r w:rsidRPr="001066A8">
        <w:rPr>
          <w:noProof/>
        </w:rPr>
        <w:t xml:space="preserve"> 1065-1070.</w:t>
      </w:r>
    </w:p>
    <w:p w14:paraId="0B302299" w14:textId="77777777" w:rsidR="001066A8" w:rsidRPr="001066A8" w:rsidRDefault="001066A8" w:rsidP="001066A8">
      <w:pPr>
        <w:pStyle w:val="EndNoteBibliography"/>
        <w:spacing w:after="0"/>
        <w:ind w:left="720" w:hanging="720"/>
        <w:rPr>
          <w:noProof/>
        </w:rPr>
      </w:pPr>
      <w:r w:rsidRPr="001066A8">
        <w:rPr>
          <w:noProof/>
        </w:rPr>
        <w:t>White, M., 1969 Chromosomal rearrangements and speciation in animals. Annual review of genetics 3</w:t>
      </w:r>
      <w:r w:rsidRPr="001066A8">
        <w:rPr>
          <w:b/>
          <w:noProof/>
        </w:rPr>
        <w:t>:</w:t>
      </w:r>
      <w:r w:rsidRPr="001066A8">
        <w:rPr>
          <w:noProof/>
        </w:rPr>
        <w:t xml:space="preserve"> 75-98.</w:t>
      </w:r>
    </w:p>
    <w:p w14:paraId="71B9D562" w14:textId="77777777" w:rsidR="001066A8" w:rsidRPr="001066A8" w:rsidRDefault="001066A8" w:rsidP="001066A8">
      <w:pPr>
        <w:pStyle w:val="EndNoteBibliography"/>
        <w:ind w:left="720" w:hanging="720"/>
        <w:rPr>
          <w:noProof/>
        </w:rPr>
      </w:pPr>
      <w:r w:rsidRPr="001066A8">
        <w:rPr>
          <w:noProof/>
        </w:rPr>
        <w:t>Zedek, F., and P. Bureš, 2012 Evidence for centromere drive in the holocentric chromosomes of Caenorhabditis. PLoS One 7.</w:t>
      </w:r>
    </w:p>
    <w:p w14:paraId="2914EA79" w14:textId="50AC0147"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8450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20-05-17T14:16:00Z" w:initials="MOU">
    <w:p w14:paraId="29810941" w14:textId="2570C976" w:rsidR="00DE1F25" w:rsidRDefault="00DE1F25">
      <w:pPr>
        <w:pStyle w:val="CommentText"/>
      </w:pPr>
      <w:r>
        <w:rPr>
          <w:rStyle w:val="CommentReference"/>
        </w:rPr>
        <w:annotationRef/>
      </w:r>
      <w:r>
        <w:t>Nobody spend time on this till we are done</w:t>
      </w:r>
    </w:p>
  </w:comment>
  <w:comment w:id="1" w:author="Microsoft Office User" w:date="2020-05-17T12:49:00Z" w:initials="MOU">
    <w:p w14:paraId="131F081E" w14:textId="4FFF37E2" w:rsidR="00EB4A1A" w:rsidRDefault="00EB4A1A">
      <w:pPr>
        <w:pStyle w:val="CommentText"/>
      </w:pPr>
      <w:r>
        <w:rPr>
          <w:rStyle w:val="CommentReference"/>
        </w:rPr>
        <w:annotationRef/>
      </w:r>
      <w:r>
        <w:t>This is a review paper on chromosomal speciation instead cite at least 2-4 papers that shows that changes in chromosome number lead to fitness cost. There are many examples in mice, and other groups set up a meeting with Terrence and ask him for help in finding some.</w:t>
      </w:r>
    </w:p>
  </w:comment>
  <w:comment w:id="5" w:author="Microsoft Office User" w:date="2020-05-17T13:00:00Z" w:initials="MOU">
    <w:p w14:paraId="1C8B2796" w14:textId="05DA07CF" w:rsidR="006B401A" w:rsidRDefault="006B401A">
      <w:pPr>
        <w:pStyle w:val="CommentText"/>
      </w:pPr>
      <w:r>
        <w:rPr>
          <w:rStyle w:val="CommentReference"/>
        </w:rPr>
        <w:annotationRef/>
      </w:r>
      <w:r>
        <w:t xml:space="preserve">I find these number hard to believe they add to 12,411 I believe there were multiple clades </w:t>
      </w:r>
      <w:proofErr w:type="gramStart"/>
      <w:r>
        <w:t>were</w:t>
      </w:r>
      <w:proofErr w:type="gramEnd"/>
      <w:r>
        <w:t xml:space="preserve"> we don’t know what type of centromeres are present</w:t>
      </w:r>
      <w:r w:rsidR="00B52998">
        <w:t xml:space="preserve"> which if true makes the next sentence false as well.</w:t>
      </w:r>
    </w:p>
  </w:comment>
  <w:comment w:id="6" w:author="Microsoft Office User" w:date="2020-05-20T01:59:00Z" w:initials="MOU">
    <w:p w14:paraId="21337062" w14:textId="2F892AEF" w:rsidR="00343031" w:rsidRDefault="00343031">
      <w:pPr>
        <w:pStyle w:val="CommentText"/>
      </w:pPr>
      <w:r>
        <w:rPr>
          <w:rStyle w:val="CommentReference"/>
        </w:rPr>
        <w:annotationRef/>
      </w:r>
      <w:proofErr w:type="gramStart"/>
      <w:r>
        <w:t>No</w:t>
      </w:r>
      <w:proofErr w:type="gramEnd"/>
      <w:r>
        <w:t xml:space="preserve"> we know it for all of them. The 12, 412 was a typo, it should be 12, 411. I double-checked the counts and these are both correct for </w:t>
      </w:r>
      <w:proofErr w:type="spellStart"/>
      <w:r>
        <w:t>holo</w:t>
      </w:r>
      <w:proofErr w:type="spellEnd"/>
      <w:r>
        <w:t xml:space="preserve"> and mono…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810941" w15:done="0"/>
  <w15:commentEx w15:paraId="131F081E" w15:done="0"/>
  <w15:commentEx w15:paraId="1C8B2796" w15:done="0"/>
  <w15:commentEx w15:paraId="21337062" w15:paraIdParent="1C8B27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BC5A7" w16cex:dateUtc="2020-05-17T19:16:00Z"/>
  <w16cex:commentExtensible w16cex:durableId="226BB15C" w16cex:dateUtc="2020-05-17T17:49:00Z"/>
  <w16cex:commentExtensible w16cex:durableId="226BB1A9" w16cex:dateUtc="2020-05-17T17:50:00Z"/>
  <w16cex:commentExtensible w16cex:durableId="226BB1BC" w16cex:dateUtc="2020-05-17T17:51:00Z"/>
  <w16cex:commentExtensible w16cex:durableId="226BB1D2" w16cex:dateUtc="2020-05-17T17:51:00Z"/>
  <w16cex:commentExtensible w16cex:durableId="226BB1EE" w16cex:dateUtc="2020-05-17T17:51:00Z"/>
  <w16cex:commentExtensible w16cex:durableId="226BB202" w16cex:dateUtc="2020-05-17T17:52:00Z"/>
  <w16cex:commentExtensible w16cex:durableId="226BB2C4" w16cex:dateUtc="2020-05-17T17:55:00Z"/>
  <w16cex:commentExtensible w16cex:durableId="226BB302" w16cex:dateUtc="2020-05-17T17:56:00Z"/>
  <w16cex:commentExtensible w16cex:durableId="226BB407" w16cex:dateUtc="2020-05-17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810941" w16cid:durableId="226BC5A7"/>
  <w16cid:commentId w16cid:paraId="131F081E" w16cid:durableId="226BB15C"/>
  <w16cid:commentId w16cid:paraId="1C8B2796" w16cid:durableId="226BB407"/>
  <w16cid:commentId w16cid:paraId="21337062" w16cid:durableId="226F0D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F57FFC" w14:textId="77777777" w:rsidR="006E78CD" w:rsidRDefault="006E78CD" w:rsidP="00854D0F">
      <w:pPr>
        <w:spacing w:after="0"/>
      </w:pPr>
      <w:r>
        <w:separator/>
      </w:r>
    </w:p>
  </w:endnote>
  <w:endnote w:type="continuationSeparator" w:id="0">
    <w:p w14:paraId="02365D4B" w14:textId="77777777" w:rsidR="006E78CD" w:rsidRDefault="006E78CD"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53BF7F" w14:textId="77777777" w:rsidR="006E78CD" w:rsidRDefault="006E78CD" w:rsidP="00854D0F">
      <w:pPr>
        <w:spacing w:after="0"/>
      </w:pPr>
      <w:r>
        <w:separator/>
      </w:r>
    </w:p>
  </w:footnote>
  <w:footnote w:type="continuationSeparator" w:id="0">
    <w:p w14:paraId="0BEB93C6" w14:textId="77777777" w:rsidR="006E78CD" w:rsidRDefault="006E78CD"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mwrAUAd9WPtyw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5aavda22efleatx5vaweatapzwapastxd&quot;&gt;My EndNote Library&lt;record-ids&gt;&lt;item&gt;290&lt;/item&gt;&lt;item&gt;300&lt;/item&gt;&lt;item&gt;321&lt;/item&gt;&lt;item&gt;327&lt;/item&gt;&lt;item&gt;358&lt;/item&gt;&lt;item&gt;359&lt;/item&gt;&lt;item&gt;360&lt;/item&gt;&lt;item&gt;362&lt;/item&gt;&lt;item&gt;365&lt;/item&gt;&lt;item&gt;368&lt;/item&gt;&lt;item&gt;371&lt;/item&gt;&lt;item&gt;372&lt;/item&gt;&lt;item&gt;374&lt;/item&gt;&lt;item&gt;377&lt;/item&gt;&lt;item&gt;379&lt;/item&gt;&lt;item&gt;380&lt;/item&gt;&lt;item&gt;381&lt;/item&gt;&lt;item&gt;390&lt;/item&gt;&lt;item&gt;415&lt;/item&gt;&lt;item&gt;416&lt;/item&gt;&lt;item&gt;417&lt;/item&gt;&lt;item&gt;418&lt;/item&gt;&lt;item&gt;419&lt;/item&gt;&lt;item&gt;420&lt;/item&gt;&lt;item&gt;422&lt;/item&gt;&lt;item&gt;423&lt;/item&gt;&lt;item&gt;424&lt;/item&gt;&lt;item&gt;425&lt;/item&gt;&lt;item&gt;426&lt;/item&gt;&lt;item&gt;427&lt;/item&gt;&lt;item&gt;428&lt;/item&gt;&lt;item&gt;429&lt;/item&gt;&lt;item&gt;430&lt;/item&gt;&lt;item&gt;431&lt;/item&gt;&lt;item&gt;432&lt;/item&gt;&lt;item&gt;433&lt;/item&gt;&lt;item&gt;434&lt;/item&gt;&lt;item&gt;435&lt;/item&gt;&lt;/record-ids&gt;&lt;/item&gt;&lt;/Libraries&gt;"/>
  </w:docVars>
  <w:rsids>
    <w:rsidRoot w:val="00E466B2"/>
    <w:rsid w:val="00000988"/>
    <w:rsid w:val="00006095"/>
    <w:rsid w:val="00020DAE"/>
    <w:rsid w:val="00045392"/>
    <w:rsid w:val="00053A54"/>
    <w:rsid w:val="00077899"/>
    <w:rsid w:val="00085A8D"/>
    <w:rsid w:val="00087532"/>
    <w:rsid w:val="0009189E"/>
    <w:rsid w:val="000C7CF3"/>
    <w:rsid w:val="000E001D"/>
    <w:rsid w:val="000E0649"/>
    <w:rsid w:val="000E33F0"/>
    <w:rsid w:val="001066A8"/>
    <w:rsid w:val="001221A6"/>
    <w:rsid w:val="00122986"/>
    <w:rsid w:val="001577E5"/>
    <w:rsid w:val="00164074"/>
    <w:rsid w:val="00186372"/>
    <w:rsid w:val="00195C79"/>
    <w:rsid w:val="001A663F"/>
    <w:rsid w:val="001C2504"/>
    <w:rsid w:val="001C3E57"/>
    <w:rsid w:val="00200F32"/>
    <w:rsid w:val="00215E65"/>
    <w:rsid w:val="00230E16"/>
    <w:rsid w:val="00244164"/>
    <w:rsid w:val="00257AC8"/>
    <w:rsid w:val="00297E6F"/>
    <w:rsid w:val="002A05AD"/>
    <w:rsid w:val="002D26E1"/>
    <w:rsid w:val="003022CF"/>
    <w:rsid w:val="00343031"/>
    <w:rsid w:val="00380E81"/>
    <w:rsid w:val="003861C7"/>
    <w:rsid w:val="003873E6"/>
    <w:rsid w:val="003A0DAF"/>
    <w:rsid w:val="003B52AF"/>
    <w:rsid w:val="003C6248"/>
    <w:rsid w:val="003F14DB"/>
    <w:rsid w:val="004034FA"/>
    <w:rsid w:val="0041099B"/>
    <w:rsid w:val="00433F19"/>
    <w:rsid w:val="00442BC8"/>
    <w:rsid w:val="00462268"/>
    <w:rsid w:val="0046738E"/>
    <w:rsid w:val="004877A9"/>
    <w:rsid w:val="004E02E1"/>
    <w:rsid w:val="00515E10"/>
    <w:rsid w:val="00520088"/>
    <w:rsid w:val="00531EBF"/>
    <w:rsid w:val="005329D6"/>
    <w:rsid w:val="00543B0A"/>
    <w:rsid w:val="005512B9"/>
    <w:rsid w:val="00554932"/>
    <w:rsid w:val="00564244"/>
    <w:rsid w:val="00590DFB"/>
    <w:rsid w:val="00595FCA"/>
    <w:rsid w:val="005969E6"/>
    <w:rsid w:val="00596E61"/>
    <w:rsid w:val="005A4333"/>
    <w:rsid w:val="006315DE"/>
    <w:rsid w:val="006339AB"/>
    <w:rsid w:val="0064352A"/>
    <w:rsid w:val="0064695D"/>
    <w:rsid w:val="00652826"/>
    <w:rsid w:val="0065584C"/>
    <w:rsid w:val="00661EAB"/>
    <w:rsid w:val="006654C1"/>
    <w:rsid w:val="00671853"/>
    <w:rsid w:val="0067543F"/>
    <w:rsid w:val="00687BFB"/>
    <w:rsid w:val="006910F6"/>
    <w:rsid w:val="006A5BDC"/>
    <w:rsid w:val="006B401A"/>
    <w:rsid w:val="006C5152"/>
    <w:rsid w:val="006C71CA"/>
    <w:rsid w:val="006E0083"/>
    <w:rsid w:val="006E135F"/>
    <w:rsid w:val="006E78CD"/>
    <w:rsid w:val="007029AE"/>
    <w:rsid w:val="00722510"/>
    <w:rsid w:val="00722FED"/>
    <w:rsid w:val="007B6D6F"/>
    <w:rsid w:val="007F3446"/>
    <w:rsid w:val="00821B6D"/>
    <w:rsid w:val="0084141E"/>
    <w:rsid w:val="00845083"/>
    <w:rsid w:val="00854D0F"/>
    <w:rsid w:val="0086047F"/>
    <w:rsid w:val="008612EC"/>
    <w:rsid w:val="008745ED"/>
    <w:rsid w:val="008925B5"/>
    <w:rsid w:val="00894C6E"/>
    <w:rsid w:val="008B016B"/>
    <w:rsid w:val="008B1174"/>
    <w:rsid w:val="008B4B51"/>
    <w:rsid w:val="008E6082"/>
    <w:rsid w:val="008F1532"/>
    <w:rsid w:val="008F1E2B"/>
    <w:rsid w:val="0090352F"/>
    <w:rsid w:val="00906B10"/>
    <w:rsid w:val="00914247"/>
    <w:rsid w:val="009202C0"/>
    <w:rsid w:val="00925E22"/>
    <w:rsid w:val="00941605"/>
    <w:rsid w:val="00941A9B"/>
    <w:rsid w:val="009659FA"/>
    <w:rsid w:val="009805C9"/>
    <w:rsid w:val="00982557"/>
    <w:rsid w:val="00997DF4"/>
    <w:rsid w:val="009A70F8"/>
    <w:rsid w:val="009C5348"/>
    <w:rsid w:val="009D361E"/>
    <w:rsid w:val="009D45EA"/>
    <w:rsid w:val="009E4E3A"/>
    <w:rsid w:val="009F7D52"/>
    <w:rsid w:val="00A11DB9"/>
    <w:rsid w:val="00A243F8"/>
    <w:rsid w:val="00A352D4"/>
    <w:rsid w:val="00A40753"/>
    <w:rsid w:val="00A62304"/>
    <w:rsid w:val="00A631A4"/>
    <w:rsid w:val="00A70594"/>
    <w:rsid w:val="00A86549"/>
    <w:rsid w:val="00A945D5"/>
    <w:rsid w:val="00AA1CDE"/>
    <w:rsid w:val="00AA221D"/>
    <w:rsid w:val="00AB025A"/>
    <w:rsid w:val="00AE0786"/>
    <w:rsid w:val="00B01304"/>
    <w:rsid w:val="00B10B2C"/>
    <w:rsid w:val="00B237BD"/>
    <w:rsid w:val="00B41D41"/>
    <w:rsid w:val="00B52998"/>
    <w:rsid w:val="00B52DD3"/>
    <w:rsid w:val="00B52E05"/>
    <w:rsid w:val="00B810DC"/>
    <w:rsid w:val="00BD0893"/>
    <w:rsid w:val="00C15ED0"/>
    <w:rsid w:val="00C17203"/>
    <w:rsid w:val="00C30D50"/>
    <w:rsid w:val="00C31ED2"/>
    <w:rsid w:val="00C674C3"/>
    <w:rsid w:val="00C84AE0"/>
    <w:rsid w:val="00CD3686"/>
    <w:rsid w:val="00D26044"/>
    <w:rsid w:val="00D32443"/>
    <w:rsid w:val="00D7569D"/>
    <w:rsid w:val="00D92D83"/>
    <w:rsid w:val="00D935B0"/>
    <w:rsid w:val="00D97F3B"/>
    <w:rsid w:val="00DB797E"/>
    <w:rsid w:val="00DD0A86"/>
    <w:rsid w:val="00DD3DFC"/>
    <w:rsid w:val="00DD5BFC"/>
    <w:rsid w:val="00DE1F25"/>
    <w:rsid w:val="00E16704"/>
    <w:rsid w:val="00E23285"/>
    <w:rsid w:val="00E238CE"/>
    <w:rsid w:val="00E27CBD"/>
    <w:rsid w:val="00E30419"/>
    <w:rsid w:val="00E3165A"/>
    <w:rsid w:val="00E35653"/>
    <w:rsid w:val="00E35FCD"/>
    <w:rsid w:val="00E366BE"/>
    <w:rsid w:val="00E427C1"/>
    <w:rsid w:val="00E442C8"/>
    <w:rsid w:val="00E466B2"/>
    <w:rsid w:val="00E876A6"/>
    <w:rsid w:val="00EA0DA4"/>
    <w:rsid w:val="00EA2D7F"/>
    <w:rsid w:val="00EB4A1A"/>
    <w:rsid w:val="00ED07A0"/>
    <w:rsid w:val="00EE6581"/>
    <w:rsid w:val="00EF003F"/>
    <w:rsid w:val="00F262BD"/>
    <w:rsid w:val="00F316F8"/>
    <w:rsid w:val="00F347FE"/>
    <w:rsid w:val="00F81B68"/>
    <w:rsid w:val="00FA0F20"/>
    <w:rsid w:val="00FC2354"/>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endnotes" Target="endnotes.xml"/><Relationship Id="rId15" Type="http://schemas.microsoft.com/office/2018/08/relationships/commentsExtensible" Target="commentsExtensible.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1027</TotalTime>
  <Pages>12</Pages>
  <Words>7645</Words>
  <Characters>43581</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51124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Microsoft Office User</cp:lastModifiedBy>
  <cp:revision>38</cp:revision>
  <dcterms:created xsi:type="dcterms:W3CDTF">2020-04-16T02:37:00Z</dcterms:created>
  <dcterms:modified xsi:type="dcterms:W3CDTF">2020-05-20T07:01:00Z</dcterms:modified>
  <cp:category/>
</cp:coreProperties>
</file>