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commentRangeStart w:id="0"/>
      <w:r w:rsidRPr="00AE0786">
        <w:rPr>
          <w:rFonts w:asciiTheme="minorHAnsi" w:hAnsiTheme="minorHAnsi" w:cstheme="minorHAnsi"/>
          <w:b/>
          <w:bCs/>
          <w:iCs/>
          <w:sz w:val="22"/>
        </w:rPr>
        <w:lastRenderedPageBreak/>
        <w:t>Abstract</w:t>
      </w:r>
      <w:commentRangeEnd w:id="0"/>
      <w:r w:rsidR="001C23EF">
        <w:rPr>
          <w:rStyle w:val="CommentReference"/>
          <w:rFonts w:asciiTheme="minorHAnsi" w:hAnsiTheme="minorHAnsi"/>
        </w:rPr>
        <w:commentReference w:id="0"/>
      </w:r>
    </w:p>
    <w:p w14:paraId="44FC63B6" w14:textId="77777777" w:rsidR="001B0FEA" w:rsidRDefault="003873E6" w:rsidP="00DE1F25">
      <w:pPr>
        <w:pStyle w:val="Default"/>
        <w:widowControl w:val="0"/>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36E1AA78" w:rsidR="00EE6581" w:rsidRPr="009612EA" w:rsidRDefault="00111ACE" w:rsidP="00DE1F25">
      <w:pPr>
        <w:pStyle w:val="Default"/>
        <w:widowControl w:val="0"/>
        <w:rPr>
          <w:rFonts w:asciiTheme="minorHAnsi" w:hAnsiTheme="minorHAnsi" w:cstheme="minorHAnsi"/>
          <w:iCs/>
          <w:sz w:val="22"/>
        </w:rPr>
      </w:pPr>
      <w:commentRangeStart w:id="1"/>
      <w:del w:id="2" w:author="Microsoft Office User" w:date="2020-06-01T23:42:00Z">
        <w:r w:rsidDel="005A3DA6">
          <w:rPr>
            <w:rFonts w:asciiTheme="minorHAnsi" w:hAnsiTheme="minorHAnsi" w:cstheme="minorHAnsi"/>
            <w:iCs/>
            <w:sz w:val="22"/>
          </w:rPr>
          <w:delText xml:space="preserve">The reliable segregation of chromosome during cell division is a fundamental requirement for life. Centromeres function as the site on chromosomes to which spindle fibers attach allowing for ordered segregation of chromosome. </w:delText>
        </w:r>
      </w:del>
      <w:commentRangeEnd w:id="1"/>
      <w:r w:rsidR="005A3DA6">
        <w:rPr>
          <w:rStyle w:val="CommentReference"/>
          <w:rFonts w:asciiTheme="minorHAnsi" w:hAnsiTheme="minorHAnsi"/>
        </w:rPr>
        <w:commentReference w:id="1"/>
      </w:r>
      <w:r>
        <w:rPr>
          <w:rFonts w:asciiTheme="minorHAnsi" w:hAnsiTheme="minorHAnsi" w:cstheme="minorHAnsi"/>
          <w:iCs/>
          <w:sz w:val="22"/>
        </w:rPr>
        <w:t xml:space="preserve">Despite the fundamental nature of centromeres two fundamentally different types of centromeres are observed across plants and animals. Monocentric chromosomes possess a single region that function as the centromere while in holocentric chromosomes centromere activity is present across the length of the </w:t>
      </w:r>
      <w:ins w:id="3" w:author="Microsoft Office User" w:date="2020-06-01T23:24:00Z">
        <w:r w:rsidR="00427E90">
          <w:rPr>
            <w:rFonts w:asciiTheme="minorHAnsi" w:hAnsiTheme="minorHAnsi" w:cstheme="minorHAnsi"/>
            <w:iCs/>
            <w:sz w:val="22"/>
          </w:rPr>
          <w:t xml:space="preserve">entire </w:t>
        </w:r>
      </w:ins>
      <w:del w:id="4" w:author="Microsoft Office User" w:date="2020-06-01T23:24:00Z">
        <w:r w:rsidDel="00427E90">
          <w:rPr>
            <w:rFonts w:asciiTheme="minorHAnsi" w:hAnsiTheme="minorHAnsi" w:cstheme="minorHAnsi"/>
            <w:iCs/>
            <w:sz w:val="22"/>
          </w:rPr>
          <w:delText xml:space="preserve">whole </w:delText>
        </w:r>
      </w:del>
      <w:r>
        <w:rPr>
          <w:rFonts w:asciiTheme="minorHAnsi" w:hAnsiTheme="minorHAnsi" w:cstheme="minorHAnsi"/>
          <w:iCs/>
          <w:sz w:val="22"/>
        </w:rPr>
        <w:t xml:space="preserve">chromosome. </w:t>
      </w:r>
      <w:commentRangeStart w:id="5"/>
      <w:del w:id="6" w:author="Microsoft Office User" w:date="2020-06-01T23:26:00Z">
        <w:r w:rsidR="00C328DC" w:rsidDel="00427E90">
          <w:rPr>
            <w:rFonts w:asciiTheme="minorHAnsi" w:hAnsiTheme="minorHAnsi" w:cstheme="minorHAnsi"/>
            <w:iCs/>
            <w:sz w:val="22"/>
          </w:rPr>
          <w:delText>When chromosomal fusion or fission occurs species with monocentric chromosomes can fail to properly segregate chromosomes that have either no or multiple</w:delText>
        </w:r>
        <w:r w:rsidDel="00427E90">
          <w:rPr>
            <w:rFonts w:asciiTheme="minorHAnsi" w:hAnsiTheme="minorHAnsi" w:cstheme="minorHAnsi"/>
            <w:iCs/>
            <w:sz w:val="22"/>
          </w:rPr>
          <w:delText xml:space="preserve"> </w:delText>
        </w:r>
        <w:r w:rsidR="00C328DC" w:rsidDel="00427E90">
          <w:rPr>
            <w:rFonts w:asciiTheme="minorHAnsi" w:hAnsiTheme="minorHAnsi" w:cstheme="minorHAnsi"/>
            <w:iCs/>
            <w:sz w:val="22"/>
          </w:rPr>
          <w:delText xml:space="preserve">centromeres. </w:delText>
        </w:r>
        <w:commentRangeEnd w:id="5"/>
        <w:r w:rsidR="00427E90" w:rsidDel="00427E90">
          <w:rPr>
            <w:rStyle w:val="CommentReference"/>
            <w:rFonts w:asciiTheme="minorHAnsi" w:hAnsiTheme="minorHAnsi"/>
          </w:rPr>
          <w:commentReference w:id="5"/>
        </w:r>
      </w:del>
      <w:ins w:id="7" w:author="Microsoft Office User" w:date="2020-06-01T23:26:00Z">
        <w:r w:rsidR="00427E90">
          <w:rPr>
            <w:rFonts w:asciiTheme="minorHAnsi" w:hAnsiTheme="minorHAnsi" w:cstheme="minorHAnsi"/>
            <w:iCs/>
            <w:sz w:val="22"/>
          </w:rPr>
          <w:t xml:space="preserve"> </w:t>
        </w:r>
      </w:ins>
      <w:ins w:id="8" w:author="Microsoft Office User" w:date="2020-06-01T23:40:00Z">
        <w:r w:rsidR="00427E90">
          <w:rPr>
            <w:rFonts w:asciiTheme="minorHAnsi" w:hAnsiTheme="minorHAnsi" w:cstheme="minorHAnsi"/>
            <w:iCs/>
            <w:sz w:val="22"/>
          </w:rPr>
          <w:t>Proper segregation may fail in species with monocentric chromosomes after a fusion or fission event, which may disrupt the number of centromere</w:t>
        </w:r>
      </w:ins>
      <w:ins w:id="9" w:author="Microsoft Office User" w:date="2020-06-01T23:41:00Z">
        <w:r w:rsidR="00427E90">
          <w:rPr>
            <w:rFonts w:asciiTheme="minorHAnsi" w:hAnsiTheme="minorHAnsi" w:cstheme="minorHAnsi"/>
            <w:iCs/>
            <w:sz w:val="22"/>
          </w:rPr>
          <w:t xml:space="preserve">s. </w:t>
        </w:r>
      </w:ins>
      <w:r w:rsidR="00C328DC">
        <w:rPr>
          <w:rFonts w:asciiTheme="minorHAnsi" w:hAnsiTheme="minorHAnsi" w:cstheme="minorHAnsi"/>
          <w:iCs/>
          <w:sz w:val="22"/>
        </w:rPr>
        <w:t>In contrast</w:t>
      </w:r>
      <w:ins w:id="10" w:author="Microsoft Office User" w:date="2020-06-01T23:43:00Z">
        <w:r w:rsidR="005A3DA6">
          <w:rPr>
            <w:rFonts w:asciiTheme="minorHAnsi" w:hAnsiTheme="minorHAnsi" w:cstheme="minorHAnsi"/>
            <w:iCs/>
            <w:sz w:val="22"/>
          </w:rPr>
          <w:t>,</w:t>
        </w:r>
      </w:ins>
      <w:r w:rsidR="00C328DC">
        <w:rPr>
          <w:rFonts w:asciiTheme="minorHAnsi" w:hAnsiTheme="minorHAnsi" w:cstheme="minorHAnsi"/>
          <w:iCs/>
          <w:sz w:val="22"/>
        </w:rPr>
        <w:t xml:space="preserve"> species with holocentric chromosome</w:t>
      </w:r>
      <w:ins w:id="11" w:author="Microsoft Office User" w:date="2020-06-01T23:46:00Z">
        <w:r w:rsidR="005A3DA6">
          <w:rPr>
            <w:rFonts w:asciiTheme="minorHAnsi" w:hAnsiTheme="minorHAnsi" w:cstheme="minorHAnsi"/>
            <w:iCs/>
            <w:sz w:val="22"/>
          </w:rPr>
          <w:t>s</w:t>
        </w:r>
      </w:ins>
      <w:r w:rsidR="00C328DC">
        <w:rPr>
          <w:rFonts w:asciiTheme="minorHAnsi" w:hAnsiTheme="minorHAnsi" w:cstheme="minorHAnsi"/>
          <w:iCs/>
          <w:sz w:val="22"/>
        </w:rPr>
        <w:t xml:space="preserve"> should still be able to safely segregate these chromosomes</w:t>
      </w:r>
      <w:ins w:id="12" w:author="Microsoft Office User" w:date="2020-06-01T23:26:00Z">
        <w:r w:rsidR="00427E90">
          <w:rPr>
            <w:rFonts w:asciiTheme="minorHAnsi" w:hAnsiTheme="minorHAnsi" w:cstheme="minorHAnsi"/>
            <w:iCs/>
            <w:sz w:val="22"/>
          </w:rPr>
          <w:t xml:space="preserve"> after fusion or fission events</w:t>
        </w:r>
      </w:ins>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ins w:id="13" w:author="Microsoft Office User" w:date="2020-06-01T23:25:00Z">
        <w:r w:rsidR="00427E90">
          <w:rPr>
            <w:rFonts w:asciiTheme="minorHAnsi" w:hAnsiTheme="minorHAnsi" w:cstheme="minorHAnsi"/>
            <w:sz w:val="22"/>
          </w:rPr>
          <w:t xml:space="preserve">between these systems, </w:t>
        </w:r>
      </w:ins>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3873E6" w:rsidRPr="009612EA">
        <w:rPr>
          <w:rFonts w:asciiTheme="minorHAnsi" w:hAnsiTheme="minorHAnsi" w:cstheme="minorHAnsi"/>
          <w:iCs/>
          <w:sz w:val="22"/>
        </w:rPr>
        <w:t>12,41</w:t>
      </w:r>
      <w:r w:rsidR="00980022">
        <w:rPr>
          <w:rFonts w:asciiTheme="minorHAnsi" w:hAnsiTheme="minorHAnsi" w:cstheme="minorHAnsi"/>
          <w:iCs/>
          <w:sz w:val="22"/>
        </w:rPr>
        <w:t>1</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del w:id="14" w:author="Microsoft Office User" w:date="2020-06-01T23:21:00Z">
        <w:r w:rsidR="00947779" w:rsidRPr="009612EA" w:rsidDel="001C23EF">
          <w:rPr>
            <w:rFonts w:asciiTheme="minorHAnsi" w:hAnsiTheme="minorHAnsi" w:cstheme="minorHAnsi"/>
            <w:iCs/>
            <w:sz w:val="22"/>
          </w:rPr>
          <w:delText>Insects exhibit a wide range of chromosome number and several large clades with monocentric or holocentric chromosomes</w:delText>
        </w:r>
        <w:r w:rsidR="00947779" w:rsidDel="001C23EF">
          <w:rPr>
            <w:rFonts w:asciiTheme="minorHAnsi" w:hAnsiTheme="minorHAnsi" w:cstheme="minorHAnsi"/>
            <w:iCs/>
            <w:sz w:val="22"/>
          </w:rPr>
          <w:delText xml:space="preserve"> making them ideal for </w:delText>
        </w:r>
        <w:r w:rsidR="00C328DC" w:rsidDel="001C23EF">
          <w:rPr>
            <w:rFonts w:asciiTheme="minorHAnsi" w:hAnsiTheme="minorHAnsi" w:cstheme="minorHAnsi"/>
            <w:iCs/>
            <w:sz w:val="22"/>
          </w:rPr>
          <w:delText>detecting differences in chromosome evolution in clades with different types of centromeres</w:delText>
        </w:r>
        <w:r w:rsidR="00947779" w:rsidRPr="009612EA" w:rsidDel="001C23EF">
          <w:rPr>
            <w:rFonts w:asciiTheme="minorHAnsi" w:hAnsiTheme="minorHAnsi" w:cstheme="minorHAnsi"/>
            <w:iCs/>
            <w:sz w:val="22"/>
          </w:rPr>
          <w:delText xml:space="preserve">. </w:delText>
        </w:r>
      </w:del>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commentRangeStart w:id="15"/>
      <w:del w:id="16" w:author="Microsoft Office User" w:date="2020-06-01T23:47:00Z">
        <w:r w:rsidR="00EB4A1A" w:rsidRPr="009612EA" w:rsidDel="005A3DA6">
          <w:rPr>
            <w:rFonts w:asciiTheme="minorHAnsi" w:hAnsiTheme="minorHAnsi" w:cstheme="minorHAnsi"/>
            <w:iCs/>
            <w:sz w:val="22"/>
          </w:rPr>
          <w:delText>Lepidoptera</w:delText>
        </w:r>
        <w:r w:rsidR="00980022" w:rsidDel="005A3DA6">
          <w:rPr>
            <w:rFonts w:asciiTheme="minorHAnsi" w:hAnsiTheme="minorHAnsi" w:cstheme="minorHAnsi"/>
            <w:iCs/>
            <w:sz w:val="22"/>
          </w:rPr>
          <w:delText xml:space="preserve">, </w:delText>
        </w:r>
        <w:r w:rsidR="00EB4A1A" w:rsidRPr="009612EA" w:rsidDel="005A3DA6">
          <w:rPr>
            <w:rFonts w:asciiTheme="minorHAnsi" w:hAnsiTheme="minorHAnsi" w:cstheme="minorHAnsi"/>
            <w:iCs/>
            <w:sz w:val="22"/>
          </w:rPr>
          <w:delText>a holocent</w:delText>
        </w:r>
        <w:r w:rsidR="00E23285" w:rsidRPr="009612EA" w:rsidDel="005A3DA6">
          <w:rPr>
            <w:rFonts w:asciiTheme="minorHAnsi" w:hAnsiTheme="minorHAnsi" w:cstheme="minorHAnsi"/>
            <w:iCs/>
            <w:sz w:val="22"/>
          </w:rPr>
          <w:delText>r</w:delText>
        </w:r>
        <w:r w:rsidR="00EB4A1A" w:rsidRPr="009612EA" w:rsidDel="005A3DA6">
          <w:rPr>
            <w:rFonts w:asciiTheme="minorHAnsi" w:hAnsiTheme="minorHAnsi" w:cstheme="minorHAnsi"/>
            <w:iCs/>
            <w:sz w:val="22"/>
          </w:rPr>
          <w:delText>ic clade</w:delText>
        </w:r>
        <w:r w:rsidR="00980022" w:rsidDel="005A3DA6">
          <w:rPr>
            <w:rFonts w:asciiTheme="minorHAnsi" w:hAnsiTheme="minorHAnsi" w:cstheme="minorHAnsi"/>
            <w:iCs/>
            <w:sz w:val="22"/>
          </w:rPr>
          <w:delText>,</w:delText>
        </w:r>
        <w:r w:rsidR="00EB4A1A" w:rsidRPr="009612EA" w:rsidDel="005A3DA6">
          <w:rPr>
            <w:rFonts w:asciiTheme="minorHAnsi" w:hAnsiTheme="minorHAnsi" w:cstheme="minorHAnsi"/>
            <w:iCs/>
            <w:sz w:val="22"/>
          </w:rPr>
          <w:delText xml:space="preserve"> exhibits some of the highest </w:delText>
        </w:r>
        <w:commentRangeStart w:id="17"/>
        <w:r w:rsidR="00EB4A1A" w:rsidRPr="009612EA" w:rsidDel="005A3DA6">
          <w:rPr>
            <w:rFonts w:asciiTheme="minorHAnsi" w:hAnsiTheme="minorHAnsi" w:cstheme="minorHAnsi"/>
            <w:iCs/>
            <w:sz w:val="22"/>
          </w:rPr>
          <w:delText>rates</w:delText>
        </w:r>
        <w:commentRangeEnd w:id="17"/>
        <w:r w:rsidR="00427E90" w:rsidDel="005A3DA6">
          <w:rPr>
            <w:rStyle w:val="CommentReference"/>
            <w:rFonts w:asciiTheme="minorHAnsi" w:hAnsiTheme="minorHAnsi"/>
          </w:rPr>
          <w:commentReference w:id="17"/>
        </w:r>
        <w:r w:rsidR="00947779" w:rsidDel="005A3DA6">
          <w:rPr>
            <w:rFonts w:asciiTheme="minorHAnsi" w:hAnsiTheme="minorHAnsi" w:cstheme="minorHAnsi"/>
            <w:iCs/>
            <w:sz w:val="22"/>
          </w:rPr>
          <w:delText>, while other holocentric clades exhibit some of the lowest rates</w:delText>
        </w:r>
        <w:r w:rsidR="00EB4A1A" w:rsidRPr="009612EA" w:rsidDel="005A3DA6">
          <w:rPr>
            <w:rFonts w:asciiTheme="minorHAnsi" w:hAnsiTheme="minorHAnsi" w:cstheme="minorHAnsi"/>
            <w:iCs/>
            <w:sz w:val="22"/>
          </w:rPr>
          <w:delText xml:space="preserve">. </w:delText>
        </w:r>
        <w:commentRangeEnd w:id="15"/>
        <w:r w:rsidR="005A3DA6" w:rsidDel="005A3DA6">
          <w:rPr>
            <w:rStyle w:val="CommentReference"/>
            <w:rFonts w:asciiTheme="minorHAnsi" w:hAnsiTheme="minorHAnsi"/>
          </w:rPr>
          <w:commentReference w:id="15"/>
        </w:r>
      </w:del>
      <w:r w:rsidR="00C328DC">
        <w:rPr>
          <w:rFonts w:asciiTheme="minorHAnsi" w:hAnsiTheme="minorHAnsi" w:cstheme="minorHAnsi"/>
          <w:iCs/>
          <w:sz w:val="22"/>
        </w:rPr>
        <w:t>L</w:t>
      </w:r>
      <w:r w:rsidR="00EB4A1A" w:rsidRPr="009612EA">
        <w:rPr>
          <w:rFonts w:asciiTheme="minorHAnsi" w:hAnsiTheme="minorHAnsi" w:cstheme="minorHAnsi"/>
          <w:iCs/>
          <w:sz w:val="22"/>
        </w:rPr>
        <w:t>ooking 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ins w:id="18" w:author="Microsoft Office User" w:date="2020-06-01T23:47:00Z">
        <w:r w:rsidR="005A3DA6">
          <w:rPr>
            <w:rFonts w:asciiTheme="minorHAnsi" w:hAnsiTheme="minorHAnsi" w:cstheme="minorHAnsi"/>
            <w:iCs/>
            <w:sz w:val="22"/>
          </w:rPr>
          <w:t>-</w:t>
        </w:r>
      </w:ins>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among clades. </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506A77E9"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 </w:instrText>
      </w:r>
      <w:r w:rsidR="0072574C">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EN.CITE.DATA </w:instrText>
      </w:r>
      <w:r w:rsidR="0072574C">
        <w:rPr>
          <w:rFonts w:asciiTheme="minorHAnsi" w:hAnsiTheme="minorHAnsi" w:cstheme="minorHAnsi"/>
          <w:color w:val="000000" w:themeColor="text1"/>
          <w:sz w:val="22"/>
        </w:rPr>
      </w:r>
      <w:r w:rsidR="0072574C">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72574C">
        <w:rPr>
          <w:rFonts w:asciiTheme="minorHAnsi" w:hAnsiTheme="minorHAnsi" w:cstheme="minorHAnsi"/>
          <w:noProof/>
          <w:color w:val="000000" w:themeColor="text1"/>
          <w:sz w:val="22"/>
        </w:rPr>
        <w:t>(</w:t>
      </w:r>
      <w:r w:rsidR="0072574C" w:rsidRPr="0072574C">
        <w:rPr>
          <w:rFonts w:asciiTheme="minorHAnsi" w:hAnsiTheme="minorHAnsi" w:cstheme="minorHAnsi"/>
          <w:smallCaps/>
          <w:noProof/>
          <w:color w:val="000000" w:themeColor="text1"/>
          <w:sz w:val="22"/>
        </w:rPr>
        <w:t>Wilson</w:t>
      </w:r>
      <w:r w:rsidR="0072574C" w:rsidRPr="0072574C">
        <w:rPr>
          <w:rFonts w:asciiTheme="minorHAnsi" w:hAnsiTheme="minorHAnsi" w:cstheme="minorHAnsi"/>
          <w:i/>
          <w:noProof/>
          <w:color w:val="000000" w:themeColor="text1"/>
          <w:sz w:val="22"/>
        </w:rPr>
        <w:t xml:space="preserve"> et al.</w:t>
      </w:r>
      <w:r w:rsidR="0072574C">
        <w:rPr>
          <w:rFonts w:asciiTheme="minorHAnsi" w:hAnsiTheme="minorHAnsi" w:cstheme="minorHAnsi"/>
          <w:noProof/>
          <w:color w:val="000000" w:themeColor="text1"/>
          <w:sz w:val="22"/>
        </w:rPr>
        <w:t xml:space="preserve"> 1975a; </w:t>
      </w:r>
      <w:r w:rsidR="0072574C" w:rsidRPr="0072574C">
        <w:rPr>
          <w:rFonts w:asciiTheme="minorHAnsi" w:hAnsiTheme="minorHAnsi" w:cstheme="minorHAnsi"/>
          <w:smallCaps/>
          <w:noProof/>
          <w:color w:val="000000" w:themeColor="text1"/>
          <w:sz w:val="22"/>
        </w:rPr>
        <w:t>White</w:t>
      </w:r>
      <w:r w:rsidR="0072574C">
        <w:rPr>
          <w:rFonts w:asciiTheme="minorHAnsi" w:hAnsiTheme="minorHAnsi" w:cstheme="minorHAnsi"/>
          <w:noProof/>
          <w:color w:val="000000" w:themeColor="text1"/>
          <w:sz w:val="22"/>
        </w:rPr>
        <w:t xml:space="preserve"> 1978a; </w:t>
      </w:r>
      <w:r w:rsidR="0072574C" w:rsidRPr="0072574C">
        <w:rPr>
          <w:rFonts w:asciiTheme="minorHAnsi" w:hAnsiTheme="minorHAnsi" w:cstheme="minorHAnsi"/>
          <w:smallCaps/>
          <w:noProof/>
          <w:color w:val="000000" w:themeColor="text1"/>
          <w:sz w:val="22"/>
        </w:rPr>
        <w:t>Bush</w:t>
      </w:r>
      <w:r w:rsidR="0072574C">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w:t>
      </w:r>
      <w:ins w:id="19" w:author="Microsoft Office User" w:date="2020-06-01T23:50:00Z">
        <w:r w:rsidR="00A612D9">
          <w:rPr>
            <w:rFonts w:asciiTheme="minorHAnsi" w:hAnsiTheme="minorHAnsi" w:cstheme="minorHAnsi"/>
            <w:sz w:val="22"/>
          </w:rPr>
          <w:t>hange in c</w:t>
        </w:r>
      </w:ins>
      <w:r w:rsidR="00E23285">
        <w:rPr>
          <w:rFonts w:asciiTheme="minorHAnsi" w:hAnsiTheme="minorHAnsi" w:cstheme="minorHAnsi"/>
          <w:sz w:val="22"/>
        </w:rPr>
        <w:t>hromosome number</w:t>
      </w:r>
      <w:r w:rsidR="00442BC8" w:rsidRPr="00AE0786">
        <w:rPr>
          <w:rFonts w:asciiTheme="minorHAnsi" w:hAnsiTheme="minorHAnsi" w:cstheme="minorHAnsi"/>
          <w:sz w:val="22"/>
        </w:rPr>
        <w:t xml:space="preserve"> has even been proposed as a possible driver of speciation</w:t>
      </w:r>
      <w:r w:rsidR="00BB6F51">
        <w:rPr>
          <w:rFonts w:asciiTheme="minorHAnsi" w:hAnsiTheme="minorHAnsi" w:cstheme="minorHAnsi"/>
          <w:sz w:val="22"/>
        </w:rPr>
        <w:t xml:space="preserve"> </w:t>
      </w:r>
      <w:r w:rsidR="00BB6F51">
        <w:rPr>
          <w:rFonts w:asciiTheme="minorHAnsi" w:hAnsiTheme="minorHAnsi" w:cstheme="minorHAnsi"/>
          <w:sz w:val="22"/>
        </w:rPr>
        <w:fldChar w:fldCharType="begin"/>
      </w:r>
      <w:r w:rsidR="002E1D42">
        <w:rPr>
          <w:rFonts w:asciiTheme="minorHAnsi" w:hAnsiTheme="minorHAnsi" w:cstheme="minorHAnsi"/>
          <w:sz w:val="22"/>
        </w:rPr>
        <w:instrText xml:space="preserve"> ADDIN EN.CITE &lt;EndNote&gt;&lt;Cite&gt;&lt;Author&gt;White&lt;/Author&gt;&lt;Year&gt;1978&lt;/Year&gt;&lt;RecNum&gt;437&lt;/RecNum&gt;&lt;DisplayText&gt;(&lt;style face="smallcaps"&gt;White&lt;/style&gt; 1978a)&lt;/DisplayText&gt;&lt;record&gt;&lt;rec-number&gt;437&lt;/rec-number&gt;&lt;foreign-keys&gt;&lt;key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2E1D42">
        <w:rPr>
          <w:rFonts w:asciiTheme="minorHAnsi" w:hAnsiTheme="minorHAnsi" w:cstheme="minorHAnsi"/>
          <w:noProof/>
          <w:sz w:val="22"/>
        </w:rPr>
        <w:t>(</w:t>
      </w:r>
      <w:r w:rsidR="002E1D42" w:rsidRPr="002E1D42">
        <w:rPr>
          <w:rFonts w:asciiTheme="minorHAnsi" w:hAnsiTheme="minorHAnsi" w:cstheme="minorHAnsi"/>
          <w:smallCaps/>
          <w:noProof/>
          <w:sz w:val="22"/>
        </w:rPr>
        <w:t>White</w:t>
      </w:r>
      <w:r w:rsidR="002E1D42">
        <w:rPr>
          <w:rFonts w:asciiTheme="minorHAnsi" w:hAnsiTheme="minorHAnsi" w:cstheme="minorHAnsi"/>
          <w:noProof/>
          <w:sz w:val="22"/>
        </w:rPr>
        <w:t xml:space="preserve"> 1978a)</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stasipatric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773DCC6C" w:rsidR="009C5348" w:rsidRPr="00AE0786" w:rsidRDefault="006B401A" w:rsidP="00DE1F25">
      <w:pPr>
        <w:pStyle w:val="Default"/>
        <w:widowControl w:val="0"/>
        <w:rPr>
          <w:rFonts w:asciiTheme="minorHAnsi" w:hAnsiTheme="minorHAnsi" w:cstheme="minorHAnsi"/>
          <w:sz w:val="22"/>
        </w:rPr>
      </w:pPr>
      <w:commentRangeStart w:id="20"/>
      <w:r w:rsidRPr="00AE0786">
        <w:rPr>
          <w:rFonts w:asciiTheme="minorHAnsi" w:hAnsiTheme="minorHAnsi" w:cstheme="minorHAnsi"/>
          <w:sz w:val="22"/>
        </w:rPr>
        <w:t>Unfortunately, t</w:t>
      </w:r>
      <w:r w:rsidR="006C71CA" w:rsidRPr="00AE0786">
        <w:rPr>
          <w:rFonts w:asciiTheme="minorHAnsi" w:hAnsiTheme="minorHAnsi" w:cstheme="minorHAnsi"/>
          <w:sz w:val="22"/>
        </w:rPr>
        <w:t>he evolution of chromosome number has been recalcitrant to the formation of rules or generalizations that can explain variation in patterns and rates across large clades</w:t>
      </w:r>
      <w:commentRangeEnd w:id="20"/>
      <w:r w:rsidR="00A612D9">
        <w:rPr>
          <w:rStyle w:val="CommentReference"/>
          <w:rFonts w:asciiTheme="minorHAnsi" w:hAnsiTheme="minorHAnsi"/>
        </w:rPr>
        <w:commentReference w:id="20"/>
      </w:r>
      <w:r w:rsidR="006C71CA" w:rsidRPr="00AE0786">
        <w:rPr>
          <w:rFonts w:asciiTheme="minorHAnsi" w:hAnsiTheme="minorHAnsi" w:cstheme="minorHAnsi"/>
          <w:sz w:val="22"/>
        </w:rPr>
        <w:t xml:space="preserve">. </w:t>
      </w:r>
      <w:ins w:id="21" w:author="Microsoft Office User" w:date="2020-06-01T23:48:00Z">
        <w:r w:rsidR="00A612D9">
          <w:rPr>
            <w:rFonts w:asciiTheme="minorHAnsi" w:hAnsiTheme="minorHAnsi" w:cstheme="minorHAnsi"/>
            <w:sz w:val="22"/>
          </w:rPr>
          <w:t>Within clades, karyotypes are reshaped primarily through fusions and fissions</w:t>
        </w:r>
      </w:ins>
      <w:ins w:id="22" w:author="Microsoft Office User" w:date="2020-06-01T23:49:00Z">
        <w:r w:rsidR="00A612D9">
          <w:rPr>
            <w:rFonts w:asciiTheme="minorHAnsi" w:hAnsiTheme="minorHAnsi" w:cstheme="minorHAnsi"/>
            <w:sz w:val="22"/>
          </w:rPr>
          <w:t xml:space="preserve"> </w:t>
        </w:r>
      </w:ins>
      <w:del w:id="23" w:author="Microsoft Office User" w:date="2020-06-01T23:48:00Z">
        <w:r w:rsidR="00906B10" w:rsidRPr="00AE0786" w:rsidDel="00A612D9">
          <w:rPr>
            <w:rFonts w:asciiTheme="minorHAnsi" w:hAnsiTheme="minorHAnsi" w:cstheme="minorHAnsi"/>
            <w:sz w:val="22"/>
          </w:rPr>
          <w:delText>However,</w:delText>
        </w:r>
        <w:r w:rsidR="006C71CA" w:rsidRPr="00AE0786" w:rsidDel="00A612D9">
          <w:rPr>
            <w:rFonts w:asciiTheme="minorHAnsi" w:hAnsiTheme="minorHAnsi" w:cstheme="minorHAnsi"/>
            <w:sz w:val="22"/>
          </w:rPr>
          <w:delText xml:space="preserve"> within clades</w:delText>
        </w:r>
        <w:r w:rsidR="00906B10" w:rsidRPr="00AE0786" w:rsidDel="00A612D9">
          <w:rPr>
            <w:rFonts w:asciiTheme="minorHAnsi" w:hAnsiTheme="minorHAnsi" w:cstheme="minorHAnsi"/>
            <w:sz w:val="22"/>
          </w:rPr>
          <w:delText>,</w:delText>
        </w:r>
        <w:r w:rsidR="006C71CA" w:rsidRPr="00AE0786" w:rsidDel="00A612D9">
          <w:rPr>
            <w:rFonts w:asciiTheme="minorHAnsi" w:hAnsiTheme="minorHAnsi" w:cstheme="minorHAnsi"/>
            <w:sz w:val="22"/>
          </w:rPr>
          <w:delText xml:space="preserve"> fusions and fissions are two of the dominant forces in reshaping karyotypes </w:delText>
        </w:r>
      </w:del>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del w:id="24" w:author="Microsoft Office User" w:date="2020-06-01T23:49:00Z">
        <w:r w:rsidR="006C71CA" w:rsidRPr="00AE0786" w:rsidDel="00A612D9">
          <w:rPr>
            <w:rFonts w:asciiTheme="minorHAnsi" w:hAnsiTheme="minorHAnsi" w:cstheme="minorHAnsi"/>
            <w:sz w:val="22"/>
          </w:rPr>
          <w:delText>chromosome number changes</w:delText>
        </w:r>
        <w:r w:rsidR="00442BC8" w:rsidRPr="00AE0786" w:rsidDel="00A612D9">
          <w:rPr>
            <w:rFonts w:asciiTheme="minorHAnsi" w:hAnsiTheme="minorHAnsi" w:cstheme="minorHAnsi"/>
            <w:sz w:val="22"/>
          </w:rPr>
          <w:delText xml:space="preserve"> of plus or minus one</w:delText>
        </w:r>
      </w:del>
      <w:ins w:id="25" w:author="Microsoft Office User" w:date="2020-06-01T23:49:00Z">
        <w:r w:rsidR="00A612D9">
          <w:rPr>
            <w:rFonts w:asciiTheme="minorHAnsi" w:hAnsiTheme="minorHAnsi" w:cstheme="minorHAnsi"/>
            <w:sz w:val="22"/>
          </w:rPr>
          <w:t>positive or negative changes in chromosome number by one</w:t>
        </w:r>
      </w:ins>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del w:id="26" w:author="Microsoft Office User" w:date="2020-06-01T23:49:00Z">
        <w:r w:rsidR="009C5348" w:rsidRPr="00AE0786" w:rsidDel="00A612D9">
          <w:rPr>
            <w:rFonts w:asciiTheme="minorHAnsi" w:hAnsiTheme="minorHAnsi" w:cstheme="minorHAnsi"/>
            <w:sz w:val="22"/>
          </w:rPr>
          <w:delText>a</w:delText>
        </w:r>
        <w:r w:rsidR="008F1E2B" w:rsidRPr="00AE0786" w:rsidDel="00A612D9">
          <w:rPr>
            <w:rFonts w:asciiTheme="minorHAnsi" w:hAnsiTheme="minorHAnsi" w:cstheme="minorHAnsi"/>
            <w:sz w:val="22"/>
          </w:rPr>
          <w:delText>n</w:delText>
        </w:r>
        <w:r w:rsidR="009C5348" w:rsidRPr="00AE0786" w:rsidDel="00A612D9">
          <w:rPr>
            <w:rFonts w:asciiTheme="minorHAnsi" w:hAnsiTheme="minorHAnsi" w:cstheme="minorHAnsi"/>
            <w:sz w:val="22"/>
          </w:rPr>
          <w:delText xml:space="preserve"> offspring can be produced from an unreduced gamete increasing by one the number of copies of the genome</w:delText>
        </w:r>
      </w:del>
      <w:ins w:id="27" w:author="Microsoft Office User" w:date="2020-06-01T23:49:00Z">
        <w:r w:rsidR="00A612D9">
          <w:rPr>
            <w:rFonts w:asciiTheme="minorHAnsi" w:hAnsiTheme="minorHAnsi" w:cstheme="minorHAnsi"/>
            <w:sz w:val="22"/>
          </w:rPr>
          <w:t>the numbers of copies of the genome will increase by one from an unreduced gamete</w:t>
        </w:r>
      </w:ins>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7FEFECC1"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 </w:instrTex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EN.CITE.DATA </w:instrText>
      </w:r>
      <w:r w:rsidR="00235A0B">
        <w:rPr>
          <w:rFonts w:cstheme="minorHAnsi"/>
          <w:sz w:val="22"/>
          <w:szCs w:val="22"/>
        </w:rPr>
      </w:r>
      <w:r w:rsidR="00235A0B">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235A0B">
        <w:rPr>
          <w:rFonts w:cstheme="minorHAnsi"/>
          <w:noProof/>
          <w:sz w:val="22"/>
          <w:szCs w:val="22"/>
        </w:rPr>
        <w:t>(</w:t>
      </w:r>
      <w:r w:rsidR="00235A0B" w:rsidRPr="00235A0B">
        <w:rPr>
          <w:rFonts w:cstheme="minorHAnsi"/>
          <w:smallCaps/>
          <w:noProof/>
          <w:sz w:val="22"/>
          <w:szCs w:val="22"/>
        </w:rPr>
        <w:t>Lukhtanov</w:t>
      </w:r>
      <w:r w:rsidR="00235A0B" w:rsidRPr="00235A0B">
        <w:rPr>
          <w:rFonts w:cstheme="minorHAnsi"/>
          <w:i/>
          <w:noProof/>
          <w:sz w:val="22"/>
          <w:szCs w:val="22"/>
        </w:rPr>
        <w:t xml:space="preserve"> et al.</w:t>
      </w:r>
      <w:r w:rsidR="00235A0B">
        <w:rPr>
          <w:rFonts w:cstheme="minorHAnsi"/>
          <w:noProof/>
          <w:sz w:val="22"/>
          <w:szCs w:val="22"/>
        </w:rPr>
        <w:t xml:space="preserve"> 2018; </w:t>
      </w:r>
      <w:r w:rsidR="00235A0B" w:rsidRPr="00235A0B">
        <w:rPr>
          <w:rFonts w:cstheme="minorHAnsi"/>
          <w:smallCaps/>
          <w:noProof/>
          <w:sz w:val="22"/>
          <w:szCs w:val="22"/>
        </w:rPr>
        <w:t>Hill</w:t>
      </w:r>
      <w:r w:rsidR="00235A0B" w:rsidRPr="00235A0B">
        <w:rPr>
          <w:rFonts w:cstheme="minorHAnsi"/>
          <w:i/>
          <w:noProof/>
          <w:sz w:val="22"/>
          <w:szCs w:val="22"/>
        </w:rPr>
        <w:t xml:space="preserve"> et al.</w:t>
      </w:r>
      <w:r w:rsidR="00235A0B">
        <w:rPr>
          <w:rFonts w:cstheme="minorHAnsi"/>
          <w:noProof/>
          <w:sz w:val="22"/>
          <w:szCs w:val="22"/>
        </w:rPr>
        <w:t xml:space="preserve"> 2019)</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del w:id="28" w:author="Microsoft Office User" w:date="2020-06-01T23:50:00Z">
        <w:r w:rsidR="00AB025A" w:rsidRPr="00AE0786" w:rsidDel="00A612D9">
          <w:rPr>
            <w:rFonts w:cstheme="minorHAnsi"/>
            <w:sz w:val="22"/>
            <w:szCs w:val="22"/>
          </w:rPr>
          <w:delText xml:space="preserve"> in holocentric species</w:delText>
        </w:r>
      </w:del>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ins w:id="29" w:author="Microsoft Office User" w:date="2020-06-01T23:50:00Z">
        <w:r w:rsidR="00A612D9">
          <w:rPr>
            <w:rFonts w:cstheme="minorHAnsi"/>
            <w:sz w:val="22"/>
            <w:szCs w:val="22"/>
          </w:rPr>
          <w:t xml:space="preserve">in holocentric </w:t>
        </w:r>
        <w:proofErr w:type="spellStart"/>
        <w:r w:rsidR="00A612D9">
          <w:rPr>
            <w:rFonts w:cstheme="minorHAnsi"/>
            <w:sz w:val="22"/>
            <w:szCs w:val="22"/>
          </w:rPr>
          <w:t>species</w:t>
        </w:r>
        <w:proofErr w:type="spellEnd"/>
        <w:r w:rsidR="00A612D9">
          <w:rPr>
            <w:rFonts w:cstheme="minorHAnsi"/>
            <w:sz w:val="22"/>
            <w:szCs w:val="22"/>
          </w:rPr>
          <w:t xml:space="preserve"> </w:t>
        </w:r>
      </w:ins>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del w:id="30" w:author="Microsoft Office User" w:date="2020-06-01T23:51:00Z">
        <w:r w:rsidR="00235A0B" w:rsidDel="002E0BC5">
          <w:rPr>
            <w:rFonts w:cstheme="minorHAnsi"/>
            <w:sz w:val="22"/>
            <w:szCs w:val="22"/>
          </w:rPr>
          <w:delText xml:space="preserve">However, studies of </w:delText>
        </w:r>
        <w:r w:rsidR="00511CB8" w:rsidDel="002E0BC5">
          <w:rPr>
            <w:rFonts w:cstheme="minorHAnsi"/>
            <w:sz w:val="22"/>
            <w:szCs w:val="22"/>
          </w:rPr>
          <w:delText>individual holocentric</w:delText>
        </w:r>
        <w:r w:rsidR="00235A0B" w:rsidDel="002E0BC5">
          <w:rPr>
            <w:rFonts w:cstheme="minorHAnsi"/>
            <w:sz w:val="22"/>
            <w:szCs w:val="22"/>
          </w:rPr>
          <w:delText xml:space="preserve"> clades have </w:delText>
        </w:r>
        <w:r w:rsidR="00511CB8" w:rsidDel="002E0BC5">
          <w:rPr>
            <w:rFonts w:cstheme="minorHAnsi"/>
            <w:sz w:val="22"/>
            <w:szCs w:val="22"/>
          </w:rPr>
          <w:delText>been mixed with some clades showing</w:delText>
        </w:r>
      </w:del>
      <w:ins w:id="31" w:author="Microsoft Office User" w:date="2020-06-01T23:51:00Z">
        <w:r w:rsidR="002E0BC5">
          <w:rPr>
            <w:rFonts w:cstheme="minorHAnsi"/>
            <w:sz w:val="22"/>
            <w:szCs w:val="22"/>
          </w:rPr>
          <w:t xml:space="preserve">There is a lack of a clear pattern of </w:t>
        </w:r>
        <w:proofErr w:type="spellStart"/>
        <w:r w:rsidR="002E0BC5">
          <w:rPr>
            <w:rFonts w:cstheme="minorHAnsi"/>
            <w:sz w:val="22"/>
            <w:szCs w:val="22"/>
          </w:rPr>
          <w:t>ratesof</w:t>
        </w:r>
        <w:proofErr w:type="spellEnd"/>
        <w:r w:rsidR="002E0BC5">
          <w:rPr>
            <w:rFonts w:cstheme="minorHAnsi"/>
            <w:sz w:val="22"/>
            <w:szCs w:val="22"/>
          </w:rPr>
          <w:t xml:space="preserve"> chromosome evolution in holocentric clades, as some show</w:t>
        </w:r>
      </w:ins>
      <w:r w:rsidR="00511CB8">
        <w:rPr>
          <w:rFonts w:cstheme="minorHAnsi"/>
          <w:sz w:val="22"/>
          <w:szCs w:val="22"/>
        </w:rPr>
        <w:t xml:space="preserve"> great variation </w:t>
      </w:r>
      <w:r w:rsidR="00511CB8">
        <w:rPr>
          <w:rFonts w:cstheme="minorHAnsi"/>
          <w:sz w:val="22"/>
          <w:szCs w:val="22"/>
        </w:rPr>
        <w:fldChar w:fldCharType="begin"/>
      </w:r>
      <w:r w:rsidR="00511CB8">
        <w:rPr>
          <w:rFonts w:cstheme="minorHAnsi"/>
          <w:sz w:val="22"/>
          <w:szCs w:val="22"/>
        </w:rPr>
        <w:instrText xml:space="preserve"> ADDIN EN.CITE &lt;EndNote&gt;&lt;Cite&gt;&lt;Author&gt;Escudero&lt;/Author&gt;&lt;Year&gt;2012&lt;/Year&gt;&lt;RecNum&gt;2823&lt;/RecNum&gt;&lt;DisplayText&gt;(&lt;style face="smallcaps"&gt;Schneider&lt;/style&gt;&lt;style face="italic"&gt; et al.&lt;/style&gt; 2009; &lt;style face="smallcaps"&gt;Escudero&lt;/style&gt;&lt;style face="italic"&gt; et al.&lt;/style&gt; 2012)&lt;/DisplayText&gt;&lt;record&gt;&lt;rec-number&gt;2823&lt;/rec-number&gt;&lt;foreign-keys&gt;&lt;key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Schneider</w:t>
      </w:r>
      <w:r w:rsidR="00511CB8" w:rsidRPr="00511CB8">
        <w:rPr>
          <w:rFonts w:cstheme="minorHAnsi"/>
          <w:i/>
          <w:noProof/>
          <w:sz w:val="22"/>
          <w:szCs w:val="22"/>
        </w:rPr>
        <w:t xml:space="preserve"> et al.</w:t>
      </w:r>
      <w:r w:rsidR="00511CB8">
        <w:rPr>
          <w:rFonts w:cstheme="minorHAnsi"/>
          <w:noProof/>
          <w:sz w:val="22"/>
          <w:szCs w:val="22"/>
        </w:rPr>
        <w:t xml:space="preserve"> 2009; </w:t>
      </w:r>
      <w:r w:rsidR="00511CB8" w:rsidRPr="00511CB8">
        <w:rPr>
          <w:rFonts w:cstheme="minorHAnsi"/>
          <w:smallCaps/>
          <w:noProof/>
          <w:sz w:val="22"/>
          <w:szCs w:val="22"/>
        </w:rPr>
        <w:t>Escudero</w:t>
      </w:r>
      <w:r w:rsidR="00511CB8" w:rsidRPr="00511CB8">
        <w:rPr>
          <w:rFonts w:cstheme="minorHAnsi"/>
          <w:i/>
          <w:noProof/>
          <w:sz w:val="22"/>
          <w:szCs w:val="22"/>
        </w:rPr>
        <w:t xml:space="preserve"> et al.</w:t>
      </w:r>
      <w:r w:rsidR="00511CB8">
        <w:rPr>
          <w:rFonts w:cstheme="minorHAnsi"/>
          <w:noProof/>
          <w:sz w:val="22"/>
          <w:szCs w:val="22"/>
        </w:rPr>
        <w:t xml:space="preserve"> 2012)</w:t>
      </w:r>
      <w:r w:rsidR="00511CB8">
        <w:rPr>
          <w:rFonts w:cstheme="minorHAnsi"/>
          <w:sz w:val="22"/>
          <w:szCs w:val="22"/>
        </w:rPr>
        <w:fldChar w:fldCharType="end"/>
      </w:r>
      <w:r w:rsidR="00511CB8">
        <w:rPr>
          <w:rFonts w:cstheme="minorHAnsi"/>
          <w:sz w:val="22"/>
          <w:szCs w:val="22"/>
        </w:rPr>
        <w:t xml:space="preserve"> and others </w:t>
      </w:r>
      <w:del w:id="32" w:author="Microsoft Office User" w:date="2020-06-01T23:51:00Z">
        <w:r w:rsidR="00511CB8" w:rsidDel="002E0BC5">
          <w:rPr>
            <w:rFonts w:cstheme="minorHAnsi"/>
            <w:sz w:val="22"/>
            <w:szCs w:val="22"/>
          </w:rPr>
          <w:delText xml:space="preserve">being </w:delText>
        </w:r>
      </w:del>
      <w:ins w:id="33" w:author="Microsoft Office User" w:date="2020-06-01T23:51:00Z">
        <w:r w:rsidR="002E0BC5">
          <w:rPr>
            <w:rFonts w:cstheme="minorHAnsi"/>
            <w:sz w:val="22"/>
            <w:szCs w:val="22"/>
          </w:rPr>
          <w:t xml:space="preserve">remain </w:t>
        </w:r>
      </w:ins>
      <w:r w:rsidR="00511CB8">
        <w:rPr>
          <w:rFonts w:cstheme="minorHAnsi"/>
          <w:sz w:val="22"/>
          <w:szCs w:val="22"/>
        </w:rPr>
        <w:t>almost static</w:t>
      </w:r>
      <w:r w:rsidR="00235A0B">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&lt;EndNote&gt;&lt;Cite&gt;&lt;Author&gt;Panzera&lt;/Author&gt;&lt;Year&gt;1996&lt;/Year&gt;&lt;RecNum&gt;2824&lt;/RecNum&gt;&lt;DisplayText&gt;(&lt;style face="smallcaps"&gt;Panzera&lt;/style&gt;&lt;style face="italic"&gt; et al.&lt;/style&gt; 1996)&lt;/DisplayText&gt;&lt;record&gt;&lt;rec-number&gt;2824&lt;/rec-number&gt;&lt;foreign-keys&gt;&lt;key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Panzera</w:t>
      </w:r>
      <w:r w:rsidR="00511CB8" w:rsidRPr="00511CB8">
        <w:rPr>
          <w:rFonts w:cstheme="minorHAnsi"/>
          <w:i/>
          <w:noProof/>
          <w:sz w:val="22"/>
          <w:szCs w:val="22"/>
        </w:rPr>
        <w:t xml:space="preserve"> et al.</w:t>
      </w:r>
      <w:r w:rsidR="00511CB8">
        <w:rPr>
          <w:rFonts w:cstheme="minorHAnsi"/>
          <w:noProof/>
          <w:sz w:val="22"/>
          <w:szCs w:val="22"/>
        </w:rPr>
        <w:t xml:space="preserve"> 1996)</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DE1F25">
      <w:pPr>
        <w:spacing w:after="0"/>
        <w:rPr>
          <w:rFonts w:cstheme="minorHAnsi"/>
          <w:sz w:val="22"/>
          <w:szCs w:val="22"/>
        </w:rPr>
      </w:pPr>
    </w:p>
    <w:p w14:paraId="3853CF81" w14:textId="52551B95" w:rsidR="009C5348" w:rsidRPr="00AE0786" w:rsidRDefault="00DD0A86" w:rsidP="00DE1F25">
      <w:pPr>
        <w:spacing w:after="0"/>
        <w:rPr>
          <w:rFonts w:cstheme="minorHAnsi"/>
          <w:sz w:val="22"/>
          <w:szCs w:val="22"/>
        </w:rPr>
      </w:pPr>
      <w:r w:rsidRPr="00AE0786">
        <w:rPr>
          <w:rFonts w:cstheme="minorHAnsi"/>
          <w:sz w:val="22"/>
          <w:szCs w:val="22"/>
        </w:rPr>
        <w:lastRenderedPageBreak/>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91787F">
        <w:rPr>
          <w:rFonts w:cstheme="minorHAnsi"/>
          <w:sz w:val="22"/>
          <w:szCs w:val="22"/>
        </w:rPr>
        <w:instrText xml:space="preserve"> ADDIN EN.CITE &lt;EndNote&gt;&lt;Cite&gt;&lt;Author&gt;Blackmon&lt;/Author&gt;&lt;Year&gt;2017&lt;/Year&gt;&lt;RecNum&gt;2533&lt;/RecNum&gt;&lt;DisplayText&gt;(&lt;style face="smallcaps"&gt;Blackmon&lt;/style&gt;&lt;style face="italic"&gt; et al.&lt;/style&gt; 2017)&lt;/DisplayText&gt;&lt;record&gt;&lt;rec-number&gt;2533&lt;/rec-number&gt;&lt;foreign-keys&gt;&lt;key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Blackmon</w:t>
      </w:r>
      <w:r w:rsidR="0091787F" w:rsidRPr="0091787F">
        <w:rPr>
          <w:rFonts w:cstheme="minorHAnsi"/>
          <w:i/>
          <w:noProof/>
          <w:sz w:val="22"/>
          <w:szCs w:val="22"/>
        </w:rPr>
        <w:t xml:space="preserve"> et al.</w:t>
      </w:r>
      <w:r w:rsidR="0091787F">
        <w:rPr>
          <w:rFonts w:cstheme="minorHAnsi"/>
          <w:noProof/>
          <w:sz w:val="22"/>
          <w:szCs w:val="22"/>
        </w:rPr>
        <w:t xml:space="preserve"> 2017)</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3125E866"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proofErr w:type="spellStart"/>
      <w:r w:rsidRPr="00AE0786">
        <w:rPr>
          <w:rFonts w:asciiTheme="minorHAnsi" w:hAnsiTheme="minorHAnsi" w:cstheme="minorHAnsi"/>
          <w:sz w:val="22"/>
        </w:rPr>
        <w:t>insec</w:t>
      </w:r>
      <w:proofErr w:type="spellEnd"/>
      <w:del w:id="34" w:author="Microsoft Office User" w:date="2020-06-01T23:52:00Z">
        <w:r w:rsidRPr="00AE0786" w:rsidDel="002E0BC5">
          <w:rPr>
            <w:rFonts w:asciiTheme="minorHAnsi" w:hAnsiTheme="minorHAnsi" w:cstheme="minorHAnsi"/>
            <w:sz w:val="22"/>
          </w:rPr>
          <w:delText>ts</w:delText>
        </w:r>
      </w:del>
      <w:ins w:id="35" w:author="Microsoft Office User" w:date="2020-06-01T23:52:00Z">
        <w:r w:rsidR="002E0BC5">
          <w:rPr>
            <w:rFonts w:asciiTheme="minorHAnsi" w:hAnsiTheme="minorHAnsi" w:cstheme="minorHAnsi"/>
            <w:sz w:val="22"/>
          </w:rPr>
          <w:t xml:space="preserve"> genera</w:t>
        </w:r>
      </w:ins>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commentRangeStart w:id="36"/>
      <w:del w:id="37" w:author="Microsoft Office User" w:date="2020-06-01T23:52:00Z">
        <w:r w:rsidR="00F81B68" w:rsidRPr="00AE0786" w:rsidDel="002E0BC5">
          <w:rPr>
            <w:rFonts w:asciiTheme="minorHAnsi" w:hAnsiTheme="minorHAnsi" w:cstheme="minorHAnsi"/>
            <w:sz w:val="22"/>
          </w:rPr>
          <w:delText>We hypothesize</w:delText>
        </w:r>
        <w:r w:rsidR="006B401A" w:rsidRPr="00AE0786" w:rsidDel="002E0BC5">
          <w:rPr>
            <w:rFonts w:asciiTheme="minorHAnsi" w:hAnsiTheme="minorHAnsi" w:cstheme="minorHAnsi"/>
            <w:sz w:val="22"/>
          </w:rPr>
          <w:delText>d</w:delText>
        </w:r>
        <w:r w:rsidR="00543B0A" w:rsidRPr="00AE0786" w:rsidDel="002E0BC5">
          <w:rPr>
            <w:rFonts w:asciiTheme="minorHAnsi" w:hAnsiTheme="minorHAnsi" w:cstheme="minorHAnsi"/>
            <w:sz w:val="22"/>
          </w:rPr>
          <w:delText xml:space="preserve"> that clades with holocentric chromosomes </w:delText>
        </w:r>
        <w:r w:rsidR="006B401A" w:rsidRPr="00AE0786" w:rsidDel="002E0BC5">
          <w:rPr>
            <w:rFonts w:asciiTheme="minorHAnsi" w:hAnsiTheme="minorHAnsi" w:cstheme="minorHAnsi"/>
            <w:sz w:val="22"/>
          </w:rPr>
          <w:delText>should</w:delText>
        </w:r>
        <w:r w:rsidR="00543B0A" w:rsidRPr="00AE0786" w:rsidDel="002E0BC5">
          <w:rPr>
            <w:rFonts w:asciiTheme="minorHAnsi" w:hAnsiTheme="minorHAnsi" w:cstheme="minorHAnsi"/>
            <w:sz w:val="22"/>
          </w:rPr>
          <w:delText xml:space="preserve"> </w:delText>
        </w:r>
        <w:r w:rsidR="00A62304" w:rsidRPr="00AE0786" w:rsidDel="002E0BC5">
          <w:rPr>
            <w:rFonts w:asciiTheme="minorHAnsi" w:hAnsiTheme="minorHAnsi" w:cstheme="minorHAnsi"/>
            <w:sz w:val="22"/>
          </w:rPr>
          <w:delText>exhibit</w:delText>
        </w:r>
        <w:r w:rsidR="00543B0A" w:rsidRPr="00AE0786" w:rsidDel="002E0BC5">
          <w:rPr>
            <w:rFonts w:asciiTheme="minorHAnsi" w:hAnsiTheme="minorHAnsi" w:cstheme="minorHAnsi"/>
            <w:sz w:val="22"/>
          </w:rPr>
          <w:delText xml:space="preserve"> </w:delText>
        </w:r>
        <w:r w:rsidR="00A11DB9" w:rsidRPr="00AE0786" w:rsidDel="002E0BC5">
          <w:rPr>
            <w:rFonts w:asciiTheme="minorHAnsi" w:hAnsiTheme="minorHAnsi" w:cstheme="minorHAnsi"/>
            <w:sz w:val="22"/>
          </w:rPr>
          <w:delText xml:space="preserve">higher rates of </w:delText>
        </w:r>
        <w:r w:rsidR="00543B0A" w:rsidRPr="00AE0786" w:rsidDel="002E0BC5">
          <w:rPr>
            <w:rFonts w:asciiTheme="minorHAnsi" w:hAnsiTheme="minorHAnsi" w:cstheme="minorHAnsi"/>
            <w:sz w:val="22"/>
          </w:rPr>
          <w:delText>fusions</w:delText>
        </w:r>
        <w:r w:rsidR="00A11DB9" w:rsidRPr="00AE0786" w:rsidDel="002E0BC5">
          <w:rPr>
            <w:rFonts w:asciiTheme="minorHAnsi" w:hAnsiTheme="minorHAnsi" w:cstheme="minorHAnsi"/>
            <w:sz w:val="22"/>
          </w:rPr>
          <w:delText xml:space="preserve"> and fissions</w:delText>
        </w:r>
        <w:r w:rsidR="00543B0A" w:rsidRPr="00AE0786" w:rsidDel="002E0BC5">
          <w:rPr>
            <w:rFonts w:asciiTheme="minorHAnsi" w:hAnsiTheme="minorHAnsi" w:cstheme="minorHAnsi"/>
            <w:sz w:val="22"/>
          </w:rPr>
          <w:delText xml:space="preserve"> </w:delText>
        </w:r>
        <w:r w:rsidR="00A62304" w:rsidRPr="00AE0786" w:rsidDel="002E0BC5">
          <w:rPr>
            <w:rFonts w:asciiTheme="minorHAnsi" w:hAnsiTheme="minorHAnsi" w:cstheme="minorHAnsi"/>
            <w:sz w:val="22"/>
          </w:rPr>
          <w:delText xml:space="preserve">since these mutations should be less costly in these </w:delText>
        </w:r>
      </w:del>
      <w:commentRangeEnd w:id="36"/>
      <w:r w:rsidR="009F63DF">
        <w:rPr>
          <w:rStyle w:val="CommentReference"/>
          <w:rFonts w:asciiTheme="minorHAnsi" w:hAnsiTheme="minorHAnsi"/>
        </w:rPr>
        <w:commentReference w:id="36"/>
      </w:r>
      <w:commentRangeStart w:id="38"/>
      <w:del w:id="39" w:author="Microsoft Office User" w:date="2020-06-01T23:52:00Z">
        <w:r w:rsidR="00A62304" w:rsidRPr="00AE0786" w:rsidDel="002E0BC5">
          <w:rPr>
            <w:rFonts w:asciiTheme="minorHAnsi" w:hAnsiTheme="minorHAnsi" w:cstheme="minorHAnsi"/>
            <w:sz w:val="22"/>
          </w:rPr>
          <w:delText>clades</w:delText>
        </w:r>
      </w:del>
      <w:commentRangeEnd w:id="38"/>
      <w:r w:rsidR="002E0BC5">
        <w:rPr>
          <w:rStyle w:val="CommentReference"/>
          <w:rFonts w:asciiTheme="minorHAnsi" w:hAnsiTheme="minorHAnsi"/>
        </w:rPr>
        <w:commentReference w:id="38"/>
      </w:r>
      <w:del w:id="40" w:author="Microsoft Office User" w:date="2020-06-01T23:52:00Z">
        <w:r w:rsidR="00543B0A" w:rsidRPr="00AE0786" w:rsidDel="002E0BC5">
          <w:rPr>
            <w:rFonts w:asciiTheme="minorHAnsi" w:hAnsiTheme="minorHAnsi" w:cstheme="minorHAnsi"/>
            <w:sz w:val="22"/>
          </w:rPr>
          <w:delText xml:space="preserve">. </w:delText>
        </w:r>
      </w:del>
      <w:ins w:id="41" w:author="Microsoft Office User" w:date="2020-06-02T00:08:00Z">
        <w:r w:rsidR="009F63DF">
          <w:rPr>
            <w:rFonts w:asciiTheme="minorHAnsi" w:hAnsiTheme="minorHAnsi" w:cstheme="minorHAnsi"/>
            <w:sz w:val="22"/>
          </w:rPr>
          <w:t xml:space="preserve">We found that much of the variation </w:t>
        </w:r>
      </w:ins>
      <w:ins w:id="42" w:author="Microsoft Office User" w:date="2020-06-02T00:09:00Z">
        <w:r w:rsidR="009F63DF">
          <w:rPr>
            <w:rFonts w:asciiTheme="minorHAnsi" w:hAnsiTheme="minorHAnsi" w:cstheme="minorHAnsi"/>
            <w:sz w:val="22"/>
          </w:rPr>
          <w:t xml:space="preserve">in chromosome number </w:t>
        </w:r>
      </w:ins>
      <w:ins w:id="43" w:author="Microsoft Office User" w:date="2020-06-02T00:08:00Z">
        <w:r w:rsidR="009F63DF">
          <w:rPr>
            <w:rFonts w:asciiTheme="minorHAnsi" w:hAnsiTheme="minorHAnsi" w:cstheme="minorHAnsi"/>
            <w:sz w:val="22"/>
          </w:rPr>
          <w:t xml:space="preserve">across clades was heterogeneous. For example, </w:t>
        </w:r>
      </w:ins>
      <w:ins w:id="44" w:author="Microsoft Office User" w:date="2020-06-02T00:06:00Z">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exhibits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ins>
      <w:ins w:id="45" w:author="Microsoft Office User" w:date="2020-06-02T00:09:00Z">
        <w:r w:rsidR="009F63DF">
          <w:rPr>
            <w:rFonts w:asciiTheme="minorHAnsi" w:hAnsiTheme="minorHAnsi" w:cstheme="minorHAnsi"/>
            <w:iCs/>
            <w:sz w:val="22"/>
          </w:rPr>
          <w:t xml:space="preserve"> We believe our results suggest other mechanisms that drive </w:t>
        </w:r>
      </w:ins>
      <w:ins w:id="46" w:author="Microsoft Office User" w:date="2020-06-02T00:10:00Z">
        <w:r w:rsidR="009F63DF">
          <w:rPr>
            <w:rFonts w:asciiTheme="minorHAnsi" w:hAnsiTheme="minorHAnsi" w:cstheme="minorHAnsi"/>
            <w:iCs/>
            <w:sz w:val="22"/>
          </w:rPr>
          <w:t>chromosome</w:t>
        </w:r>
      </w:ins>
      <w:ins w:id="47" w:author="Microsoft Office User" w:date="2020-06-02T00:09:00Z">
        <w:r w:rsidR="009F63DF">
          <w:rPr>
            <w:rFonts w:asciiTheme="minorHAnsi" w:hAnsiTheme="minorHAnsi" w:cstheme="minorHAnsi"/>
            <w:iCs/>
            <w:sz w:val="22"/>
          </w:rPr>
          <w:t xml:space="preserve"> number variation rather than the simple inheritance of holocentric or monocentric chromosomes. </w:t>
        </w:r>
      </w:ins>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78E00D43"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del w:id="48" w:author="Microsoft Office User" w:date="2020-06-01T23:53:00Z">
        <w:r w:rsidRPr="00AE0786" w:rsidDel="002E0BC5">
          <w:rPr>
            <w:rFonts w:asciiTheme="minorHAnsi" w:hAnsiTheme="minorHAnsi" w:cstheme="minorHAnsi"/>
            <w:sz w:val="22"/>
          </w:rPr>
          <w:delText xml:space="preserve">for </w:delText>
        </w:r>
      </w:del>
      <w:ins w:id="49" w:author="Microsoft Office User" w:date="2020-06-01T23:53:00Z">
        <w:r w:rsidR="002E0BC5">
          <w:rPr>
            <w:rFonts w:asciiTheme="minorHAnsi" w:hAnsiTheme="minorHAnsi" w:cstheme="minorHAnsi"/>
            <w:sz w:val="22"/>
          </w:rPr>
          <w:t>of</w:t>
        </w:r>
        <w:r w:rsidR="002E0BC5" w:rsidRPr="00AE0786">
          <w:rPr>
            <w:rFonts w:asciiTheme="minorHAnsi" w:hAnsiTheme="minorHAnsi" w:cstheme="minorHAnsi"/>
            <w:sz w:val="22"/>
          </w:rPr>
          <w:t xml:space="preserve"> </w:t>
        </w:r>
      </w:ins>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r w:rsidR="001C2504">
        <w:rPr>
          <w:rFonts w:asciiTheme="minorHAnsi" w:hAnsiTheme="minorHAnsi" w:cstheme="minorHAnsi"/>
          <w:sz w:val="22"/>
        </w:rPr>
        <w:t xml:space="preserve"> </w:t>
      </w:r>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r w:rsidR="001C2504" w:rsidRPr="001C2504">
        <w:rPr>
          <w:rFonts w:asciiTheme="minorHAnsi" w:hAnsiTheme="minorHAnsi" w:cstheme="minorHAnsi"/>
          <w:sz w:val="22"/>
        </w:rPr>
        <w:t>.</w:t>
      </w:r>
    </w:p>
    <w:p w14:paraId="10633250" w14:textId="77777777" w:rsidR="00DE1F25" w:rsidRDefault="00DE1F25" w:rsidP="00DE1F25">
      <w:pPr>
        <w:spacing w:after="0"/>
        <w:rPr>
          <w:rFonts w:cstheme="minorHAnsi"/>
          <w:i/>
          <w:iCs/>
          <w:sz w:val="22"/>
          <w:szCs w:val="22"/>
        </w:rPr>
      </w:pPr>
    </w:p>
    <w:p w14:paraId="54167459" w14:textId="7D7406FF"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ins w:id="50" w:author="Microsoft Office User" w:date="2020-06-01T23:53:00Z">
        <w:r w:rsidR="002E0BC5">
          <w:rPr>
            <w:rFonts w:eastAsia="Times New Roman" w:cstheme="minorHAnsi"/>
            <w:color w:val="222222"/>
            <w:sz w:val="22"/>
            <w:szCs w:val="22"/>
            <w:shd w:val="clear" w:color="auto" w:fill="FFFFFF"/>
          </w:rPr>
          <w:t>.</w:t>
        </w:r>
      </w:ins>
      <w:del w:id="51" w:author="Microsoft Office User" w:date="2020-06-01T23:53:00Z">
        <w:r w:rsidR="00652826" w:rsidRPr="00AE0786" w:rsidDel="002E0BC5">
          <w:rPr>
            <w:rFonts w:eastAsia="Times New Roman" w:cstheme="minorHAnsi"/>
            <w:color w:val="222222"/>
            <w:sz w:val="22"/>
            <w:szCs w:val="22"/>
            <w:shd w:val="clear" w:color="auto" w:fill="FFFFFF"/>
          </w:rPr>
          <w:delText>,</w:delText>
        </w:r>
      </w:del>
      <w:r w:rsidRPr="00AE0786">
        <w:rPr>
          <w:rFonts w:cstheme="minorHAnsi"/>
          <w:sz w:val="22"/>
          <w:szCs w:val="22"/>
        </w:rPr>
        <w:t xml:space="preserve"> </w:t>
      </w:r>
      <w:ins w:id="52" w:author="Microsoft Office User" w:date="2020-06-01T23:53:00Z">
        <w:r w:rsidR="002E0BC5">
          <w:rPr>
            <w:rFonts w:cstheme="minorHAnsi"/>
            <w:sz w:val="22"/>
            <w:szCs w:val="22"/>
          </w:rPr>
          <w:t>E</w:t>
        </w:r>
      </w:ins>
      <w:del w:id="53" w:author="Microsoft Office User" w:date="2020-06-01T23:53:00Z">
        <w:r w:rsidR="001C3E57" w:rsidRPr="00AE0786" w:rsidDel="002E0BC5">
          <w:rPr>
            <w:rFonts w:cstheme="minorHAnsi"/>
            <w:sz w:val="22"/>
            <w:szCs w:val="22"/>
          </w:rPr>
          <w:delText>e</w:delText>
        </w:r>
      </w:del>
      <w:r w:rsidR="001C3E57" w:rsidRPr="00AE0786">
        <w:rPr>
          <w:rFonts w:cstheme="minorHAnsi"/>
          <w:sz w:val="22"/>
          <w:szCs w:val="22"/>
        </w:rPr>
        <w:t>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w:t>
      </w:r>
      <w:r w:rsidR="001C3E57" w:rsidRPr="00AE0786">
        <w:rPr>
          <w:rFonts w:cstheme="minorHAnsi"/>
          <w:sz w:val="22"/>
          <w:szCs w:val="22"/>
        </w:rPr>
        <w:lastRenderedPageBreak/>
        <w:t xml:space="preserve">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61136914"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w:t>
      </w:r>
      <w:del w:id="54" w:author="Microsoft Office User" w:date="2020-06-02T00:34:00Z">
        <w:r w:rsidRPr="00AE0786" w:rsidDel="002C27AF">
          <w:rPr>
            <w:rFonts w:cstheme="minorHAnsi"/>
            <w:sz w:val="22"/>
            <w:szCs w:val="22"/>
          </w:rPr>
          <w:delText>both datasets and trees</w:delText>
        </w:r>
      </w:del>
      <w:ins w:id="55" w:author="Microsoft Office User" w:date="2020-06-02T00:34:00Z">
        <w:r w:rsidR="002C27AF">
          <w:rPr>
            <w:rFonts w:cstheme="minorHAnsi"/>
            <w:sz w:val="22"/>
            <w:szCs w:val="22"/>
          </w:rPr>
          <w:t>the dataset and both trees</w:t>
        </w:r>
      </w:ins>
      <w:r w:rsidRPr="00AE0786">
        <w:rPr>
          <w:rFonts w:cstheme="minorHAnsi"/>
          <w:sz w:val="22"/>
          <w:szCs w:val="22"/>
        </w:rPr>
        <w:t xml:space="preserve">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 xml:space="preserve">The </w:t>
      </w:r>
      <w:ins w:id="56" w:author="Microsoft Office User" w:date="2020-06-01T23:53:00Z">
        <w:r w:rsidR="002E0BC5">
          <w:rPr>
            <w:rFonts w:cstheme="minorHAnsi"/>
            <w:sz w:val="22"/>
            <w:szCs w:val="22"/>
          </w:rPr>
          <w:t>Markov chain Monte Carlo (</w:t>
        </w:r>
      </w:ins>
      <w:r w:rsidRPr="00AE0786">
        <w:rPr>
          <w:rFonts w:cstheme="minorHAnsi"/>
          <w:sz w:val="22"/>
          <w:szCs w:val="22"/>
        </w:rPr>
        <w:t>MCMC</w:t>
      </w:r>
      <w:ins w:id="57" w:author="Microsoft Office User" w:date="2020-06-01T23:53:00Z">
        <w:r w:rsidR="002E0BC5">
          <w:rPr>
            <w:rFonts w:cstheme="minorHAnsi"/>
            <w:sz w:val="22"/>
            <w:szCs w:val="22"/>
          </w:rPr>
          <w:t>)</w:t>
        </w:r>
      </w:ins>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commentRangeStart w:id="58"/>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commentRangeEnd w:id="58"/>
      <w:r w:rsidR="002C27AF">
        <w:rPr>
          <w:rStyle w:val="CommentReference"/>
        </w:rPr>
        <w:commentReference w:id="58"/>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4174EED5"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ins w:id="59" w:author="Microsoft Office User" w:date="2020-06-02T00:41:00Z">
        <w:r w:rsidR="003F6492">
          <w:rPr>
            <w:rFonts w:cstheme="minorHAnsi"/>
            <w:sz w:val="22"/>
            <w:szCs w:val="22"/>
          </w:rPr>
          <w:t>;</w:t>
        </w:r>
      </w:ins>
      <w:del w:id="60" w:author="Microsoft Office User" w:date="2020-06-02T00:41:00Z">
        <w:r w:rsidRPr="00AE0786" w:rsidDel="003F6492">
          <w:rPr>
            <w:rFonts w:cstheme="minorHAnsi"/>
            <w:sz w:val="22"/>
            <w:szCs w:val="22"/>
          </w:rPr>
          <w:delText>.</w:delText>
        </w:r>
      </w:del>
      <w:r w:rsidRPr="00AE0786">
        <w:rPr>
          <w:rFonts w:cstheme="minorHAnsi"/>
          <w:sz w:val="22"/>
          <w:szCs w:val="22"/>
        </w:rPr>
        <w:t xml:space="preserve">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ins w:id="61" w:author="Microsoft Office User" w:date="2020-06-02T00:42:00Z">
        <w:r w:rsidR="003F6492">
          <w:rPr>
            <w:rFonts w:cstheme="minorHAnsi"/>
            <w:sz w:val="22"/>
            <w:szCs w:val="22"/>
          </w:rPr>
          <w:t>.</w:t>
        </w:r>
      </w:ins>
      <w:r w:rsidR="00EA2D7F" w:rsidRPr="00AE0786">
        <w:rPr>
          <w:rFonts w:cstheme="minorHAnsi"/>
          <w:sz w:val="22"/>
          <w:szCs w:val="22"/>
        </w:rPr>
        <w:t xml:space="preserve"> </w:t>
      </w:r>
      <w:ins w:id="62" w:author="Microsoft Office User" w:date="2020-06-02T00:42:00Z">
        <w:r w:rsidR="003F6492">
          <w:rPr>
            <w:rFonts w:cstheme="minorHAnsi"/>
            <w:sz w:val="22"/>
            <w:szCs w:val="22"/>
          </w:rPr>
          <w:t>W</w:t>
        </w:r>
      </w:ins>
      <w:del w:id="63" w:author="Microsoft Office User" w:date="2020-06-02T00:42:00Z">
        <w:r w:rsidR="00EA2D7F" w:rsidRPr="00AE0786" w:rsidDel="003F6492">
          <w:rPr>
            <w:rFonts w:cstheme="minorHAnsi"/>
            <w:sz w:val="22"/>
            <w:szCs w:val="22"/>
          </w:rPr>
          <w:delText>w</w:delText>
        </w:r>
      </w:del>
      <w:r w:rsidR="00EA2D7F" w:rsidRPr="00AE0786">
        <w:rPr>
          <w:rFonts w:cstheme="minorHAnsi"/>
          <w:sz w:val="22"/>
          <w:szCs w:val="22"/>
        </w:rPr>
        <w:t xml:space="preserve">e only </w:t>
      </w:r>
      <w:proofErr w:type="gramStart"/>
      <w:r w:rsidR="00EA2D7F" w:rsidRPr="00AE0786">
        <w:rPr>
          <w:rFonts w:cstheme="minorHAnsi"/>
          <w:sz w:val="22"/>
          <w:szCs w:val="22"/>
        </w:rPr>
        <w:t>estimate</w:t>
      </w:r>
      <w:proofErr w:type="gramEnd"/>
      <w:r w:rsidR="00EA2D7F" w:rsidRPr="00AE0786">
        <w:rPr>
          <w:rFonts w:cstheme="minorHAnsi"/>
          <w:sz w:val="22"/>
          <w:szCs w:val="22"/>
        </w:rPr>
        <w:t xml:space="preserve"> one set of rate parameters</w:t>
      </w:r>
      <w:r w:rsidR="00DE1F25">
        <w:rPr>
          <w:rFonts w:cstheme="minorHAnsi"/>
          <w:sz w:val="22"/>
          <w:szCs w:val="22"/>
        </w:rPr>
        <w:t xml:space="preserve"> in each </w:t>
      </w:r>
      <w:del w:id="64" w:author="Microsoft Office User" w:date="2020-06-02T00:42:00Z">
        <w:r w:rsidR="00DE1F25" w:rsidDel="003F6492">
          <w:rPr>
            <w:rFonts w:cstheme="minorHAnsi"/>
            <w:sz w:val="22"/>
            <w:szCs w:val="22"/>
          </w:rPr>
          <w:delText>clade</w:delText>
        </w:r>
        <w:r w:rsidRPr="00AE0786" w:rsidDel="003F6492">
          <w:rPr>
            <w:rFonts w:cstheme="minorHAnsi"/>
            <w:sz w:val="22"/>
            <w:szCs w:val="22"/>
          </w:rPr>
          <w:delText>.</w:delText>
        </w:r>
        <w:r w:rsidR="00687BFB" w:rsidRPr="00AE0786" w:rsidDel="003F6492">
          <w:rPr>
            <w:rFonts w:cstheme="minorHAnsi"/>
            <w:sz w:val="22"/>
            <w:szCs w:val="22"/>
          </w:rPr>
          <w:delText xml:space="preserve"> We</w:delText>
        </w:r>
      </w:del>
      <w:ins w:id="65" w:author="Microsoft Office User" w:date="2020-06-02T00:42:00Z">
        <w:r w:rsidR="003F6492">
          <w:rPr>
            <w:rFonts w:cstheme="minorHAnsi"/>
            <w:sz w:val="22"/>
            <w:szCs w:val="22"/>
          </w:rPr>
          <w:t>clade and</w:t>
        </w:r>
      </w:ins>
      <w:r w:rsidR="00687BFB" w:rsidRPr="00AE0786">
        <w:rPr>
          <w:rFonts w:cstheme="minorHAnsi"/>
          <w:sz w:val="22"/>
          <w:szCs w:val="22"/>
        </w:rPr>
        <w:t xml:space="preserv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w:t>
      </w:r>
      <w:del w:id="66" w:author="Microsoft Office User" w:date="2020-06-01T23:54:00Z">
        <w:r w:rsidR="00EA2D7F" w:rsidRPr="00AE0786" w:rsidDel="002E0BC5">
          <w:rPr>
            <w:rFonts w:cstheme="minorHAnsi"/>
            <w:sz w:val="22"/>
            <w:szCs w:val="22"/>
          </w:rPr>
          <w:delText>s</w:delText>
        </w:r>
      </w:del>
      <w:r w:rsidR="00EA2D7F" w:rsidRPr="00AE0786">
        <w:rPr>
          <w:rFonts w:cstheme="minorHAnsi"/>
          <w:sz w:val="22"/>
          <w:szCs w:val="22"/>
        </w:rPr>
        <w:t xml:space="preserve">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DE1F25">
      <w:pPr>
        <w:pStyle w:val="Default"/>
        <w:widowControl w:val="0"/>
        <w:rPr>
          <w:rFonts w:asciiTheme="minorHAnsi" w:hAnsiTheme="minorHAnsi" w:cstheme="minorHAnsi"/>
          <w:sz w:val="22"/>
        </w:rPr>
      </w:pPr>
    </w:p>
    <w:p w14:paraId="6C131BFE" w14:textId="466AFC40" w:rsidR="002D30B1" w:rsidRDefault="002D30B1" w:rsidP="00DE1F25">
      <w:pPr>
        <w:pStyle w:val="Default"/>
        <w:widowControl w:val="0"/>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w:t>
      </w:r>
      <w:r>
        <w:rPr>
          <w:rFonts w:asciiTheme="minorHAnsi" w:hAnsiTheme="minorHAnsi" w:cstheme="minorHAnsi"/>
          <w:sz w:val="22"/>
        </w:rPr>
        <w:lastRenderedPageBreak/>
        <w:t xml:space="preserve">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sampled based on the Rainford </w:t>
      </w:r>
      <w:ins w:id="67" w:author="Microsoft Office User" w:date="2020-06-02T00:43:00Z">
        <w:r w:rsidR="003F6492">
          <w:rPr>
            <w:rFonts w:asciiTheme="minorHAnsi" w:hAnsiTheme="minorHAnsi" w:cstheme="minorHAnsi"/>
            <w:sz w:val="22"/>
          </w:rPr>
          <w:t xml:space="preserve">(2014) </w:t>
        </w:r>
      </w:ins>
      <w:r w:rsidR="00141B90">
        <w:rPr>
          <w:rFonts w:asciiTheme="minorHAnsi" w:hAnsiTheme="minorHAnsi" w:cstheme="minorHAnsi"/>
          <w:sz w:val="22"/>
        </w:rPr>
        <w:t xml:space="preserve">backbone than when using the posterior sampled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w:t>
      </w:r>
      <w:ins w:id="68" w:author="Microsoft Office User" w:date="2020-06-02T00:43:00Z">
        <w:r w:rsidR="003F6492">
          <w:rPr>
            <w:rFonts w:asciiTheme="minorHAnsi" w:hAnsiTheme="minorHAnsi" w:cstheme="minorHAnsi"/>
            <w:sz w:val="22"/>
          </w:rPr>
          <w:t xml:space="preserve">(2014) </w:t>
        </w:r>
      </w:ins>
      <w:r w:rsidR="00141B90">
        <w:rPr>
          <w:rFonts w:asciiTheme="minorHAnsi" w:hAnsiTheme="minorHAnsi" w:cstheme="minorHAnsi"/>
          <w:sz w:val="22"/>
        </w:rPr>
        <w:t xml:space="preserve">backbone.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DE1F25">
      <w:pPr>
        <w:pStyle w:val="Default"/>
        <w:widowControl w:val="0"/>
        <w:rPr>
          <w:rFonts w:asciiTheme="minorHAnsi" w:hAnsiTheme="minorHAnsi" w:cstheme="minorHAnsi"/>
          <w:sz w:val="22"/>
        </w:rPr>
      </w:pPr>
    </w:p>
    <w:p w14:paraId="1220EEF2" w14:textId="61AE5945"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w:t>
      </w:r>
      <w:ins w:id="69" w:author="Microsoft Office User" w:date="2020-06-02T00:44:00Z">
        <w:r w:rsidR="003F6492">
          <w:rPr>
            <w:rFonts w:asciiTheme="minorHAnsi" w:hAnsiTheme="minorHAnsi" w:cstheme="minorHAnsi"/>
            <w:sz w:val="22"/>
          </w:rPr>
          <w:t xml:space="preserve">number </w:t>
        </w:r>
      </w:ins>
      <w:r w:rsidRPr="00AE0786">
        <w:rPr>
          <w:rFonts w:asciiTheme="minorHAnsi" w:hAnsiTheme="minorHAnsi" w:cstheme="minorHAnsi"/>
          <w:sz w:val="22"/>
        </w:rPr>
        <w:t xml:space="preserve">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w:t>
      </w:r>
      <w:del w:id="70" w:author="Microsoft Office User" w:date="2020-06-02T00:44:00Z">
        <w:r w:rsidRPr="00AE0786" w:rsidDel="003F6492">
          <w:rPr>
            <w:rFonts w:asciiTheme="minorHAnsi" w:hAnsiTheme="minorHAnsi" w:cstheme="minorHAnsi"/>
            <w:sz w:val="22"/>
          </w:rPr>
          <w:delText>insect trees</w:delText>
        </w:r>
      </w:del>
      <w:ins w:id="71" w:author="Microsoft Office User" w:date="2020-06-02T00:44:00Z">
        <w:r w:rsidR="003F6492">
          <w:rPr>
            <w:rFonts w:asciiTheme="minorHAnsi" w:hAnsiTheme="minorHAnsi" w:cstheme="minorHAnsi"/>
            <w:sz w:val="22"/>
          </w:rPr>
          <w:t>sets of posterior distributions</w:t>
        </w:r>
      </w:ins>
      <w:r w:rsidR="006E135F" w:rsidRPr="00AE0786">
        <w:rPr>
          <w:rFonts w:asciiTheme="minorHAnsi" w:hAnsiTheme="minorHAnsi" w:cstheme="minorHAnsi"/>
          <w:sz w:val="22"/>
        </w:rPr>
        <w:t xml:space="preserve"> with 599 genera</w:t>
      </w:r>
      <w:ins w:id="72" w:author="Microsoft Office User" w:date="2020-06-02T00:44:00Z">
        <w:r w:rsidR="003F6492">
          <w:rPr>
            <w:rFonts w:asciiTheme="minorHAnsi" w:hAnsiTheme="minorHAnsi" w:cstheme="minorHAnsi"/>
            <w:sz w:val="22"/>
          </w:rPr>
          <w:t xml:space="preserve"> </w:t>
        </w:r>
        <w:commentRangeStart w:id="73"/>
        <w:r w:rsidR="003F6492">
          <w:rPr>
            <w:rFonts w:asciiTheme="minorHAnsi" w:hAnsiTheme="minorHAnsi" w:cstheme="minorHAnsi"/>
            <w:sz w:val="22"/>
          </w:rPr>
          <w:t>each</w:t>
        </w:r>
        <w:commentRangeEnd w:id="73"/>
        <w:r w:rsidR="003F6492">
          <w:rPr>
            <w:rStyle w:val="CommentReference"/>
            <w:rFonts w:asciiTheme="minorHAnsi" w:hAnsiTheme="minorHAnsi"/>
          </w:rPr>
          <w:commentReference w:id="73"/>
        </w:r>
      </w:ins>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he data had</w:t>
      </w:r>
      <w:del w:id="74" w:author="Microsoft Office User" w:date="2020-06-01T23:54:00Z">
        <w:r w:rsidRPr="00AE0786" w:rsidDel="002E0BC5">
          <w:rPr>
            <w:rFonts w:asciiTheme="minorHAnsi" w:hAnsiTheme="minorHAnsi" w:cstheme="minorHAnsi"/>
            <w:sz w:val="22"/>
          </w:rPr>
          <w:delText xml:space="preserve"> </w:delText>
        </w:r>
        <w:r w:rsidR="00C17203" w:rsidRPr="00AE0786" w:rsidDel="002E0BC5">
          <w:rPr>
            <w:rFonts w:asciiTheme="minorHAnsi" w:hAnsiTheme="minorHAnsi" w:cstheme="minorHAnsi"/>
            <w:sz w:val="22"/>
          </w:rPr>
          <w:delText>a</w:delText>
        </w:r>
      </w:del>
      <w:r w:rsidR="00C17203" w:rsidRPr="00AE0786">
        <w:rPr>
          <w:rFonts w:asciiTheme="minorHAnsi" w:hAnsiTheme="minorHAnsi" w:cstheme="minorHAnsi"/>
          <w:sz w:val="22"/>
        </w:rPr>
        <w:t xml:space="preserve">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4B9462D8"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tested for each of the 10 </w:t>
      </w:r>
      <w:ins w:id="75" w:author="Microsoft Office User" w:date="2020-06-01T23:54:00Z">
        <w:r w:rsidR="002E0BC5">
          <w:rPr>
            <w:rFonts w:asciiTheme="minorHAnsi" w:hAnsiTheme="minorHAnsi" w:cstheme="minorHAnsi"/>
            <w:iCs/>
            <w:sz w:val="22"/>
          </w:rPr>
          <w:t xml:space="preserve">investigated </w:t>
        </w:r>
      </w:ins>
      <w:r w:rsidRPr="00AE0786">
        <w:rPr>
          <w:rFonts w:asciiTheme="minorHAnsi" w:hAnsiTheme="minorHAnsi" w:cstheme="minorHAnsi"/>
          <w:iCs/>
          <w:sz w:val="22"/>
        </w:rPr>
        <w:t>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w:t>
      </w:r>
      <w:ins w:id="76" w:author="Microsoft Office User" w:date="2020-06-01T23:55:00Z">
        <w:r w:rsidR="002E0BC5">
          <w:rPr>
            <w:rFonts w:asciiTheme="minorHAnsi" w:hAnsiTheme="minorHAnsi" w:cstheme="minorHAnsi"/>
            <w:iCs/>
            <w:sz w:val="22"/>
          </w:rPr>
          <w:t xml:space="preserve">in rates of change </w:t>
        </w:r>
      </w:ins>
      <w:r w:rsidR="009F7D52" w:rsidRPr="00AE0786">
        <w:rPr>
          <w:rFonts w:asciiTheme="minorHAnsi" w:hAnsiTheme="minorHAnsi" w:cstheme="minorHAnsi"/>
          <w:iCs/>
          <w:sz w:val="22"/>
        </w:rPr>
        <w:t xml:space="preserve">among orders, </w:t>
      </w:r>
      <w:del w:id="77" w:author="Microsoft Office User" w:date="2020-06-01T23:55:00Z">
        <w:r w:rsidR="009F7D52" w:rsidRPr="00AE0786" w:rsidDel="002E0BC5">
          <w:rPr>
            <w:rFonts w:asciiTheme="minorHAnsi" w:hAnsiTheme="minorHAnsi" w:cstheme="minorHAnsi"/>
            <w:iCs/>
            <w:sz w:val="22"/>
          </w:rPr>
          <w:delText xml:space="preserve">but </w:delText>
        </w:r>
      </w:del>
      <w:ins w:id="78" w:author="Microsoft Office User" w:date="2020-06-01T23:55:00Z">
        <w:r w:rsidR="002E0BC5">
          <w:rPr>
            <w:rFonts w:asciiTheme="minorHAnsi" w:hAnsiTheme="minorHAnsi" w:cstheme="minorHAnsi"/>
            <w:iCs/>
            <w:sz w:val="22"/>
          </w:rPr>
          <w:t>however</w:t>
        </w:r>
        <w:r w:rsidR="002E0BC5" w:rsidRPr="00AE0786">
          <w:rPr>
            <w:rFonts w:asciiTheme="minorHAnsi" w:hAnsiTheme="minorHAnsi" w:cstheme="minorHAnsi"/>
            <w:iCs/>
            <w:sz w:val="22"/>
          </w:rPr>
          <w:t xml:space="preserve"> </w:t>
        </w:r>
      </w:ins>
      <w:del w:id="79" w:author="Microsoft Office User" w:date="2020-06-01T23:55:00Z">
        <w:r w:rsidR="009F7D52" w:rsidRPr="00AE0786" w:rsidDel="002E0BC5">
          <w:rPr>
            <w:rFonts w:asciiTheme="minorHAnsi" w:hAnsiTheme="minorHAnsi" w:cstheme="minorHAnsi"/>
            <w:iCs/>
            <w:sz w:val="22"/>
          </w:rPr>
          <w:delText>no relationship between holocentricity and rates of chromosome number evolution</w:delText>
        </w:r>
      </w:del>
      <w:ins w:id="80" w:author="Microsoft Office User" w:date="2020-06-01T23:55:00Z">
        <w:r w:rsidR="002E0BC5">
          <w:rPr>
            <w:rFonts w:asciiTheme="minorHAnsi" w:hAnsiTheme="minorHAnsi" w:cstheme="minorHAnsi"/>
            <w:iCs/>
            <w:sz w:val="22"/>
          </w:rPr>
          <w:t xml:space="preserve">these differences are not attributed to </w:t>
        </w:r>
        <w:proofErr w:type="spellStart"/>
        <w:r w:rsidR="002E0BC5">
          <w:rPr>
            <w:rFonts w:asciiTheme="minorHAnsi" w:hAnsiTheme="minorHAnsi" w:cstheme="minorHAnsi"/>
            <w:iCs/>
            <w:sz w:val="22"/>
          </w:rPr>
          <w:t>holocentricity</w:t>
        </w:r>
      </w:ins>
      <w:proofErr w:type="spellEnd"/>
      <w:r w:rsidR="009F7D52" w:rsidRPr="00AE0786">
        <w:rPr>
          <w:rFonts w:asciiTheme="minorHAnsi" w:hAnsiTheme="minorHAnsi" w:cstheme="minorHAnsi"/>
          <w:iCs/>
          <w:sz w:val="22"/>
        </w:rPr>
        <w:t xml:space="preserve">.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A2C4FEA"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 xml:space="preserve">is representative of some, but not all monocentric orders. </w:t>
      </w:r>
      <w:commentRangeStart w:id="81"/>
      <w:r w:rsidR="00ED07A0" w:rsidRPr="00AE0786">
        <w:rPr>
          <w:rFonts w:asciiTheme="minorHAnsi" w:hAnsiTheme="minorHAnsi" w:cstheme="minorHAnsi"/>
          <w:iCs/>
          <w:sz w:val="22"/>
        </w:rPr>
        <w:t>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w:t>
      </w:r>
      <w:commentRangeEnd w:id="81"/>
      <w:r w:rsidR="003F6492">
        <w:rPr>
          <w:rStyle w:val="CommentReference"/>
          <w:rFonts w:asciiTheme="minorHAnsi" w:hAnsiTheme="minorHAnsi"/>
        </w:rPr>
        <w:commentReference w:id="81"/>
      </w:r>
      <w:r w:rsidR="00ED07A0" w:rsidRPr="00AE0786">
        <w:rPr>
          <w:rFonts w:asciiTheme="minorHAnsi" w:hAnsiTheme="minorHAnsi" w:cstheme="minorHAnsi"/>
          <w:iCs/>
          <w:sz w:val="22"/>
        </w:rPr>
        <w:t xml:space="preserve">. This is most likely driven by </w:t>
      </w:r>
      <w:r w:rsidR="00374043">
        <w:rPr>
          <w:rFonts w:asciiTheme="minorHAnsi" w:hAnsiTheme="minorHAnsi" w:cstheme="minorHAnsi"/>
          <w:iCs/>
          <w:sz w:val="22"/>
        </w:rPr>
        <w:t>the</w:t>
      </w:r>
      <w:r w:rsidR="00F81B68"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1636A226" w14:textId="73D0EBAC" w:rsidR="003962ED" w:rsidRDefault="003962ED" w:rsidP="003962ED">
      <w:pPr>
        <w:spacing w:after="0"/>
        <w:rPr>
          <w:ins w:id="82" w:author="Microsoft Office User" w:date="2020-05-20T12:07:00Z"/>
          <w:rFonts w:cstheme="minorHAnsi"/>
          <w:sz w:val="22"/>
          <w:szCs w:val="22"/>
        </w:rPr>
      </w:pPr>
      <w:r>
        <w:rPr>
          <w:rFonts w:cstheme="minorHAnsi"/>
          <w:sz w:val="22"/>
          <w:szCs w:val="22"/>
        </w:rPr>
        <w:t>Lepidoptera have long been recognized as exhibit</w:t>
      </w:r>
      <w:del w:id="83" w:author="Microsoft Office User" w:date="2020-06-01T23:55:00Z">
        <w:r w:rsidDel="002E0BC5">
          <w:rPr>
            <w:rFonts w:cstheme="minorHAnsi"/>
            <w:sz w:val="22"/>
            <w:szCs w:val="22"/>
          </w:rPr>
          <w:delText>ing</w:delText>
        </w:r>
      </w:del>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&lt;EndNote&gt;&lt;Cite&gt;&lt;Author&gt;Robinson&lt;/Author&gt;&lt;Year&gt;1971&lt;/Year&gt;&lt;RecNum&gt;2186&lt;/RecNum&gt;&lt;DisplayText&gt;(&lt;style face="smallcaps"&gt;Robinson&lt;/style&gt; 1971)&lt;/DisplayText&gt;&lt;record&gt;&lt;rec-number&gt;2186&lt;/rec-number&gt;&lt;foreign-keys&gt;&lt;key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Robinson</w:t>
      </w:r>
      <w:r w:rsidR="00511CB8">
        <w:rPr>
          <w:rFonts w:cstheme="minorHAnsi"/>
          <w:noProof/>
          <w:sz w:val="22"/>
          <w:szCs w:val="22"/>
        </w:rPr>
        <w:t xml:space="preserve"> 1971)</w:t>
      </w:r>
      <w:r w:rsidR="00511CB8">
        <w:rPr>
          <w:rFonts w:cstheme="minorHAnsi"/>
          <w:sz w:val="22"/>
          <w:szCs w:val="22"/>
        </w:rPr>
        <w:fldChar w:fldCharType="end"/>
      </w:r>
      <w:r>
        <w:rPr>
          <w:rFonts w:cstheme="minorHAnsi"/>
          <w:sz w:val="22"/>
          <w:szCs w:val="22"/>
        </w:rPr>
        <w:t xml:space="preserve">. </w:t>
      </w:r>
      <w:del w:id="84" w:author="Microsoft Office User" w:date="2020-06-01T23:56:00Z">
        <w:r w:rsidDel="002E0BC5">
          <w:rPr>
            <w:rFonts w:cstheme="minorHAnsi"/>
            <w:sz w:val="22"/>
            <w:szCs w:val="22"/>
          </w:rPr>
          <w:delText xml:space="preserve">The hypothesis that holocentricity may allow for rapid changes in chromosome number has been widely viewed as an </w:delText>
        </w:r>
        <w:r w:rsidR="0091787F" w:rsidDel="002E0BC5">
          <w:rPr>
            <w:rFonts w:cstheme="minorHAnsi"/>
            <w:sz w:val="22"/>
            <w:szCs w:val="22"/>
          </w:rPr>
          <w:delText xml:space="preserve">explanation for the extreme distribution of chromosome number in Lepidoptera </w:delText>
        </w:r>
      </w:del>
      <w:ins w:id="85" w:author="Microsoft Office User" w:date="2020-06-01T23:56:00Z">
        <w:r w:rsidR="002E0BC5">
          <w:rPr>
            <w:rFonts w:cstheme="minorHAnsi"/>
            <w:sz w:val="22"/>
            <w:szCs w:val="22"/>
          </w:rPr>
          <w:t xml:space="preserve"> This extreme variation in </w:t>
        </w:r>
        <w:proofErr w:type="spellStart"/>
        <w:r w:rsidR="002E0BC5">
          <w:rPr>
            <w:rFonts w:cstheme="minorHAnsi"/>
            <w:sz w:val="22"/>
            <w:szCs w:val="22"/>
          </w:rPr>
          <w:t>Lep</w:t>
        </w:r>
        <w:proofErr w:type="spellEnd"/>
        <w:r w:rsidR="002E0BC5">
          <w:rPr>
            <w:rFonts w:cstheme="minorHAnsi"/>
            <w:sz w:val="22"/>
            <w:szCs w:val="22"/>
          </w:rPr>
          <w:t>i</w:t>
        </w:r>
        <w:proofErr w:type="spellStart"/>
        <w:r w:rsidR="002E0BC5">
          <w:rPr>
            <w:rFonts w:cstheme="minorHAnsi"/>
            <w:sz w:val="22"/>
            <w:szCs w:val="22"/>
          </w:rPr>
          <w:t xml:space="preserve">doptera </w:t>
        </w:r>
        <w:proofErr w:type="spellEnd"/>
        <w:r w:rsidR="002E0BC5">
          <w:rPr>
            <w:rFonts w:cstheme="minorHAnsi"/>
            <w:sz w:val="22"/>
            <w:szCs w:val="22"/>
          </w:rPr>
          <w:t xml:space="preserve">chromosome number had been hypothesized to be due to rapid changes in chromosome </w:t>
        </w:r>
      </w:ins>
      <w:ins w:id="86" w:author="Microsoft Office User" w:date="2020-06-01T23:57:00Z">
        <w:r w:rsidR="002E0BC5">
          <w:rPr>
            <w:rFonts w:cstheme="minorHAnsi"/>
            <w:sz w:val="22"/>
            <w:szCs w:val="22"/>
          </w:rPr>
          <w:t xml:space="preserve">number allowed by </w:t>
        </w:r>
        <w:proofErr w:type="spellStart"/>
        <w:r w:rsidR="002E0BC5">
          <w:rPr>
            <w:rFonts w:cstheme="minorHAnsi"/>
            <w:sz w:val="22"/>
            <w:szCs w:val="22"/>
          </w:rPr>
          <w:t>holocentricity</w:t>
        </w:r>
        <w:proofErr w:type="spellEnd"/>
        <w:r w:rsidR="002E0BC5">
          <w:rPr>
            <w:rFonts w:cstheme="minorHAnsi"/>
            <w:sz w:val="22"/>
            <w:szCs w:val="22"/>
          </w:rPr>
          <w:t xml:space="preserve"> </w:t>
        </w:r>
      </w:ins>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 </w:instrTex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EN.CITE.DATA </w:instrText>
      </w:r>
      <w:r w:rsidR="0091787F">
        <w:rPr>
          <w:rFonts w:cstheme="minorHAnsi"/>
          <w:sz w:val="22"/>
          <w:szCs w:val="22"/>
        </w:rPr>
      </w:r>
      <w:r w:rsidR="0091787F">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Lukhtanov</w:t>
      </w:r>
      <w:r w:rsidR="0091787F" w:rsidRPr="0091787F">
        <w:rPr>
          <w:rFonts w:cstheme="minorHAnsi"/>
          <w:i/>
          <w:noProof/>
          <w:sz w:val="22"/>
          <w:szCs w:val="22"/>
        </w:rPr>
        <w:t xml:space="preserve"> et al.</w:t>
      </w:r>
      <w:r w:rsidR="0091787F">
        <w:rPr>
          <w:rFonts w:cstheme="minorHAnsi"/>
          <w:noProof/>
          <w:sz w:val="22"/>
          <w:szCs w:val="22"/>
        </w:rPr>
        <w:t xml:space="preserve"> 2018; </w:t>
      </w:r>
      <w:r w:rsidR="0091787F" w:rsidRPr="0091787F">
        <w:rPr>
          <w:rFonts w:cstheme="minorHAnsi"/>
          <w:smallCaps/>
          <w:noProof/>
          <w:sz w:val="22"/>
          <w:szCs w:val="22"/>
        </w:rPr>
        <w:t>Hill</w:t>
      </w:r>
      <w:r w:rsidR="0091787F" w:rsidRPr="0091787F">
        <w:rPr>
          <w:rFonts w:cstheme="minorHAnsi"/>
          <w:i/>
          <w:noProof/>
          <w:sz w:val="22"/>
          <w:szCs w:val="22"/>
        </w:rPr>
        <w:t xml:space="preserve"> et al.</w:t>
      </w:r>
      <w:r w:rsidR="0091787F">
        <w:rPr>
          <w:rFonts w:cstheme="minorHAnsi"/>
          <w:noProof/>
          <w:sz w:val="22"/>
          <w:szCs w:val="22"/>
        </w:rPr>
        <w:t xml:space="preserve"> 2019)</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all </w:t>
      </w:r>
      <w:r>
        <w:rPr>
          <w:rFonts w:cstheme="minorHAnsi"/>
          <w:sz w:val="22"/>
          <w:szCs w:val="22"/>
        </w:rPr>
        <w:t xml:space="preserve">holocentric and </w:t>
      </w:r>
      <w:r w:rsidR="0091787F">
        <w:rPr>
          <w:rFonts w:cstheme="minorHAnsi"/>
          <w:sz w:val="22"/>
          <w:szCs w:val="22"/>
        </w:rPr>
        <w:t xml:space="preserve">all </w:t>
      </w:r>
      <w:r>
        <w:rPr>
          <w:rFonts w:cstheme="minorHAnsi"/>
          <w:sz w:val="22"/>
          <w:szCs w:val="22"/>
        </w:rPr>
        <w:t xml:space="preserve">monocentric clades </w:t>
      </w:r>
      <w:r w:rsidR="0091787F">
        <w:rPr>
          <w:rFonts w:cstheme="minorHAnsi"/>
          <w:sz w:val="22"/>
          <w:szCs w:val="22"/>
        </w:rPr>
        <w:t xml:space="preserve">are </w:t>
      </w:r>
      <w:del w:id="87" w:author="Microsoft Office User" w:date="2020-06-01T23:56:00Z">
        <w:r w:rsidR="0091787F" w:rsidDel="002E0BC5">
          <w:rPr>
            <w:rFonts w:cstheme="minorHAnsi"/>
            <w:sz w:val="22"/>
            <w:szCs w:val="22"/>
          </w:rPr>
          <w:delText xml:space="preserve">very </w:delText>
        </w:r>
      </w:del>
      <w:r w:rsidR="0091787F">
        <w:rPr>
          <w:rFonts w:cstheme="minorHAnsi"/>
          <w:sz w:val="22"/>
          <w:szCs w:val="22"/>
        </w:rPr>
        <w:t>near</w:t>
      </w:r>
      <w:ins w:id="88" w:author="Microsoft Office User" w:date="2020-06-01T23:56:00Z">
        <w:r w:rsidR="002E0BC5">
          <w:rPr>
            <w:rFonts w:cstheme="minorHAnsi"/>
            <w:sz w:val="22"/>
            <w:szCs w:val="22"/>
          </w:rPr>
          <w:t>ly</w:t>
        </w:r>
      </w:ins>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In fact,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w:t>
      </w:r>
      <w:r w:rsidR="0091787F">
        <w:rPr>
          <w:rFonts w:cstheme="minorHAnsi"/>
          <w:sz w:val="22"/>
          <w:szCs w:val="22"/>
        </w:rPr>
        <w:lastRenderedPageBreak/>
        <w:t>propose that the variation in chromosome number within Lepidoptera is likely better explained by other traits that can impact the rate of chromosome number evolution</w:t>
      </w:r>
      <w:ins w:id="89" w:author="Microsoft Office User" w:date="2020-06-01T23:57:00Z">
        <w:r w:rsidR="002E0BC5">
          <w:rPr>
            <w:rFonts w:cstheme="minorHAnsi"/>
            <w:sz w:val="22"/>
            <w:szCs w:val="22"/>
          </w:rPr>
          <w:t>—meiotic drive, polyploidy, and population size</w:t>
        </w:r>
      </w:ins>
      <w:r w:rsidR="0091787F">
        <w:rPr>
          <w:rFonts w:cstheme="minorHAnsi"/>
          <w:sz w:val="22"/>
          <w:szCs w:val="22"/>
        </w:rPr>
        <w:t>.</w:t>
      </w:r>
    </w:p>
    <w:p w14:paraId="4D889B2A" w14:textId="0CB565CA" w:rsidR="00A900A4" w:rsidRDefault="00A900A4" w:rsidP="00DE1F25">
      <w:pPr>
        <w:spacing w:after="0"/>
        <w:rPr>
          <w:rFonts w:cstheme="minorHAnsi"/>
          <w:sz w:val="22"/>
          <w:szCs w:val="22"/>
        </w:rPr>
      </w:pPr>
    </w:p>
    <w:p w14:paraId="65D51380" w14:textId="5DA3BFF7" w:rsidR="00A900A4" w:rsidRPr="00AE0786" w:rsidRDefault="00233069" w:rsidP="00A900A4">
      <w:pPr>
        <w:spacing w:after="0"/>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Pr>
          <w:rFonts w:cstheme="minorHAnsi"/>
          <w:noProof/>
          <w:sz w:val="22"/>
          <w:szCs w:val="22"/>
        </w:rPr>
        <w:t>(</w:t>
      </w:r>
      <w:r w:rsidRPr="00233069">
        <w:rPr>
          <w:rFonts w:cstheme="minorHAnsi"/>
          <w:smallCaps/>
          <w:noProof/>
          <w:sz w:val="22"/>
          <w:szCs w:val="22"/>
        </w:rPr>
        <w:t>Blackmon</w:t>
      </w:r>
      <w:r w:rsidRPr="00233069">
        <w:rPr>
          <w:rFonts w:cstheme="minorHAnsi"/>
          <w:i/>
          <w:noProof/>
          <w:sz w:val="22"/>
          <w:szCs w:val="22"/>
        </w:rPr>
        <w:t xml:space="preserve"> et al.</w:t>
      </w:r>
      <w:r>
        <w:rPr>
          <w:rFonts w:cstheme="minorHAnsi"/>
          <w:noProof/>
          <w:sz w:val="22"/>
          <w:szCs w:val="22"/>
        </w:rPr>
        <w:t xml:space="preserve"> 2019)</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A900A4"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Chmátal</w:t>
      </w:r>
      <w:r w:rsidR="00A900A4" w:rsidRPr="00AE0786">
        <w:rPr>
          <w:rFonts w:cstheme="minorHAnsi"/>
          <w:i/>
          <w:noProof/>
          <w:sz w:val="22"/>
          <w:szCs w:val="22"/>
        </w:rPr>
        <w:t xml:space="preserve"> et al.</w:t>
      </w:r>
      <w:r w:rsidR="00A900A4" w:rsidRPr="00AE0786">
        <w:rPr>
          <w:rFonts w:cstheme="minorHAnsi"/>
          <w:noProof/>
          <w:sz w:val="22"/>
          <w:szCs w:val="22"/>
        </w:rPr>
        <w:t xml:space="preserve"> 2014)</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A900A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Gassmann</w:t>
      </w:r>
      <w:r w:rsidR="00A900A4" w:rsidRPr="00AE0786">
        <w:rPr>
          <w:rFonts w:cstheme="minorHAnsi"/>
          <w:i/>
          <w:noProof/>
          <w:sz w:val="22"/>
          <w:szCs w:val="22"/>
        </w:rPr>
        <w:t xml:space="preserve"> et al.</w:t>
      </w:r>
      <w:r w:rsidR="00A900A4" w:rsidRPr="00AE0786">
        <w:rPr>
          <w:rFonts w:cstheme="minorHAnsi"/>
          <w:noProof/>
          <w:sz w:val="22"/>
          <w:szCs w:val="22"/>
        </w:rPr>
        <w:t xml:space="preserve"> 2012)</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w:t>
      </w:r>
      <w:del w:id="90" w:author="Microsoft Office User" w:date="2020-06-01T23:59:00Z">
        <w:r w:rsidDel="002E0BC5">
          <w:rPr>
            <w:rFonts w:cstheme="minorHAnsi"/>
            <w:sz w:val="22"/>
            <w:szCs w:val="22"/>
          </w:rPr>
          <w:delText xml:space="preserve">either </w:delText>
        </w:r>
      </w:del>
      <w:r>
        <w:rPr>
          <w:rFonts w:cstheme="minorHAnsi"/>
          <w:sz w:val="22"/>
          <w:szCs w:val="22"/>
        </w:rPr>
        <w:t xml:space="preserve">increase or decrease rates of chromosome number evolution. </w:t>
      </w:r>
      <w:commentRangeStart w:id="91"/>
      <w:ins w:id="92" w:author="Microsoft Office User" w:date="2020-06-02T00:03:00Z">
        <w:r w:rsidR="009F63DF">
          <w:rPr>
            <w:rFonts w:cstheme="minorHAnsi"/>
            <w:sz w:val="22"/>
            <w:szCs w:val="22"/>
          </w:rPr>
          <w:t>This may suggest monocentric cla</w:t>
        </w:r>
      </w:ins>
      <w:ins w:id="93" w:author="Microsoft Office User" w:date="2020-06-02T00:04:00Z">
        <w:r w:rsidR="009F63DF">
          <w:rPr>
            <w:rFonts w:cstheme="minorHAnsi"/>
            <w:sz w:val="22"/>
            <w:szCs w:val="22"/>
          </w:rPr>
          <w:t xml:space="preserve">des maintain more extreme rate variation dependent on the presence or absence of meiotic drive. </w:t>
        </w:r>
      </w:ins>
      <w:del w:id="94" w:author="Microsoft Office User" w:date="2020-06-02T00:04:00Z">
        <w:r w:rsidDel="009F63DF">
          <w:rPr>
            <w:rFonts w:cstheme="minorHAnsi"/>
            <w:sz w:val="22"/>
            <w:szCs w:val="22"/>
          </w:rPr>
          <w:delText>This might suggest that in monocentric clades more extreme rate variation would be expected due to the presence or absence of meiotic drive</w:delText>
        </w:r>
      </w:del>
      <w:commentRangeEnd w:id="91"/>
      <w:r w:rsidR="009F63DF">
        <w:rPr>
          <w:rStyle w:val="CommentReference"/>
        </w:rPr>
        <w:commentReference w:id="91"/>
      </w:r>
      <w:del w:id="95" w:author="Microsoft Office User" w:date="2020-06-02T00:04:00Z">
        <w:r w:rsidDel="009F63DF">
          <w:rPr>
            <w:rFonts w:cstheme="minorHAnsi"/>
            <w:sz w:val="22"/>
            <w:szCs w:val="22"/>
          </w:rPr>
          <w:delText xml:space="preserve">. </w:delText>
        </w:r>
      </w:del>
      <w:r>
        <w:rPr>
          <w:rFonts w:cstheme="minorHAnsi"/>
          <w:sz w:val="22"/>
          <w:szCs w:val="22"/>
        </w:rPr>
        <w:t xml:space="preserve">We note however that we observe roughly equal amounts </w:t>
      </w:r>
      <w:commentRangeStart w:id="96"/>
      <w:commentRangeStart w:id="97"/>
      <w:r>
        <w:rPr>
          <w:rFonts w:cstheme="minorHAnsi"/>
          <w:sz w:val="22"/>
          <w:szCs w:val="22"/>
        </w:rPr>
        <w:t xml:space="preserve">of </w:t>
      </w:r>
      <w:ins w:id="98" w:author="Microsoft Office User" w:date="2020-06-02T00:00:00Z">
        <w:r w:rsidR="002E0BC5">
          <w:rPr>
            <w:rFonts w:cstheme="minorHAnsi"/>
            <w:sz w:val="22"/>
            <w:szCs w:val="22"/>
          </w:rPr>
          <w:t xml:space="preserve">chromosome number </w:t>
        </w:r>
      </w:ins>
      <w:r>
        <w:rPr>
          <w:rFonts w:cstheme="minorHAnsi"/>
          <w:sz w:val="22"/>
          <w:szCs w:val="22"/>
        </w:rPr>
        <w:t xml:space="preserve">variation </w:t>
      </w:r>
      <w:commentRangeEnd w:id="96"/>
      <w:r w:rsidR="002E0BC5">
        <w:rPr>
          <w:rStyle w:val="CommentReference"/>
        </w:rPr>
        <w:commentReference w:id="96"/>
      </w:r>
      <w:commentRangeEnd w:id="97"/>
      <w:r w:rsidR="002E0BC5">
        <w:rPr>
          <w:rStyle w:val="CommentReference"/>
        </w:rPr>
        <w:commentReference w:id="97"/>
      </w:r>
      <w:r>
        <w:rPr>
          <w:rFonts w:cstheme="minorHAnsi"/>
          <w:sz w:val="22"/>
          <w:szCs w:val="22"/>
        </w:rPr>
        <w:t>in our comparison of rates in insect</w:t>
      </w:r>
      <w:r w:rsidR="00883E36">
        <w:rPr>
          <w:rFonts w:cstheme="minorHAnsi"/>
          <w:sz w:val="22"/>
          <w:szCs w:val="22"/>
        </w:rPr>
        <w:t xml:space="preserve"> orders</w:t>
      </w:r>
      <w:r w:rsidR="00A900A4" w:rsidRPr="00AE0786">
        <w:rPr>
          <w:rFonts w:cstheme="minorHAnsi"/>
          <w:sz w:val="22"/>
          <w:szCs w:val="22"/>
        </w:rPr>
        <w:t xml:space="preserve">. </w:t>
      </w:r>
    </w:p>
    <w:p w14:paraId="3A59F542" w14:textId="77777777" w:rsidR="00A900A4" w:rsidRDefault="00A900A4" w:rsidP="00A900A4">
      <w:pPr>
        <w:spacing w:after="0"/>
        <w:rPr>
          <w:rFonts w:cstheme="minorHAnsi"/>
          <w:sz w:val="22"/>
          <w:szCs w:val="22"/>
        </w:rPr>
      </w:pPr>
    </w:p>
    <w:p w14:paraId="3CD535F0" w14:textId="6AFAEBFE" w:rsidR="00254CAD" w:rsidRDefault="00233069" w:rsidP="00DE1F25">
      <w:pPr>
        <w:spacing w:after="0"/>
        <w:rPr>
          <w:rFonts w:cstheme="minorHAnsi"/>
          <w:color w:val="000000" w:themeColor="text1"/>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large scale </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2018; </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 but see </w:t>
      </w:r>
      <w:r w:rsidR="00254CAD" w:rsidRPr="00254CAD">
        <w:rPr>
          <w:rFonts w:cstheme="minorHAnsi"/>
          <w:smallCaps/>
          <w:noProof/>
          <w:color w:val="000000" w:themeColor="text1"/>
          <w:sz w:val="22"/>
          <w:szCs w:val="22"/>
        </w:rPr>
        <w:t>Nakatani and McLysaght</w:t>
      </w:r>
      <w:r w:rsidR="00254CAD">
        <w:rPr>
          <w:rFonts w:cstheme="minorHAnsi"/>
          <w:noProof/>
          <w:color w:val="000000" w:themeColor="text1"/>
          <w:sz w:val="22"/>
          <w:szCs w:val="22"/>
        </w:rPr>
        <w:t xml:space="preserve"> 2019)</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w:t>
      </w:r>
      <w:commentRangeStart w:id="99"/>
      <w:r w:rsidR="00254CAD">
        <w:rPr>
          <w:rFonts w:cstheme="minorHAnsi"/>
          <w:color w:val="000000" w:themeColor="text1"/>
          <w:sz w:val="22"/>
          <w:szCs w:val="22"/>
        </w:rPr>
        <w:t>clades</w:t>
      </w:r>
      <w:commentRangeEnd w:id="99"/>
      <w:r w:rsidR="009F63DF">
        <w:rPr>
          <w:rStyle w:val="CommentReference"/>
        </w:rPr>
        <w:commentReference w:id="99"/>
      </w:r>
      <w:r w:rsidR="00254CAD">
        <w:rPr>
          <w:rFonts w:cstheme="minorHAnsi"/>
          <w:color w:val="000000" w:themeColor="text1"/>
          <w:sz w:val="22"/>
          <w:szCs w:val="22"/>
        </w:rPr>
        <w:t xml:space="preserve">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Mayrose</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2010; </w:t>
      </w:r>
      <w:r w:rsidR="00254CAD" w:rsidRPr="00254CAD">
        <w:rPr>
          <w:rFonts w:cstheme="minorHAnsi"/>
          <w:smallCaps/>
          <w:noProof/>
          <w:color w:val="000000" w:themeColor="text1"/>
          <w:sz w:val="22"/>
          <w:szCs w:val="22"/>
        </w:rPr>
        <w:t>Glick and Mayrose</w:t>
      </w:r>
      <w:r w:rsidR="00254CAD">
        <w:rPr>
          <w:rFonts w:cstheme="minorHAnsi"/>
          <w:noProof/>
          <w:color w:val="000000" w:themeColor="text1"/>
          <w:sz w:val="22"/>
          <w:szCs w:val="22"/>
        </w:rPr>
        <w:t xml:space="preserve"> 2014; </w:t>
      </w:r>
      <w:r w:rsidR="00254CAD" w:rsidRPr="00254CAD">
        <w:rPr>
          <w:rFonts w:cstheme="minorHAnsi"/>
          <w:smallCaps/>
          <w:noProof/>
          <w:color w:val="000000" w:themeColor="text1"/>
          <w:sz w:val="22"/>
          <w:szCs w:val="22"/>
        </w:rPr>
        <w:t>Zenil‐Ferguson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2017; </w:t>
      </w:r>
      <w:r w:rsidR="00254CAD" w:rsidRPr="00254CAD">
        <w:rPr>
          <w:rFonts w:cstheme="minorHAnsi"/>
          <w:smallCaps/>
          <w:noProof/>
          <w:color w:val="000000" w:themeColor="text1"/>
          <w:sz w:val="22"/>
          <w:szCs w:val="22"/>
        </w:rPr>
        <w:t>Blackmon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p>
    <w:p w14:paraId="71DBA243" w14:textId="77777777" w:rsidR="00254CAD" w:rsidRDefault="00254CAD" w:rsidP="00DE1F25">
      <w:pPr>
        <w:spacing w:after="0"/>
        <w:rPr>
          <w:rFonts w:cstheme="minorHAnsi"/>
          <w:color w:val="000000" w:themeColor="text1"/>
          <w:sz w:val="22"/>
          <w:szCs w:val="22"/>
        </w:rPr>
      </w:pPr>
    </w:p>
    <w:p w14:paraId="0C8F11FA" w14:textId="547DB970" w:rsidR="00374043" w:rsidRDefault="00254CAD" w:rsidP="00DE1F25">
      <w:pPr>
        <w:spacing w:after="0"/>
        <w:rPr>
          <w:rFonts w:cstheme="minorHAnsi"/>
          <w:color w:val="000000" w:themeColor="text1"/>
          <w:sz w:val="22"/>
          <w:szCs w:val="22"/>
        </w:rPr>
      </w:pPr>
      <w:r>
        <w:rPr>
          <w:rFonts w:cstheme="minorHAnsi"/>
          <w:color w:val="000000" w:themeColor="text1"/>
          <w:sz w:val="22"/>
          <w:szCs w:val="22"/>
        </w:rPr>
        <w:t>Likewise</w:t>
      </w:r>
      <w:r w:rsidR="00980022">
        <w:rPr>
          <w:rFonts w:cstheme="minorHAnsi"/>
          <w:color w:val="000000" w:themeColor="text1"/>
          <w:sz w:val="22"/>
          <w:szCs w:val="22"/>
        </w:rPr>
        <w:t>,</w:t>
      </w:r>
      <w:r>
        <w:rPr>
          <w:rFonts w:cstheme="minorHAnsi"/>
          <w:color w:val="000000" w:themeColor="text1"/>
          <w:sz w:val="22"/>
          <w:szCs w:val="22"/>
        </w:rPr>
        <w:t xml:space="preserve"> analyses within any one clade are difficult to interpret</w:t>
      </w:r>
      <w:ins w:id="100" w:author="Microsoft Office User" w:date="2020-06-02T00:01:00Z">
        <w:r w:rsidR="009F63DF">
          <w:rPr>
            <w:rFonts w:cstheme="minorHAnsi"/>
            <w:color w:val="000000" w:themeColor="text1"/>
            <w:sz w:val="22"/>
            <w:szCs w:val="22"/>
          </w:rPr>
          <w:t>.</w:t>
        </w:r>
      </w:ins>
      <w:r>
        <w:rPr>
          <w:rFonts w:cstheme="minorHAnsi"/>
          <w:color w:val="000000" w:themeColor="text1"/>
          <w:sz w:val="22"/>
          <w:szCs w:val="22"/>
        </w:rPr>
        <w:t xml:space="preserve"> </w:t>
      </w:r>
      <w:ins w:id="101" w:author="Microsoft Office User" w:date="2020-06-02T00:01:00Z">
        <w:r w:rsidR="009F63DF">
          <w:rPr>
            <w:rFonts w:cstheme="minorHAnsi"/>
            <w:color w:val="000000" w:themeColor="text1"/>
            <w:sz w:val="22"/>
            <w:szCs w:val="22"/>
          </w:rPr>
          <w:t>F</w:t>
        </w:r>
      </w:ins>
      <w:del w:id="102" w:author="Microsoft Office User" w:date="2020-06-02T00:01:00Z">
        <w:r w:rsidDel="009F63DF">
          <w:rPr>
            <w:rFonts w:cstheme="minorHAnsi"/>
            <w:color w:val="000000" w:themeColor="text1"/>
            <w:sz w:val="22"/>
            <w:szCs w:val="22"/>
          </w:rPr>
          <w:delText>f</w:delText>
        </w:r>
      </w:del>
      <w:r>
        <w:rPr>
          <w:rFonts w:cstheme="minorHAnsi"/>
          <w:color w:val="000000" w:themeColor="text1"/>
          <w:sz w:val="22"/>
          <w:szCs w:val="22"/>
        </w:rPr>
        <w:t xml:space="preserve">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 </w:t>
      </w:r>
      <w:r w:rsidR="00FA56D7">
        <w:rPr>
          <w:rFonts w:cstheme="minorHAnsi"/>
          <w:color w:val="000000" w:themeColor="text1"/>
          <w:sz w:val="22"/>
          <w:szCs w:val="22"/>
        </w:rPr>
        <w:t xml:space="preserve">as such we would predict that they should have higher rates of chromosome evolution. Surveys of this group show that they </w:t>
      </w:r>
      <w:r>
        <w:rPr>
          <w:rFonts w:cstheme="minorHAnsi"/>
          <w:color w:val="000000" w:themeColor="text1"/>
          <w:sz w:val="22"/>
          <w:szCs w:val="22"/>
        </w:rPr>
        <w:t xml:space="preserve">have very little variation in chromosome number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&lt;EndNote&gt;&lt;Cite&gt;&lt;Author&gt;Poggio&lt;/Author&gt;&lt;Year&gt;2007&lt;/Year&gt;&lt;RecNum&gt;2828&lt;/RecNum&gt;&lt;DisplayText&gt;(&lt;style face="smallcaps"&gt;Poggio&lt;/style&gt;&lt;style face="italic"&gt; et al.&lt;/style&gt; 2007)&lt;/DisplayText&gt;&lt;record&gt;&lt;rec-number&gt;2828&lt;/rec-number&gt;&lt;foreign-keys&gt;&lt;key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54CAD">
        <w:rPr>
          <w:rFonts w:cstheme="minorHAnsi"/>
          <w:smallCaps/>
          <w:noProof/>
          <w:color w:val="000000" w:themeColor="text1"/>
          <w:sz w:val="22"/>
          <w:szCs w:val="22"/>
        </w:rPr>
        <w:t>Poggio</w:t>
      </w:r>
      <w:r w:rsidRPr="00254CAD">
        <w:rPr>
          <w:rFonts w:cstheme="minorHAnsi"/>
          <w:i/>
          <w:noProof/>
          <w:color w:val="000000" w:themeColor="text1"/>
          <w:sz w:val="22"/>
          <w:szCs w:val="22"/>
        </w:rPr>
        <w:t xml:space="preserve"> et al.</w:t>
      </w:r>
      <w:r>
        <w:rPr>
          <w:rFonts w:cstheme="minorHAnsi"/>
          <w:noProof/>
          <w:color w:val="000000" w:themeColor="text1"/>
          <w:sz w:val="22"/>
          <w:szCs w:val="22"/>
        </w:rPr>
        <w:t xml:space="preserve"> 2007)</w:t>
      </w:r>
      <w:r>
        <w:rPr>
          <w:rFonts w:cstheme="minorHAnsi"/>
          <w:color w:val="000000" w:themeColor="text1"/>
          <w:sz w:val="22"/>
          <w:szCs w:val="22"/>
        </w:rPr>
        <w:fldChar w:fldCharType="end"/>
      </w:r>
      <w:r>
        <w:rPr>
          <w:rFonts w:cstheme="minorHAnsi"/>
          <w:color w:val="000000" w:themeColor="text1"/>
          <w:sz w:val="22"/>
          <w:szCs w:val="22"/>
        </w:rPr>
        <w:t xml:space="preserve">. </w:t>
      </w:r>
      <w:r w:rsidR="00FA56D7">
        <w:rPr>
          <w:rFonts w:cstheme="minorHAnsi"/>
          <w:color w:val="000000" w:themeColor="text1"/>
          <w:sz w:val="22"/>
          <w:szCs w:val="22"/>
        </w:rPr>
        <w:t>However, without a closely related clade with monocentric chromosomes</w:t>
      </w:r>
      <w:r w:rsidR="00980022">
        <w:rPr>
          <w:rFonts w:cstheme="minorHAnsi"/>
          <w:color w:val="000000" w:themeColor="text1"/>
          <w:sz w:val="22"/>
          <w:szCs w:val="22"/>
        </w:rPr>
        <w:t>,</w:t>
      </w:r>
      <w:r w:rsidR="00FA56D7">
        <w:rPr>
          <w:rFonts w:cstheme="minorHAnsi"/>
          <w:color w:val="000000" w:themeColor="text1"/>
          <w:sz w:val="22"/>
          <w:szCs w:val="22"/>
        </w:rPr>
        <w:t xml:space="preserve"> it is difficult to weight the evidence against the traditional hypothesis for increased rates in holocentric clades.  </w:t>
      </w:r>
      <w:r>
        <w:rPr>
          <w:rFonts w:cstheme="minorHAnsi"/>
          <w:color w:val="000000" w:themeColor="text1"/>
          <w:sz w:val="22"/>
          <w:szCs w:val="22"/>
        </w:rPr>
        <w:t>Furthermore, comparisons among studies is also difficult because rates are directly affected by divergence time estimates. We would argue that comparisons of rates are only informative in cases where a single phylogeny with a consistent approach to dating has been applied to both clades with holocentric and monocentric chromosomes.</w:t>
      </w:r>
    </w:p>
    <w:p w14:paraId="0CF4BA66" w14:textId="77777777" w:rsidR="00254CAD" w:rsidRDefault="00254CAD" w:rsidP="00DE1F25">
      <w:pPr>
        <w:spacing w:after="0"/>
        <w:rPr>
          <w:rFonts w:cstheme="minorHAnsi"/>
          <w:b/>
          <w:bCs/>
          <w:color w:val="FF0000"/>
          <w:sz w:val="22"/>
          <w:szCs w:val="22"/>
        </w:rPr>
      </w:pPr>
    </w:p>
    <w:p w14:paraId="4FF39B65" w14:textId="57377AEB" w:rsidR="00FA56D7" w:rsidRPr="00E51865" w:rsidRDefault="002E1D42" w:rsidP="00FA56D7">
      <w:pPr>
        <w:spacing w:after="0"/>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evolution is population size. This idea has its origins in the development of models of chromosomal speciation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&lt;EndNote&gt;&lt;Cite&gt;&lt;Author&gt;White&lt;/Author&gt;&lt;Year&gt;1978&lt;/Year&gt;&lt;RecNum&gt;2174&lt;/RecNum&gt;&lt;DisplayText&gt;(&lt;style face="smallcaps"&gt;White&lt;/style&gt; 1978b)&lt;/DisplayText&gt;&lt;record&gt;&lt;rec-number&gt;2174&lt;/rec-number&gt;&lt;foreign-keys&gt;&lt;key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Pr>
          <w:rFonts w:cstheme="minorHAnsi"/>
          <w:noProof/>
          <w:color w:val="000000" w:themeColor="text1"/>
          <w:sz w:val="22"/>
          <w:szCs w:val="22"/>
        </w:rPr>
        <w:t xml:space="preserve"> 1978b)</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&lt;EndNote&gt;&lt;Cite&gt;&lt;Author&gt;White&lt;/Author&gt;&lt;Year&gt;1969&lt;/Year&gt;&lt;RecNum&gt;2829&lt;/RecNum&gt;&lt;DisplayText&gt;(&lt;style face="smallcaps"&gt;White&lt;/style&gt;&lt;style face="italic"&gt; et al.&lt;/style&gt; 1969)&lt;/DisplayText&gt;&lt;record&gt;&lt;rec-number&gt;2829&lt;/rec-number&gt;&lt;foreign-keys&gt;&lt;key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sidRPr="002E1D42">
        <w:rPr>
          <w:rFonts w:cstheme="minorHAnsi"/>
          <w:i/>
          <w:noProof/>
          <w:color w:val="000000" w:themeColor="text1"/>
          <w:sz w:val="22"/>
          <w:szCs w:val="22"/>
        </w:rPr>
        <w:t xml:space="preserve"> et al.</w:t>
      </w:r>
      <w:r>
        <w:rPr>
          <w:rFonts w:cstheme="minorHAnsi"/>
          <w:noProof/>
          <w:color w:val="000000" w:themeColor="text1"/>
          <w:sz w:val="22"/>
          <w:szCs w:val="22"/>
        </w:rPr>
        <w:t xml:space="preserve"> 1969)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72574C">
        <w:rPr>
          <w:rFonts w:cstheme="minorHAnsi"/>
          <w:color w:val="000000" w:themeColor="text1"/>
          <w:sz w:val="22"/>
          <w:szCs w:val="22"/>
        </w:rPr>
        <w:instrText xml:space="preserve"> ADDIN EN.CITE &lt;EndNote&gt;&lt;Cite&gt;&lt;Author&gt;Lande&lt;/Author&gt;&lt;Year&gt;1984&lt;/Year&gt;&lt;RecNum&gt;2830&lt;/RecNum&gt;&lt;DisplayText&gt;(&lt;style face="smallcaps"&gt;Lande&lt;/style&gt; 1984)&lt;/DisplayText&gt;&lt;record&gt;&lt;rec-number&gt;2830&lt;/rec-number&gt;&lt;foreign-keys&gt;&lt;key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Lande</w:t>
      </w:r>
      <w:r w:rsidR="0072574C">
        <w:rPr>
          <w:rFonts w:cstheme="minorHAnsi"/>
          <w:noProof/>
          <w:color w:val="000000" w:themeColor="text1"/>
          <w:sz w:val="22"/>
          <w:szCs w:val="22"/>
        </w:rPr>
        <w:t xml:space="preserve"> 1984)</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 </w:instrTex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EN.CITE.DATA </w:instrText>
      </w:r>
      <w:r w:rsidR="0072574C">
        <w:rPr>
          <w:rFonts w:cstheme="minorHAnsi"/>
          <w:color w:val="000000" w:themeColor="text1"/>
          <w:sz w:val="22"/>
          <w:szCs w:val="22"/>
        </w:rPr>
      </w:r>
      <w:r w:rsidR="0072574C">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Wilson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1975b; </w:t>
      </w:r>
      <w:r w:rsidR="0072574C" w:rsidRPr="0072574C">
        <w:rPr>
          <w:rFonts w:cstheme="minorHAnsi"/>
          <w:smallCaps/>
          <w:noProof/>
          <w:color w:val="000000" w:themeColor="text1"/>
          <w:sz w:val="22"/>
          <w:szCs w:val="22"/>
        </w:rPr>
        <w:t>Bush</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1977; </w:t>
      </w:r>
      <w:r w:rsidR="0072574C" w:rsidRPr="0072574C">
        <w:rPr>
          <w:rFonts w:cstheme="minorHAnsi"/>
          <w:smallCaps/>
          <w:noProof/>
          <w:color w:val="000000" w:themeColor="text1"/>
          <w:sz w:val="22"/>
          <w:szCs w:val="22"/>
        </w:rPr>
        <w:t>Bengtsson</w:t>
      </w:r>
      <w:r w:rsidR="0072574C">
        <w:rPr>
          <w:rFonts w:cstheme="minorHAnsi"/>
          <w:noProof/>
          <w:color w:val="000000" w:themeColor="text1"/>
          <w:sz w:val="22"/>
          <w:szCs w:val="22"/>
        </w:rPr>
        <w:t xml:space="preserve"> 1980; </w:t>
      </w:r>
      <w:r w:rsidR="0072574C" w:rsidRPr="0072574C">
        <w:rPr>
          <w:rFonts w:cstheme="minorHAnsi"/>
          <w:smallCaps/>
          <w:noProof/>
          <w:color w:val="000000" w:themeColor="text1"/>
          <w:sz w:val="22"/>
          <w:szCs w:val="22"/>
        </w:rPr>
        <w:t>Imai</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1983; </w:t>
      </w:r>
      <w:r w:rsidR="0072574C" w:rsidRPr="0072574C">
        <w:rPr>
          <w:rFonts w:cstheme="minorHAnsi"/>
          <w:smallCaps/>
          <w:noProof/>
          <w:color w:val="000000" w:themeColor="text1"/>
          <w:sz w:val="22"/>
          <w:szCs w:val="22"/>
        </w:rPr>
        <w:t>Coyne</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Larson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Petitpierre</w:t>
      </w:r>
      <w:r w:rsidR="0072574C">
        <w:rPr>
          <w:rFonts w:cstheme="minorHAnsi"/>
          <w:noProof/>
          <w:color w:val="000000" w:themeColor="text1"/>
          <w:sz w:val="22"/>
          <w:szCs w:val="22"/>
        </w:rPr>
        <w:t xml:space="preserve"> 1987)</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w:t>
      </w:r>
      <w:r w:rsidR="00FA56D7">
        <w:rPr>
          <w:rFonts w:cstheme="minorHAnsi"/>
          <w:color w:val="000000" w:themeColor="text1"/>
          <w:sz w:val="22"/>
          <w:szCs w:val="22"/>
        </w:rPr>
        <w:lastRenderedPageBreak/>
        <w:t xml:space="preserve">small population sizes have higher rates of chromosome 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evolution within clades would be a significant advancement to our understanding of the determinant of rates of chromosome evolution. </w:t>
      </w:r>
    </w:p>
    <w:p w14:paraId="10AE3E8C" w14:textId="00F126EB" w:rsidR="00A900A4" w:rsidRPr="00E51865" w:rsidRDefault="00A900A4" w:rsidP="00DE1F25">
      <w:pPr>
        <w:spacing w:after="0"/>
        <w:rPr>
          <w:rFonts w:cstheme="minorHAnsi"/>
          <w:b/>
          <w:bCs/>
          <w:color w:val="FF0000"/>
          <w:sz w:val="22"/>
          <w:szCs w:val="22"/>
        </w:rPr>
      </w:pPr>
    </w:p>
    <w:p w14:paraId="2C9C9035" w14:textId="6AE691E7" w:rsidR="00460BC2" w:rsidRDefault="00A900A4" w:rsidP="00460BC2">
      <w:pPr>
        <w:spacing w:after="0"/>
        <w:rPr>
          <w:rFonts w:cstheme="minorHAnsi"/>
          <w:color w:val="000000" w:themeColor="text1"/>
          <w:sz w:val="22"/>
          <w:szCs w:val="22"/>
        </w:rPr>
      </w:pPr>
      <w:r w:rsidRPr="00374043">
        <w:rPr>
          <w:rFonts w:cstheme="minorHAnsi"/>
          <w:color w:val="000000" w:themeColor="text1"/>
          <w:sz w:val="22"/>
          <w:szCs w:val="22"/>
        </w:rPr>
        <w:t>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answer the recalcitrant question of what causes variation in rates of chromosome number evolution.</w:t>
      </w:r>
      <w:r w:rsidR="00460BC2">
        <w:rPr>
          <w:rFonts w:cstheme="minorHAnsi"/>
          <w:color w:val="000000" w:themeColor="text1"/>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commentRangeStart w:id="103"/>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commentRangeEnd w:id="103"/>
      <w:r w:rsidR="00E13ABD">
        <w:rPr>
          <w:rStyle w:val="CommentReference"/>
        </w:rPr>
        <w:commentReference w:id="103"/>
      </w:r>
    </w:p>
    <w:p w14:paraId="51B7144F" w14:textId="209E7D08"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12C3E0DF" w14:textId="74C9C214" w:rsidR="00200F32" w:rsidRPr="00AE0786" w:rsidRDefault="0067543F" w:rsidP="00DE1F25">
      <w:pPr>
        <w:spacing w:after="0"/>
        <w:rPr>
          <w:rFonts w:cstheme="minorHAnsi"/>
          <w:sz w:val="22"/>
          <w:szCs w:val="22"/>
        </w:rPr>
      </w:pPr>
      <w:commentRangeStart w:id="104"/>
      <w:del w:id="105" w:author="Microsoft Office User" w:date="2020-06-02T01:42:00Z">
        <w:r w:rsidDel="002923DD">
          <w:rPr>
            <w:rFonts w:cstheme="minorHAnsi"/>
            <w:noProof/>
            <w:sz w:val="22"/>
            <w:szCs w:val="22"/>
          </w:rPr>
          <w:lastRenderedPageBreak/>
          <w:drawing>
            <wp:inline distT="0" distB="0" distL="0" distR="0" wp14:anchorId="56F31BF1" wp14:editId="54E0AE89">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10" cstate="print">
                        <a:alphaModFix/>
                        <a:extLst>
                          <a:ext uri="{BEBA8EAE-BF5A-486C-A8C5-ECC9F3942E4B}">
                            <a14:imgProps xmlns:a14="http://schemas.microsoft.com/office/drawing/2010/main">
                              <a14:imgLayer>
                                <a14:imgEffect>
                                  <a14:brightnessContrast contrast="-56000"/>
                                </a14:imgEffect>
                              </a14:imgLayer>
                            </a14:imgProps>
                          </a:ex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del>
      <w:commentRangeEnd w:id="104"/>
      <w:r w:rsidR="00EB38C1">
        <w:rPr>
          <w:rStyle w:val="CommentReference"/>
        </w:rPr>
        <w:commentReference w:id="104"/>
      </w:r>
      <w:bookmarkStart w:id="106" w:name="_GoBack"/>
      <w:ins w:id="107" w:author="Microsoft Office User" w:date="2020-06-02T01:44:00Z">
        <w:r w:rsidR="002923DD">
          <w:rPr>
            <w:rFonts w:cstheme="minorHAnsi"/>
            <w:noProof/>
            <w:sz w:val="22"/>
            <w:szCs w:val="22"/>
          </w:rPr>
          <w:drawing>
            <wp:inline distT="0" distB="0" distL="0" distR="0" wp14:anchorId="7B277079" wp14:editId="0E9B87A2">
              <wp:extent cx="5943600" cy="4808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1.44.4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ins>
      <w:bookmarkEnd w:id="106"/>
    </w:p>
    <w:p w14:paraId="0563FA31" w14:textId="7CC88A7D" w:rsidR="00380E81" w:rsidRPr="00460BC2"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w:t>
      </w:r>
      <w:ins w:id="108" w:author="Microsoft Office User" w:date="2020-06-02T00:52:00Z">
        <w:r w:rsidR="00081A5A">
          <w:rPr>
            <w:rFonts w:eastAsiaTheme="minorEastAsia" w:cstheme="minorHAnsi"/>
            <w:bCs/>
            <w:sz w:val="22"/>
            <w:szCs w:val="22"/>
          </w:rPr>
          <w:t xml:space="preserve">95% </w:t>
        </w:r>
      </w:ins>
      <w:r w:rsidR="0067543F">
        <w:rPr>
          <w:rFonts w:eastAsiaTheme="minorEastAsia" w:cstheme="minorHAnsi"/>
          <w:bCs/>
          <w:sz w:val="22"/>
          <w:szCs w:val="22"/>
        </w:rPr>
        <w:t>credible interval of each statistic. Since all overlap zero we infer no significant difference in rates of chromosome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3E4D654"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13">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364E0815" w14:textId="29801B74" w:rsidR="00077899" w:rsidRPr="00AE0786" w:rsidRDefault="0009567D" w:rsidP="00DE1F25">
      <w:pPr>
        <w:spacing w:after="0"/>
        <w:rPr>
          <w:rFonts w:cstheme="minorHAnsi"/>
          <w:sz w:val="22"/>
          <w:szCs w:val="22"/>
        </w:rPr>
      </w:pPr>
      <w:r w:rsidRPr="00081A5A">
        <w:rPr>
          <w:rFonts w:cstheme="minorHAnsi"/>
          <w:b/>
          <w:sz w:val="22"/>
          <w:szCs w:val="22"/>
          <w:rPrChange w:id="109" w:author="Microsoft Office User" w:date="2020-06-02T01:00:00Z">
            <w:rPr>
              <w:rFonts w:cstheme="minorHAnsi"/>
              <w:sz w:val="22"/>
              <w:szCs w:val="22"/>
            </w:rPr>
          </w:rPrChange>
        </w:rPr>
        <w:t xml:space="preserve">Supplemental Figure 1. </w:t>
      </w:r>
      <w:r w:rsidR="002D30B1" w:rsidRPr="00081A5A">
        <w:rPr>
          <w:rFonts w:cstheme="minorHAnsi"/>
          <w:b/>
          <w:sz w:val="22"/>
          <w:szCs w:val="22"/>
          <w:rPrChange w:id="110" w:author="Microsoft Office User" w:date="2020-06-02T01:00:00Z">
            <w:rPr>
              <w:rFonts w:cstheme="minorHAnsi"/>
              <w:sz w:val="22"/>
              <w:szCs w:val="22"/>
            </w:rPr>
          </w:rPrChange>
        </w:rPr>
        <w:t>Comparison</w:t>
      </w:r>
      <w:r w:rsidRPr="00081A5A">
        <w:rPr>
          <w:rFonts w:cstheme="minorHAnsi"/>
          <w:b/>
          <w:sz w:val="22"/>
          <w:szCs w:val="22"/>
          <w:rPrChange w:id="111" w:author="Microsoft Office User" w:date="2020-06-02T01:00:00Z">
            <w:rPr>
              <w:rFonts w:cstheme="minorHAnsi"/>
              <w:sz w:val="22"/>
              <w:szCs w:val="22"/>
            </w:rPr>
          </w:rPrChange>
        </w:rPr>
        <w:t xml:space="preserve"> of inferences under alternative backbones</w:t>
      </w:r>
      <w:r>
        <w:rPr>
          <w:rFonts w:cstheme="minorHAnsi"/>
          <w:sz w:val="22"/>
          <w:szCs w:val="22"/>
        </w:rPr>
        <w:t xml:space="preserve">.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42BBF9BF" w14:textId="77777777" w:rsidR="0072574C" w:rsidRPr="0072574C" w:rsidRDefault="006A5BDC" w:rsidP="0072574C">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72574C" w:rsidRPr="0072574C">
        <w:rPr>
          <w:noProof/>
        </w:rPr>
        <w:t>Bengtsson, B. O., 1980 Rates of karyotype evolution in placental mammals. Hereditas 92</w:t>
      </w:r>
      <w:r w:rsidR="0072574C" w:rsidRPr="0072574C">
        <w:rPr>
          <w:b/>
          <w:noProof/>
        </w:rPr>
        <w:t>:</w:t>
      </w:r>
      <w:r w:rsidR="0072574C" w:rsidRPr="0072574C">
        <w:rPr>
          <w:noProof/>
        </w:rPr>
        <w:t xml:space="preserve"> 37-47.</w:t>
      </w:r>
    </w:p>
    <w:p w14:paraId="149C17D7" w14:textId="77777777" w:rsidR="0072574C" w:rsidRPr="0072574C" w:rsidRDefault="0072574C" w:rsidP="0072574C">
      <w:pPr>
        <w:pStyle w:val="EndNoteBibliography"/>
        <w:spacing w:after="0"/>
        <w:ind w:left="720" w:hanging="720"/>
        <w:rPr>
          <w:noProof/>
        </w:rPr>
      </w:pPr>
      <w:r w:rsidRPr="0072574C">
        <w:rPr>
          <w:noProof/>
        </w:rPr>
        <w:t>Blackmon, H., J. Justison, I. Mayrose and E. E. Goldberg, 2019 Meiotic drive shapes rates of karyotype evolution in mammals. Evolution 73</w:t>
      </w:r>
      <w:r w:rsidRPr="0072574C">
        <w:rPr>
          <w:b/>
          <w:noProof/>
        </w:rPr>
        <w:t>:</w:t>
      </w:r>
      <w:r w:rsidRPr="0072574C">
        <w:rPr>
          <w:noProof/>
        </w:rPr>
        <w:t xml:space="preserve"> 511-523.</w:t>
      </w:r>
    </w:p>
    <w:p w14:paraId="707E05A1" w14:textId="77777777" w:rsidR="0072574C" w:rsidRPr="0072574C" w:rsidRDefault="0072574C" w:rsidP="0072574C">
      <w:pPr>
        <w:pStyle w:val="EndNoteBibliography"/>
        <w:spacing w:after="0"/>
        <w:ind w:left="720" w:hanging="720"/>
        <w:rPr>
          <w:noProof/>
        </w:rPr>
      </w:pPr>
      <w:r w:rsidRPr="0072574C">
        <w:rPr>
          <w:noProof/>
        </w:rPr>
        <w:t>Blackmon, H., L. Ross and D. Bachtrog, 2017 Sex Determination, Sex Chromosomes, and Karyotype Evolution in Insects. Journal of Heredity 108</w:t>
      </w:r>
      <w:r w:rsidRPr="0072574C">
        <w:rPr>
          <w:b/>
          <w:noProof/>
        </w:rPr>
        <w:t>:</w:t>
      </w:r>
      <w:r w:rsidRPr="0072574C">
        <w:rPr>
          <w:noProof/>
        </w:rPr>
        <w:t xml:space="preserve"> 78-93.</w:t>
      </w:r>
    </w:p>
    <w:p w14:paraId="1154AD12" w14:textId="77777777" w:rsidR="0072574C" w:rsidRPr="0072574C" w:rsidRDefault="0072574C" w:rsidP="0072574C">
      <w:pPr>
        <w:pStyle w:val="EndNoteBibliography"/>
        <w:spacing w:after="0"/>
        <w:ind w:left="720" w:hanging="720"/>
        <w:rPr>
          <w:noProof/>
        </w:rPr>
      </w:pPr>
      <w:r w:rsidRPr="0072574C">
        <w:rPr>
          <w:noProof/>
        </w:rPr>
        <w:t>Bush, G. L., 1982 What do we really know about speciation? Perspectives on evolution.</w:t>
      </w:r>
      <w:r w:rsidRPr="0072574C">
        <w:rPr>
          <w:b/>
          <w:noProof/>
        </w:rPr>
        <w:t>:</w:t>
      </w:r>
      <w:r w:rsidRPr="0072574C">
        <w:rPr>
          <w:noProof/>
        </w:rPr>
        <w:t xml:space="preserve"> 119-131.</w:t>
      </w:r>
    </w:p>
    <w:p w14:paraId="3F19FE9A" w14:textId="77777777" w:rsidR="0072574C" w:rsidRPr="0072574C" w:rsidRDefault="0072574C" w:rsidP="0072574C">
      <w:pPr>
        <w:pStyle w:val="EndNoteBibliography"/>
        <w:spacing w:after="0"/>
        <w:ind w:left="720" w:hanging="720"/>
        <w:rPr>
          <w:noProof/>
        </w:rPr>
      </w:pPr>
      <w:r w:rsidRPr="0072574C">
        <w:rPr>
          <w:noProof/>
        </w:rPr>
        <w:t>Bush, G. L., S. M. Case, A. C. Wilson and J. L. Patton, 1977 Rapid speciation and chromosomal evolution in mammals. Proceedings of the National Academy of Sciences 74</w:t>
      </w:r>
      <w:r w:rsidRPr="0072574C">
        <w:rPr>
          <w:b/>
          <w:noProof/>
        </w:rPr>
        <w:t>:</w:t>
      </w:r>
      <w:r w:rsidRPr="0072574C">
        <w:rPr>
          <w:noProof/>
        </w:rPr>
        <w:t xml:space="preserve"> 3942-3946.</w:t>
      </w:r>
    </w:p>
    <w:p w14:paraId="5BA0CF0C" w14:textId="77777777" w:rsidR="0072574C" w:rsidRPr="0072574C" w:rsidRDefault="0072574C" w:rsidP="0072574C">
      <w:pPr>
        <w:pStyle w:val="EndNoteBibliography"/>
        <w:spacing w:after="0"/>
        <w:ind w:left="720" w:hanging="720"/>
        <w:rPr>
          <w:noProof/>
        </w:rPr>
      </w:pPr>
      <w:r w:rsidRPr="0072574C">
        <w:rPr>
          <w:noProof/>
        </w:rPr>
        <w:t>Chmátal, L., S. I. Gabriel, G. P. Mitsainas, J. Martínez-Vargas, J. Ventura</w:t>
      </w:r>
      <w:r w:rsidRPr="0072574C">
        <w:rPr>
          <w:i/>
          <w:noProof/>
        </w:rPr>
        <w:t xml:space="preserve"> et al.</w:t>
      </w:r>
      <w:r w:rsidRPr="0072574C">
        <w:rPr>
          <w:noProof/>
        </w:rPr>
        <w:t>, 2014 Centromere strength provides the cell biological basis for meiotic drive and karyotype evolution in mice. Current Biology 24</w:t>
      </w:r>
      <w:r w:rsidRPr="0072574C">
        <w:rPr>
          <w:b/>
          <w:noProof/>
        </w:rPr>
        <w:t>:</w:t>
      </w:r>
      <w:r w:rsidRPr="0072574C">
        <w:rPr>
          <w:noProof/>
        </w:rPr>
        <w:t xml:space="preserve"> 2295-2300.</w:t>
      </w:r>
    </w:p>
    <w:p w14:paraId="03C46DB0" w14:textId="77777777" w:rsidR="0072574C" w:rsidRPr="0072574C" w:rsidRDefault="0072574C" w:rsidP="0072574C">
      <w:pPr>
        <w:pStyle w:val="EndNoteBibliography"/>
        <w:spacing w:after="0"/>
        <w:ind w:left="720" w:hanging="720"/>
        <w:rPr>
          <w:noProof/>
        </w:rPr>
      </w:pPr>
      <w:r w:rsidRPr="0072574C">
        <w:rPr>
          <w:noProof/>
        </w:rPr>
        <w:t>Church, S. H., S. Donoughe, B. A. de Medeiros and C. G. Extavour, 2019 Insect egg size and shape evolve with ecology but not developmental rate. Nature 571</w:t>
      </w:r>
      <w:r w:rsidRPr="0072574C">
        <w:rPr>
          <w:b/>
          <w:noProof/>
        </w:rPr>
        <w:t>:</w:t>
      </w:r>
      <w:r w:rsidRPr="0072574C">
        <w:rPr>
          <w:noProof/>
        </w:rPr>
        <w:t xml:space="preserve"> 58-62.</w:t>
      </w:r>
    </w:p>
    <w:p w14:paraId="115795BE" w14:textId="77777777" w:rsidR="0072574C" w:rsidRPr="0072574C" w:rsidRDefault="0072574C" w:rsidP="0072574C">
      <w:pPr>
        <w:pStyle w:val="EndNoteBibliography"/>
        <w:spacing w:after="0"/>
        <w:ind w:left="720" w:hanging="720"/>
        <w:rPr>
          <w:noProof/>
        </w:rPr>
      </w:pPr>
      <w:r w:rsidRPr="0072574C">
        <w:rPr>
          <w:noProof/>
        </w:rPr>
        <w:t>Cook, L. G., 2000 Extraordinary and extensive karyotypic variation: a 48-fold range in chromosome number in the gall-inducing scale insect Apiomorpha (Hemiptera: Coccoidea: Eriococcidae). Genome 43</w:t>
      </w:r>
      <w:r w:rsidRPr="0072574C">
        <w:rPr>
          <w:b/>
          <w:noProof/>
        </w:rPr>
        <w:t>:</w:t>
      </w:r>
      <w:r w:rsidRPr="0072574C">
        <w:rPr>
          <w:noProof/>
        </w:rPr>
        <w:t xml:space="preserve"> 255-263.</w:t>
      </w:r>
    </w:p>
    <w:p w14:paraId="4C2B8A5F" w14:textId="77777777" w:rsidR="0072574C" w:rsidRPr="0072574C" w:rsidRDefault="0072574C" w:rsidP="0072574C">
      <w:pPr>
        <w:pStyle w:val="EndNoteBibliography"/>
        <w:spacing w:after="0"/>
        <w:ind w:left="720" w:hanging="720"/>
        <w:rPr>
          <w:noProof/>
        </w:rPr>
      </w:pPr>
      <w:r w:rsidRPr="0072574C">
        <w:rPr>
          <w:noProof/>
        </w:rPr>
        <w:t xml:space="preserve">Cope, T., 1985 Cytology and hybridization in the Juncus bufonius L. aggregate in western Europe, pp.  in </w:t>
      </w:r>
      <w:r w:rsidRPr="0072574C">
        <w:rPr>
          <w:i/>
          <w:noProof/>
        </w:rPr>
        <w:t>Watsonia</w:t>
      </w:r>
      <w:r w:rsidRPr="0072574C">
        <w:rPr>
          <w:noProof/>
        </w:rPr>
        <w:t>. Citeseer.</w:t>
      </w:r>
    </w:p>
    <w:p w14:paraId="60BFB7F4" w14:textId="77777777" w:rsidR="0072574C" w:rsidRPr="0072574C" w:rsidRDefault="0072574C" w:rsidP="0072574C">
      <w:pPr>
        <w:pStyle w:val="EndNoteBibliography"/>
        <w:spacing w:after="0"/>
        <w:ind w:left="720" w:hanging="720"/>
        <w:rPr>
          <w:noProof/>
        </w:rPr>
      </w:pPr>
      <w:r w:rsidRPr="0072574C">
        <w:rPr>
          <w:noProof/>
        </w:rPr>
        <w:t>Coyne, J. A., 1984 Correlation between heterozygosity and rate of chromosome evolution in animals. The American Naturalist 123</w:t>
      </w:r>
      <w:r w:rsidRPr="0072574C">
        <w:rPr>
          <w:b/>
          <w:noProof/>
        </w:rPr>
        <w:t>:</w:t>
      </w:r>
      <w:r w:rsidRPr="0072574C">
        <w:rPr>
          <w:noProof/>
        </w:rPr>
        <w:t xml:space="preserve"> 725-729.</w:t>
      </w:r>
    </w:p>
    <w:p w14:paraId="53E41BFD" w14:textId="77777777" w:rsidR="0072574C" w:rsidRPr="0072574C" w:rsidRDefault="0072574C" w:rsidP="0072574C">
      <w:pPr>
        <w:pStyle w:val="EndNoteBibliography"/>
        <w:spacing w:after="0"/>
        <w:ind w:left="720" w:hanging="720"/>
        <w:rPr>
          <w:noProof/>
        </w:rPr>
      </w:pPr>
      <w:r w:rsidRPr="0072574C">
        <w:rPr>
          <w:noProof/>
        </w:rPr>
        <w:t>Coyne, J. A., W. Meyers, A. P. Crittenden and P. Sniegowski, 1993 The fertility effects of pericentric inversions in Drosophila melanogaster. Genetics 134</w:t>
      </w:r>
      <w:r w:rsidRPr="0072574C">
        <w:rPr>
          <w:b/>
          <w:noProof/>
        </w:rPr>
        <w:t>:</w:t>
      </w:r>
      <w:r w:rsidRPr="0072574C">
        <w:rPr>
          <w:noProof/>
        </w:rPr>
        <w:t xml:space="preserve"> 487-496.</w:t>
      </w:r>
    </w:p>
    <w:p w14:paraId="438CB552" w14:textId="77777777" w:rsidR="0072574C" w:rsidRPr="0072574C" w:rsidRDefault="0072574C" w:rsidP="0072574C">
      <w:pPr>
        <w:pStyle w:val="EndNoteBibliography"/>
        <w:spacing w:after="0"/>
        <w:ind w:left="720" w:hanging="720"/>
        <w:rPr>
          <w:noProof/>
        </w:rPr>
      </w:pPr>
      <w:r w:rsidRPr="0072574C">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72574C">
        <w:rPr>
          <w:b/>
          <w:noProof/>
        </w:rPr>
        <w:t>:</w:t>
      </w:r>
      <w:r w:rsidRPr="0072574C">
        <w:rPr>
          <w:noProof/>
        </w:rPr>
        <w:t xml:space="preserve"> 1529-1536.</w:t>
      </w:r>
    </w:p>
    <w:p w14:paraId="639B4702" w14:textId="77777777" w:rsidR="0072574C" w:rsidRPr="0072574C" w:rsidRDefault="0072574C" w:rsidP="0072574C">
      <w:pPr>
        <w:pStyle w:val="EndNoteBibliography"/>
        <w:spacing w:after="0"/>
        <w:ind w:left="720" w:hanging="720"/>
        <w:rPr>
          <w:noProof/>
        </w:rPr>
      </w:pPr>
      <w:r w:rsidRPr="0072574C">
        <w:rPr>
          <w:noProof/>
        </w:rPr>
        <w:t>Escudero, M., A. L. Hipp, T. F. Hansen, K. L. Voje and M. Luceño, 2012 Selection and inertia in the evolution of holocentric chromosomes in sedges (Carex, Cyperaceae). New Phytologist 195</w:t>
      </w:r>
      <w:r w:rsidRPr="0072574C">
        <w:rPr>
          <w:b/>
          <w:noProof/>
        </w:rPr>
        <w:t>:</w:t>
      </w:r>
      <w:r w:rsidRPr="0072574C">
        <w:rPr>
          <w:noProof/>
        </w:rPr>
        <w:t xml:space="preserve"> 237-247.</w:t>
      </w:r>
    </w:p>
    <w:p w14:paraId="26252546" w14:textId="77777777" w:rsidR="0072574C" w:rsidRPr="0072574C" w:rsidRDefault="0072574C" w:rsidP="0072574C">
      <w:pPr>
        <w:pStyle w:val="EndNoteBibliography"/>
        <w:spacing w:after="0"/>
        <w:ind w:left="720" w:hanging="720"/>
        <w:rPr>
          <w:noProof/>
        </w:rPr>
      </w:pPr>
      <w:r w:rsidRPr="0072574C">
        <w:rPr>
          <w:noProof/>
        </w:rPr>
        <w:t>Faria, R., and A. Navarro, 2010 Chromosomal speciation revisited: rearranging theory with pieces of evidence. Trends in ecology &amp; evolution 25</w:t>
      </w:r>
      <w:r w:rsidRPr="0072574C">
        <w:rPr>
          <w:b/>
          <w:noProof/>
        </w:rPr>
        <w:t>:</w:t>
      </w:r>
      <w:r w:rsidRPr="0072574C">
        <w:rPr>
          <w:noProof/>
        </w:rPr>
        <w:t xml:space="preserve"> 660-669.</w:t>
      </w:r>
    </w:p>
    <w:p w14:paraId="63615776" w14:textId="77777777" w:rsidR="0072574C" w:rsidRPr="0072574C" w:rsidRDefault="0072574C" w:rsidP="0072574C">
      <w:pPr>
        <w:pStyle w:val="EndNoteBibliography"/>
        <w:spacing w:after="0"/>
        <w:ind w:left="720" w:hanging="720"/>
        <w:rPr>
          <w:noProof/>
        </w:rPr>
      </w:pPr>
      <w:r w:rsidRPr="0072574C">
        <w:rPr>
          <w:noProof/>
        </w:rPr>
        <w:t>Faulkner, J., 1972 Chromosome studies on Carex section Acutae in north-west Europe. Botanical Journal of the Linnean Society 65</w:t>
      </w:r>
      <w:r w:rsidRPr="0072574C">
        <w:rPr>
          <w:b/>
          <w:noProof/>
        </w:rPr>
        <w:t>:</w:t>
      </w:r>
      <w:r w:rsidRPr="0072574C">
        <w:rPr>
          <w:noProof/>
        </w:rPr>
        <w:t xml:space="preserve"> 271-301.</w:t>
      </w:r>
    </w:p>
    <w:p w14:paraId="670FA69F" w14:textId="77777777" w:rsidR="0072574C" w:rsidRPr="0072574C" w:rsidRDefault="0072574C" w:rsidP="0072574C">
      <w:pPr>
        <w:pStyle w:val="EndNoteBibliography"/>
        <w:spacing w:after="0"/>
        <w:ind w:left="720" w:hanging="720"/>
        <w:rPr>
          <w:noProof/>
        </w:rPr>
      </w:pPr>
      <w:r w:rsidRPr="0072574C">
        <w:rPr>
          <w:noProof/>
        </w:rPr>
        <w:t>FitzJohn, R. G., 2012 Diversitree: comparative phylogenetic analyses of diversification in R. Methods in Ecology and Evolution 3</w:t>
      </w:r>
      <w:r w:rsidRPr="0072574C">
        <w:rPr>
          <w:b/>
          <w:noProof/>
        </w:rPr>
        <w:t>:</w:t>
      </w:r>
      <w:r w:rsidRPr="0072574C">
        <w:rPr>
          <w:noProof/>
        </w:rPr>
        <w:t xml:space="preserve"> 1084-1092.</w:t>
      </w:r>
    </w:p>
    <w:p w14:paraId="797A4BE0" w14:textId="77777777" w:rsidR="0072574C" w:rsidRPr="0072574C" w:rsidRDefault="0072574C" w:rsidP="0072574C">
      <w:pPr>
        <w:pStyle w:val="EndNoteBibliography"/>
        <w:spacing w:after="0"/>
        <w:ind w:left="720" w:hanging="720"/>
        <w:rPr>
          <w:noProof/>
        </w:rPr>
      </w:pPr>
      <w:r w:rsidRPr="0072574C">
        <w:rPr>
          <w:noProof/>
        </w:rPr>
        <w:t>Garagna, S., D. Broccoli, C. A. Redi, J. B. Searle, H. J. Cooke</w:t>
      </w:r>
      <w:r w:rsidRPr="0072574C">
        <w:rPr>
          <w:i/>
          <w:noProof/>
        </w:rPr>
        <w:t xml:space="preserve"> et al.</w:t>
      </w:r>
      <w:r w:rsidRPr="0072574C">
        <w:rPr>
          <w:noProof/>
        </w:rPr>
        <w:t>, 1995 Robertsonian metacentrics of the house mouse lose telomeric sequences but retain some minor satellite DNA in the pericentromeric area. Chromosoma 103</w:t>
      </w:r>
      <w:r w:rsidRPr="0072574C">
        <w:rPr>
          <w:b/>
          <w:noProof/>
        </w:rPr>
        <w:t>:</w:t>
      </w:r>
      <w:r w:rsidRPr="0072574C">
        <w:rPr>
          <w:noProof/>
        </w:rPr>
        <w:t xml:space="preserve"> 685-692.</w:t>
      </w:r>
    </w:p>
    <w:p w14:paraId="01E0E792" w14:textId="77777777" w:rsidR="0072574C" w:rsidRPr="0072574C" w:rsidRDefault="0072574C" w:rsidP="0072574C">
      <w:pPr>
        <w:pStyle w:val="EndNoteBibliography"/>
        <w:spacing w:after="0"/>
        <w:ind w:left="720" w:hanging="720"/>
        <w:rPr>
          <w:noProof/>
        </w:rPr>
      </w:pPr>
      <w:r w:rsidRPr="0072574C">
        <w:rPr>
          <w:noProof/>
        </w:rPr>
        <w:t>Gassmann, R., A. Rechtsteiner, K. W. Yuen, A. Muroyama, T. Egelhofer</w:t>
      </w:r>
      <w:r w:rsidRPr="0072574C">
        <w:rPr>
          <w:i/>
          <w:noProof/>
        </w:rPr>
        <w:t xml:space="preserve"> et al.</w:t>
      </w:r>
      <w:r w:rsidRPr="0072574C">
        <w:rPr>
          <w:noProof/>
        </w:rPr>
        <w:t>, 2012 An inverse relationship to germline transcription defines centromeric chromatin in C. elegans. Nature 484</w:t>
      </w:r>
      <w:r w:rsidRPr="0072574C">
        <w:rPr>
          <w:b/>
          <w:noProof/>
        </w:rPr>
        <w:t>:</w:t>
      </w:r>
      <w:r w:rsidRPr="0072574C">
        <w:rPr>
          <w:noProof/>
        </w:rPr>
        <w:t xml:space="preserve"> 534-537.</w:t>
      </w:r>
    </w:p>
    <w:p w14:paraId="5C271019" w14:textId="77777777" w:rsidR="0072574C" w:rsidRPr="0072574C" w:rsidRDefault="0072574C" w:rsidP="0072574C">
      <w:pPr>
        <w:pStyle w:val="EndNoteBibliography"/>
        <w:spacing w:after="0"/>
        <w:ind w:left="720" w:hanging="720"/>
        <w:rPr>
          <w:noProof/>
        </w:rPr>
      </w:pPr>
      <w:r w:rsidRPr="0072574C">
        <w:rPr>
          <w:noProof/>
        </w:rPr>
        <w:lastRenderedPageBreak/>
        <w:t>Glick, L., and I. Mayrose, 2014 ChromEvol: assessing the pattern of chromosome number evolution and the inference of polyploidy along a phylogeny. Molecular biology and evolution 31</w:t>
      </w:r>
      <w:r w:rsidRPr="0072574C">
        <w:rPr>
          <w:b/>
          <w:noProof/>
        </w:rPr>
        <w:t>:</w:t>
      </w:r>
      <w:r w:rsidRPr="0072574C">
        <w:rPr>
          <w:noProof/>
        </w:rPr>
        <w:t xml:space="preserve"> 1914-1922.</w:t>
      </w:r>
    </w:p>
    <w:p w14:paraId="6E5BAA24" w14:textId="77777777" w:rsidR="0072574C" w:rsidRPr="0072574C" w:rsidRDefault="0072574C" w:rsidP="0072574C">
      <w:pPr>
        <w:pStyle w:val="EndNoteBibliography"/>
        <w:spacing w:after="0"/>
        <w:ind w:left="720" w:hanging="720"/>
        <w:rPr>
          <w:noProof/>
        </w:rPr>
      </w:pPr>
      <w:r w:rsidRPr="0072574C">
        <w:rPr>
          <w:noProof/>
        </w:rPr>
        <w:t>Guerrero, R. F., and M. Kirkpatrick, 2014 Local adaptation and the evolution of chromosome fusions. Evolution 68</w:t>
      </w:r>
      <w:r w:rsidRPr="0072574C">
        <w:rPr>
          <w:b/>
          <w:noProof/>
        </w:rPr>
        <w:t>:</w:t>
      </w:r>
      <w:r w:rsidRPr="0072574C">
        <w:rPr>
          <w:noProof/>
        </w:rPr>
        <w:t xml:space="preserve"> 2747-2756.</w:t>
      </w:r>
    </w:p>
    <w:p w14:paraId="52EE761C" w14:textId="77777777" w:rsidR="0072574C" w:rsidRPr="0072574C" w:rsidRDefault="0072574C" w:rsidP="0072574C">
      <w:pPr>
        <w:pStyle w:val="EndNoteBibliography"/>
        <w:spacing w:after="0"/>
        <w:ind w:left="720" w:hanging="720"/>
        <w:rPr>
          <w:noProof/>
        </w:rPr>
      </w:pPr>
      <w:r w:rsidRPr="0072574C">
        <w:rPr>
          <w:noProof/>
        </w:rPr>
        <w:t>Harlan, J. R., and J. M. deWet, 1975 On Ö. Winge and a prayer: the origins of polyploidy. The botanical review 41</w:t>
      </w:r>
      <w:r w:rsidRPr="0072574C">
        <w:rPr>
          <w:b/>
          <w:noProof/>
        </w:rPr>
        <w:t>:</w:t>
      </w:r>
      <w:r w:rsidRPr="0072574C">
        <w:rPr>
          <w:noProof/>
        </w:rPr>
        <w:t xml:space="preserve"> 361-390.</w:t>
      </w:r>
    </w:p>
    <w:p w14:paraId="34E38AB7" w14:textId="77777777" w:rsidR="0072574C" w:rsidRPr="0072574C" w:rsidRDefault="0072574C" w:rsidP="0072574C">
      <w:pPr>
        <w:pStyle w:val="EndNoteBibliography"/>
        <w:spacing w:after="0"/>
        <w:ind w:left="720" w:hanging="720"/>
        <w:rPr>
          <w:noProof/>
        </w:rPr>
      </w:pPr>
      <w:r w:rsidRPr="0072574C">
        <w:rPr>
          <w:noProof/>
        </w:rPr>
        <w:t>Harmon, L. J., J. T. Weir, C. D. Brock, R. E. Glor and W. Challenger, 2008 GEIGER: investigating evolutionary radiations. Bioinformatics 24</w:t>
      </w:r>
      <w:r w:rsidRPr="0072574C">
        <w:rPr>
          <w:b/>
          <w:noProof/>
        </w:rPr>
        <w:t>:</w:t>
      </w:r>
      <w:r w:rsidRPr="0072574C">
        <w:rPr>
          <w:noProof/>
        </w:rPr>
        <w:t xml:space="preserve"> 129-131.</w:t>
      </w:r>
    </w:p>
    <w:p w14:paraId="6CC9169E" w14:textId="77777777" w:rsidR="0072574C" w:rsidRPr="0072574C" w:rsidRDefault="0072574C" w:rsidP="0072574C">
      <w:pPr>
        <w:pStyle w:val="EndNoteBibliography"/>
        <w:spacing w:after="0"/>
        <w:ind w:left="720" w:hanging="720"/>
        <w:rPr>
          <w:noProof/>
        </w:rPr>
      </w:pPr>
      <w:r w:rsidRPr="0072574C">
        <w:rPr>
          <w:noProof/>
        </w:rPr>
        <w:t>Hill, J., P. Rastas, E. A. Hornett, R. Neethiraj, N. Clark</w:t>
      </w:r>
      <w:r w:rsidRPr="0072574C">
        <w:rPr>
          <w:i/>
          <w:noProof/>
        </w:rPr>
        <w:t xml:space="preserve"> et al.</w:t>
      </w:r>
      <w:r w:rsidRPr="0072574C">
        <w:rPr>
          <w:noProof/>
        </w:rPr>
        <w:t>, 2019 Unprecedented reorganization of holocentric chromosomes provides insights into the enigma of lepidopteran chromosome evolution. Science advances 5</w:t>
      </w:r>
      <w:r w:rsidRPr="0072574C">
        <w:rPr>
          <w:b/>
          <w:noProof/>
        </w:rPr>
        <w:t>:</w:t>
      </w:r>
      <w:r w:rsidRPr="0072574C">
        <w:rPr>
          <w:noProof/>
        </w:rPr>
        <w:t xml:space="preserve"> eaau3648.</w:t>
      </w:r>
    </w:p>
    <w:p w14:paraId="2D909ACE" w14:textId="77777777" w:rsidR="0072574C" w:rsidRPr="0072574C" w:rsidRDefault="0072574C" w:rsidP="0072574C">
      <w:pPr>
        <w:pStyle w:val="EndNoteBibliography"/>
        <w:spacing w:after="0"/>
        <w:ind w:left="720" w:hanging="720"/>
        <w:rPr>
          <w:noProof/>
        </w:rPr>
      </w:pPr>
      <w:r w:rsidRPr="0072574C">
        <w:rPr>
          <w:noProof/>
        </w:rPr>
        <w:t>Imai, H. T., T. Maruyama and R. H. Crozier, 1983 Rates of Mammalian Karyotype Evolution by the Karyograph Method. The American Naturalist 121</w:t>
      </w:r>
      <w:r w:rsidRPr="0072574C">
        <w:rPr>
          <w:b/>
          <w:noProof/>
        </w:rPr>
        <w:t>:</w:t>
      </w:r>
      <w:r w:rsidRPr="0072574C">
        <w:rPr>
          <w:noProof/>
        </w:rPr>
        <w:t xml:space="preserve"> 477-488.</w:t>
      </w:r>
    </w:p>
    <w:p w14:paraId="66B647B4" w14:textId="77777777" w:rsidR="0072574C" w:rsidRPr="0072574C" w:rsidRDefault="0072574C" w:rsidP="0072574C">
      <w:pPr>
        <w:pStyle w:val="EndNoteBibliography"/>
        <w:spacing w:after="0"/>
        <w:ind w:left="720" w:hanging="720"/>
        <w:rPr>
          <w:noProof/>
        </w:rPr>
      </w:pPr>
      <w:r w:rsidRPr="0072574C">
        <w:rPr>
          <w:noProof/>
        </w:rPr>
        <w:t>Lande, R., 1984 The expected fixation rate of chromosomal inversions. Evolution</w:t>
      </w:r>
      <w:r w:rsidRPr="0072574C">
        <w:rPr>
          <w:b/>
          <w:noProof/>
        </w:rPr>
        <w:t>:</w:t>
      </w:r>
      <w:r w:rsidRPr="0072574C">
        <w:rPr>
          <w:noProof/>
        </w:rPr>
        <w:t xml:space="preserve"> 743-752.</w:t>
      </w:r>
    </w:p>
    <w:p w14:paraId="166A40F0" w14:textId="77777777" w:rsidR="0072574C" w:rsidRPr="0072574C" w:rsidRDefault="0072574C" w:rsidP="0072574C">
      <w:pPr>
        <w:pStyle w:val="EndNoteBibliography"/>
        <w:spacing w:after="0"/>
        <w:ind w:left="720" w:hanging="720"/>
        <w:rPr>
          <w:noProof/>
        </w:rPr>
      </w:pPr>
      <w:r w:rsidRPr="0072574C">
        <w:rPr>
          <w:noProof/>
        </w:rPr>
        <w:t>Larson, A., E. M. Prager and A. C. Wilson, 1984 Chromosomal evolution, speciation and morphological change in vertebrates: the role of social behaviour. Chromosomes Today 8</w:t>
      </w:r>
      <w:r w:rsidRPr="0072574C">
        <w:rPr>
          <w:b/>
          <w:noProof/>
        </w:rPr>
        <w:t>:</w:t>
      </w:r>
      <w:r w:rsidRPr="0072574C">
        <w:rPr>
          <w:noProof/>
        </w:rPr>
        <w:t xml:space="preserve"> 215-228.</w:t>
      </w:r>
    </w:p>
    <w:p w14:paraId="402AFA7D" w14:textId="77777777" w:rsidR="0072574C" w:rsidRPr="0072574C" w:rsidRDefault="0072574C" w:rsidP="0072574C">
      <w:pPr>
        <w:pStyle w:val="EndNoteBibliography"/>
        <w:spacing w:after="0"/>
        <w:ind w:left="720" w:hanging="720"/>
        <w:rPr>
          <w:noProof/>
        </w:rPr>
      </w:pPr>
      <w:r w:rsidRPr="0072574C">
        <w:rPr>
          <w:noProof/>
        </w:rPr>
        <w:t>Li, Z., G. P. Tiley, S. R. Galuska, C. R. Reardon, T. I. Kidder</w:t>
      </w:r>
      <w:r w:rsidRPr="0072574C">
        <w:rPr>
          <w:i/>
          <w:noProof/>
        </w:rPr>
        <w:t xml:space="preserve"> et al.</w:t>
      </w:r>
      <w:r w:rsidRPr="0072574C">
        <w:rPr>
          <w:noProof/>
        </w:rPr>
        <w:t>, 2018 Multiple large-scale gene and genome duplications during the evolution of hexapods. Proceedings of the National Academy of Sciences 115</w:t>
      </w:r>
      <w:r w:rsidRPr="0072574C">
        <w:rPr>
          <w:b/>
          <w:noProof/>
        </w:rPr>
        <w:t>:</w:t>
      </w:r>
      <w:r w:rsidRPr="0072574C">
        <w:rPr>
          <w:noProof/>
        </w:rPr>
        <w:t xml:space="preserve"> 4713-4718.</w:t>
      </w:r>
    </w:p>
    <w:p w14:paraId="77B0C5B2" w14:textId="77777777" w:rsidR="0072574C" w:rsidRPr="0072574C" w:rsidRDefault="0072574C" w:rsidP="0072574C">
      <w:pPr>
        <w:pStyle w:val="EndNoteBibliography"/>
        <w:spacing w:after="0"/>
        <w:ind w:left="720" w:hanging="720"/>
        <w:rPr>
          <w:noProof/>
        </w:rPr>
      </w:pPr>
      <w:r w:rsidRPr="0072574C">
        <w:rPr>
          <w:noProof/>
        </w:rPr>
        <w:t>Li, Z., G. P. Tiley, R. J. Rundell and M. S. Barker, 2019 Reply to Nakatani and McLysaght: analyzing deep duplication events. Proceedings of the National Academy of Sciences 116</w:t>
      </w:r>
      <w:r w:rsidRPr="0072574C">
        <w:rPr>
          <w:b/>
          <w:noProof/>
        </w:rPr>
        <w:t>:</w:t>
      </w:r>
      <w:r w:rsidRPr="0072574C">
        <w:rPr>
          <w:noProof/>
        </w:rPr>
        <w:t xml:space="preserve"> 1819-1820.</w:t>
      </w:r>
    </w:p>
    <w:p w14:paraId="53807234" w14:textId="77777777" w:rsidR="0072574C" w:rsidRPr="0072574C" w:rsidRDefault="0072574C" w:rsidP="0072574C">
      <w:pPr>
        <w:pStyle w:val="EndNoteBibliography"/>
        <w:spacing w:after="0"/>
        <w:ind w:left="720" w:hanging="720"/>
        <w:rPr>
          <w:noProof/>
        </w:rPr>
      </w:pPr>
      <w:r w:rsidRPr="0072574C">
        <w:rPr>
          <w:noProof/>
        </w:rPr>
        <w:t>Lucek, K., 2018 Evolutionary mechanisms of varying chromosome numbers in the radiation of Erebia butterflies. Genes 9</w:t>
      </w:r>
      <w:r w:rsidRPr="0072574C">
        <w:rPr>
          <w:b/>
          <w:noProof/>
        </w:rPr>
        <w:t>:</w:t>
      </w:r>
      <w:r w:rsidRPr="0072574C">
        <w:rPr>
          <w:noProof/>
        </w:rPr>
        <w:t xml:space="preserve"> 166.</w:t>
      </w:r>
    </w:p>
    <w:p w14:paraId="49BA42C8" w14:textId="77777777" w:rsidR="0072574C" w:rsidRPr="0072574C" w:rsidRDefault="0072574C" w:rsidP="0072574C">
      <w:pPr>
        <w:pStyle w:val="EndNoteBibliography"/>
        <w:spacing w:after="0"/>
        <w:ind w:left="720" w:hanging="720"/>
        <w:rPr>
          <w:noProof/>
        </w:rPr>
      </w:pPr>
      <w:r w:rsidRPr="0072574C">
        <w:rPr>
          <w:noProof/>
        </w:rPr>
        <w:t>Luceño, M., and M. Guerra, 1996 Numerical variations in species exhibiting holocentric chromosomes: a nomenclatural proposal. Caryologia 49</w:t>
      </w:r>
      <w:r w:rsidRPr="0072574C">
        <w:rPr>
          <w:b/>
          <w:noProof/>
        </w:rPr>
        <w:t>:</w:t>
      </w:r>
      <w:r w:rsidRPr="0072574C">
        <w:rPr>
          <w:noProof/>
        </w:rPr>
        <w:t xml:space="preserve"> 301-309.</w:t>
      </w:r>
    </w:p>
    <w:p w14:paraId="729D1C16" w14:textId="77777777" w:rsidR="0072574C" w:rsidRPr="0072574C" w:rsidRDefault="0072574C" w:rsidP="0072574C">
      <w:pPr>
        <w:pStyle w:val="EndNoteBibliography"/>
        <w:spacing w:after="0"/>
        <w:ind w:left="720" w:hanging="720"/>
        <w:rPr>
          <w:noProof/>
        </w:rPr>
      </w:pPr>
      <w:r w:rsidRPr="0072574C">
        <w:rPr>
          <w:noProof/>
        </w:rPr>
        <w:t>Lukhtanov, V. A., V. Dincă, M. Friberg, J. Šíchová, M. Olofsson</w:t>
      </w:r>
      <w:r w:rsidRPr="0072574C">
        <w:rPr>
          <w:i/>
          <w:noProof/>
        </w:rPr>
        <w:t xml:space="preserve"> et al.</w:t>
      </w:r>
      <w:r w:rsidRPr="0072574C">
        <w:rPr>
          <w:noProof/>
        </w:rPr>
        <w:t>, 2018 Versatility of multivalent orientation, inverted meiosis, and rescued fitness in holocentric chromosomal hybrids. Proceedings of the National Academy of Sciences 115</w:t>
      </w:r>
      <w:r w:rsidRPr="0072574C">
        <w:rPr>
          <w:b/>
          <w:noProof/>
        </w:rPr>
        <w:t>:</w:t>
      </w:r>
      <w:r w:rsidRPr="0072574C">
        <w:rPr>
          <w:noProof/>
        </w:rPr>
        <w:t xml:space="preserve"> E9610-E9619.</w:t>
      </w:r>
    </w:p>
    <w:p w14:paraId="15CA3159" w14:textId="77777777" w:rsidR="0072574C" w:rsidRPr="0072574C" w:rsidRDefault="0072574C" w:rsidP="0072574C">
      <w:pPr>
        <w:pStyle w:val="EndNoteBibliography"/>
        <w:spacing w:after="0"/>
        <w:ind w:left="720" w:hanging="720"/>
        <w:rPr>
          <w:noProof/>
        </w:rPr>
      </w:pPr>
      <w:r w:rsidRPr="0072574C">
        <w:rPr>
          <w:noProof/>
        </w:rPr>
        <w:t>Malheiros-Garde, N., and A. Gardé, 1950 Fragmentation as a possible evolutionary process in the genus Luzula DC. Genetica Iberica 2</w:t>
      </w:r>
      <w:r w:rsidRPr="0072574C">
        <w:rPr>
          <w:b/>
          <w:noProof/>
        </w:rPr>
        <w:t>:</w:t>
      </w:r>
      <w:r w:rsidRPr="0072574C">
        <w:rPr>
          <w:noProof/>
        </w:rPr>
        <w:t xml:space="preserve"> 257-262.</w:t>
      </w:r>
    </w:p>
    <w:p w14:paraId="459EE9EF" w14:textId="77777777" w:rsidR="0072574C" w:rsidRPr="0072574C" w:rsidRDefault="0072574C" w:rsidP="0072574C">
      <w:pPr>
        <w:pStyle w:val="EndNoteBibliography"/>
        <w:spacing w:after="0"/>
        <w:ind w:left="720" w:hanging="720"/>
        <w:rPr>
          <w:noProof/>
        </w:rPr>
      </w:pPr>
      <w:r w:rsidRPr="0072574C">
        <w:rPr>
          <w:noProof/>
        </w:rPr>
        <w:t>Mayrose, I., M. S. Barker and S. P. Otto, 2010 Probabilistic models of chromosome number evolution and the inference of polyploidy. Systematic Biology 59</w:t>
      </w:r>
      <w:r w:rsidRPr="0072574C">
        <w:rPr>
          <w:b/>
          <w:noProof/>
        </w:rPr>
        <w:t>:</w:t>
      </w:r>
      <w:r w:rsidRPr="0072574C">
        <w:rPr>
          <w:noProof/>
        </w:rPr>
        <w:t xml:space="preserve"> 132-144.</w:t>
      </w:r>
    </w:p>
    <w:p w14:paraId="52AB4533" w14:textId="77777777" w:rsidR="0072574C" w:rsidRPr="0072574C" w:rsidRDefault="0072574C" w:rsidP="0072574C">
      <w:pPr>
        <w:pStyle w:val="EndNoteBibliography"/>
        <w:spacing w:after="0"/>
        <w:ind w:left="720" w:hanging="720"/>
        <w:rPr>
          <w:noProof/>
        </w:rPr>
      </w:pPr>
      <w:r w:rsidRPr="0072574C">
        <w:rPr>
          <w:noProof/>
        </w:rPr>
        <w:t>Melters, D. P., L. V. Paliulis, I. F. Korf and S. W. Chan, 2012 Holocentric chromosomes: convergent evolution, meiotic adaptations, and genomic analysis. Chromosome Research 20</w:t>
      </w:r>
      <w:r w:rsidRPr="0072574C">
        <w:rPr>
          <w:b/>
          <w:noProof/>
        </w:rPr>
        <w:t>:</w:t>
      </w:r>
      <w:r w:rsidRPr="0072574C">
        <w:rPr>
          <w:noProof/>
        </w:rPr>
        <w:t xml:space="preserve"> 579-593.</w:t>
      </w:r>
    </w:p>
    <w:p w14:paraId="596EEFDB" w14:textId="77777777" w:rsidR="0072574C" w:rsidRPr="0072574C" w:rsidRDefault="0072574C" w:rsidP="0072574C">
      <w:pPr>
        <w:pStyle w:val="EndNoteBibliography"/>
        <w:spacing w:after="0"/>
        <w:ind w:left="720" w:hanging="720"/>
        <w:rPr>
          <w:noProof/>
        </w:rPr>
      </w:pPr>
      <w:r w:rsidRPr="0072574C">
        <w:rPr>
          <w:noProof/>
        </w:rPr>
        <w:t>Miga, K. H., 2017 Chromosome-specific centromere sequences provide an estimate of the ancestral chromosome 2 fusion event in hominin genomes. Journal of Heredity 108</w:t>
      </w:r>
      <w:r w:rsidRPr="0072574C">
        <w:rPr>
          <w:b/>
          <w:noProof/>
        </w:rPr>
        <w:t>:</w:t>
      </w:r>
      <w:r w:rsidRPr="0072574C">
        <w:rPr>
          <w:noProof/>
        </w:rPr>
        <w:t xml:space="preserve"> 45-52.</w:t>
      </w:r>
    </w:p>
    <w:p w14:paraId="334B4D96" w14:textId="77777777" w:rsidR="0072574C" w:rsidRPr="0072574C" w:rsidRDefault="0072574C" w:rsidP="0072574C">
      <w:pPr>
        <w:pStyle w:val="EndNoteBibliography"/>
        <w:spacing w:after="0"/>
        <w:ind w:left="720" w:hanging="720"/>
        <w:rPr>
          <w:noProof/>
        </w:rPr>
      </w:pPr>
      <w:r w:rsidRPr="0072574C">
        <w:rPr>
          <w:noProof/>
        </w:rPr>
        <w:t>Misof, B., S. Liu, K. Meusemann, R. S. Peters, A. Donath</w:t>
      </w:r>
      <w:r w:rsidRPr="0072574C">
        <w:rPr>
          <w:i/>
          <w:noProof/>
        </w:rPr>
        <w:t xml:space="preserve"> et al.</w:t>
      </w:r>
      <w:r w:rsidRPr="0072574C">
        <w:rPr>
          <w:noProof/>
        </w:rPr>
        <w:t>, 2014 Phylogenomics resolves the timing and pattern of insect evolution. Science 346</w:t>
      </w:r>
      <w:r w:rsidRPr="0072574C">
        <w:rPr>
          <w:b/>
          <w:noProof/>
        </w:rPr>
        <w:t>:</w:t>
      </w:r>
      <w:r w:rsidRPr="0072574C">
        <w:rPr>
          <w:noProof/>
        </w:rPr>
        <w:t xml:space="preserve"> 763-767.</w:t>
      </w:r>
    </w:p>
    <w:p w14:paraId="6A870C95" w14:textId="77777777" w:rsidR="0072574C" w:rsidRPr="0072574C" w:rsidRDefault="0072574C" w:rsidP="0072574C">
      <w:pPr>
        <w:pStyle w:val="EndNoteBibliography"/>
        <w:spacing w:after="0"/>
        <w:ind w:left="720" w:hanging="720"/>
        <w:rPr>
          <w:noProof/>
        </w:rPr>
      </w:pPr>
      <w:r w:rsidRPr="0072574C">
        <w:rPr>
          <w:noProof/>
        </w:rPr>
        <w:lastRenderedPageBreak/>
        <w:t>Mola, L., and A. Papeschi, 2006 Holokinetic chromosomes at a glance. BAG-Journal of Basic and Applied Genetics 17</w:t>
      </w:r>
      <w:r w:rsidRPr="0072574C">
        <w:rPr>
          <w:b/>
          <w:noProof/>
        </w:rPr>
        <w:t>:</w:t>
      </w:r>
      <w:r w:rsidRPr="0072574C">
        <w:rPr>
          <w:noProof/>
        </w:rPr>
        <w:t xml:space="preserve"> 17-33.</w:t>
      </w:r>
    </w:p>
    <w:p w14:paraId="7C635710" w14:textId="77777777" w:rsidR="0072574C" w:rsidRPr="0072574C" w:rsidRDefault="0072574C" w:rsidP="0072574C">
      <w:pPr>
        <w:pStyle w:val="EndNoteBibliography"/>
        <w:spacing w:after="0"/>
        <w:ind w:left="720" w:hanging="720"/>
        <w:rPr>
          <w:noProof/>
        </w:rPr>
      </w:pPr>
      <w:r w:rsidRPr="0072574C">
        <w:rPr>
          <w:noProof/>
        </w:rPr>
        <w:t>Mora, C., D. P. Tittensor, S. Adl, A. G. Simpson and B. Worm, 2011 How many species are there on Earth and in the ocean? PLoS biology 9.</w:t>
      </w:r>
    </w:p>
    <w:p w14:paraId="4F80D2D7" w14:textId="77777777" w:rsidR="0072574C" w:rsidRPr="0072574C" w:rsidRDefault="0072574C" w:rsidP="0072574C">
      <w:pPr>
        <w:pStyle w:val="EndNoteBibliography"/>
        <w:spacing w:after="0"/>
        <w:ind w:left="720" w:hanging="720"/>
        <w:rPr>
          <w:noProof/>
        </w:rPr>
      </w:pPr>
      <w:r w:rsidRPr="0072574C">
        <w:rPr>
          <w:noProof/>
        </w:rPr>
        <w:t>Moretti, A., and S. Sabato, 1984 Karyotype evolution by centromeric fission inZamia (Cycadales). Plant Systematics and Evolution 146</w:t>
      </w:r>
      <w:r w:rsidRPr="0072574C">
        <w:rPr>
          <w:b/>
          <w:noProof/>
        </w:rPr>
        <w:t>:</w:t>
      </w:r>
      <w:r w:rsidRPr="0072574C">
        <w:rPr>
          <w:noProof/>
        </w:rPr>
        <w:t xml:space="preserve"> 215-223.</w:t>
      </w:r>
    </w:p>
    <w:p w14:paraId="3DA8AFFC" w14:textId="77777777" w:rsidR="0072574C" w:rsidRPr="0072574C" w:rsidRDefault="0072574C" w:rsidP="0072574C">
      <w:pPr>
        <w:pStyle w:val="EndNoteBibliography"/>
        <w:spacing w:after="0"/>
        <w:ind w:left="720" w:hanging="720"/>
        <w:rPr>
          <w:noProof/>
        </w:rPr>
      </w:pPr>
      <w:r w:rsidRPr="0072574C">
        <w:rPr>
          <w:noProof/>
        </w:rPr>
        <w:t>Nakatani, Y., and A. McLysaght, 2019 Macrosynteny analysis shows the absence of ancient whole-genome duplication in lepidopteran insects. Proceedings of the National Academy of Sciences 116</w:t>
      </w:r>
      <w:r w:rsidRPr="0072574C">
        <w:rPr>
          <w:b/>
          <w:noProof/>
        </w:rPr>
        <w:t>:</w:t>
      </w:r>
      <w:r w:rsidRPr="0072574C">
        <w:rPr>
          <w:noProof/>
        </w:rPr>
        <w:t xml:space="preserve"> 1816-1818.</w:t>
      </w:r>
    </w:p>
    <w:p w14:paraId="006BDA6E" w14:textId="77777777" w:rsidR="0072574C" w:rsidRPr="0072574C" w:rsidRDefault="0072574C" w:rsidP="0072574C">
      <w:pPr>
        <w:pStyle w:val="EndNoteBibliography"/>
        <w:spacing w:after="0"/>
        <w:ind w:left="720" w:hanging="720"/>
        <w:rPr>
          <w:noProof/>
        </w:rPr>
      </w:pPr>
      <w:r w:rsidRPr="0072574C">
        <w:rPr>
          <w:noProof/>
        </w:rPr>
        <w:t>Panzera, F., R. Pérez, S. Hornos, Y. Panzera, R. Cestau</w:t>
      </w:r>
      <w:r w:rsidRPr="0072574C">
        <w:rPr>
          <w:i/>
          <w:noProof/>
        </w:rPr>
        <w:t xml:space="preserve"> et al.</w:t>
      </w:r>
      <w:r w:rsidRPr="0072574C">
        <w:rPr>
          <w:noProof/>
        </w:rPr>
        <w:t>, 1996 Chromosome numbers in the Triatominae (Hemiptera-Reduviidae): a review. Memórias do Instituto Oswaldo Cruz 91</w:t>
      </w:r>
      <w:r w:rsidRPr="0072574C">
        <w:rPr>
          <w:b/>
          <w:noProof/>
        </w:rPr>
        <w:t>:</w:t>
      </w:r>
      <w:r w:rsidRPr="0072574C">
        <w:rPr>
          <w:noProof/>
        </w:rPr>
        <w:t xml:space="preserve"> 515-518.</w:t>
      </w:r>
    </w:p>
    <w:p w14:paraId="488561BA" w14:textId="77777777" w:rsidR="0072574C" w:rsidRPr="0072574C" w:rsidRDefault="0072574C" w:rsidP="0072574C">
      <w:pPr>
        <w:pStyle w:val="EndNoteBibliography"/>
        <w:spacing w:after="0"/>
        <w:ind w:left="720" w:hanging="720"/>
        <w:rPr>
          <w:noProof/>
        </w:rPr>
      </w:pPr>
      <w:r w:rsidRPr="0072574C">
        <w:rPr>
          <w:noProof/>
        </w:rPr>
        <w:t>Petitpierre, E., 1987 Why beetles have strikingly different rates of chromosomal evolution. Elytron 1</w:t>
      </w:r>
      <w:r w:rsidRPr="0072574C">
        <w:rPr>
          <w:b/>
          <w:noProof/>
        </w:rPr>
        <w:t>:</w:t>
      </w:r>
      <w:r w:rsidRPr="0072574C">
        <w:rPr>
          <w:noProof/>
        </w:rPr>
        <w:t xml:space="preserve"> 25-32.</w:t>
      </w:r>
    </w:p>
    <w:p w14:paraId="4B09ED3C" w14:textId="77777777" w:rsidR="0072574C" w:rsidRPr="0072574C" w:rsidRDefault="0072574C" w:rsidP="0072574C">
      <w:pPr>
        <w:pStyle w:val="EndNoteBibliography"/>
        <w:spacing w:after="0"/>
        <w:ind w:left="720" w:hanging="720"/>
        <w:rPr>
          <w:noProof/>
        </w:rPr>
      </w:pPr>
      <w:r w:rsidRPr="0072574C">
        <w:rPr>
          <w:noProof/>
        </w:rPr>
        <w:t>Poggio, M., M. Bressa and A. Papeschi, 2007 Karyotype evolution in Reduviidae (Insecta: Heteroptera) with special reference to Stenopodainae and Harpactorinae. Comparative Cytogenetics 1</w:t>
      </w:r>
      <w:r w:rsidRPr="0072574C">
        <w:rPr>
          <w:b/>
          <w:noProof/>
        </w:rPr>
        <w:t>:</w:t>
      </w:r>
      <w:r w:rsidRPr="0072574C">
        <w:rPr>
          <w:noProof/>
        </w:rPr>
        <w:t xml:space="preserve"> 159-168.</w:t>
      </w:r>
    </w:p>
    <w:p w14:paraId="433DDDD1" w14:textId="77777777" w:rsidR="0072574C" w:rsidRPr="0072574C" w:rsidRDefault="0072574C" w:rsidP="0072574C">
      <w:pPr>
        <w:pStyle w:val="EndNoteBibliography"/>
        <w:spacing w:after="0"/>
        <w:ind w:left="720" w:hanging="720"/>
        <w:rPr>
          <w:noProof/>
        </w:rPr>
      </w:pPr>
      <w:r w:rsidRPr="0072574C">
        <w:rPr>
          <w:noProof/>
        </w:rPr>
        <w:t>Rainford, J. L., M. Hofreiter, D. B. Nicholson and P. J. Mayhew, 2014 Phylogenetic distribution of extant richness suggests metamorphosis is a key innovation driving diversification in insects. PLoS One 9.</w:t>
      </w:r>
    </w:p>
    <w:p w14:paraId="57F7657A" w14:textId="77777777" w:rsidR="0072574C" w:rsidRPr="0072574C" w:rsidRDefault="0072574C" w:rsidP="0072574C">
      <w:pPr>
        <w:pStyle w:val="EndNoteBibliography"/>
        <w:spacing w:after="0"/>
        <w:ind w:left="720" w:hanging="720"/>
        <w:rPr>
          <w:noProof/>
        </w:rPr>
      </w:pPr>
      <w:r w:rsidRPr="0072574C">
        <w:rPr>
          <w:noProof/>
        </w:rPr>
        <w:t>Rieseberg, L. H., 2001 Chromosomal rearrangements and speciation. Trends in ecology &amp; evolution 16</w:t>
      </w:r>
      <w:r w:rsidRPr="0072574C">
        <w:rPr>
          <w:b/>
          <w:noProof/>
        </w:rPr>
        <w:t>:</w:t>
      </w:r>
      <w:r w:rsidRPr="0072574C">
        <w:rPr>
          <w:noProof/>
        </w:rPr>
        <w:t xml:space="preserve"> 351-358.</w:t>
      </w:r>
    </w:p>
    <w:p w14:paraId="2A7F0C8E" w14:textId="77777777" w:rsidR="0072574C" w:rsidRPr="0072574C" w:rsidRDefault="0072574C" w:rsidP="0072574C">
      <w:pPr>
        <w:pStyle w:val="EndNoteBibliography"/>
        <w:spacing w:after="0"/>
        <w:ind w:left="720" w:hanging="720"/>
        <w:rPr>
          <w:noProof/>
        </w:rPr>
      </w:pPr>
      <w:r w:rsidRPr="0072574C">
        <w:rPr>
          <w:noProof/>
        </w:rPr>
        <w:t xml:space="preserve">Robinson, R., 1971 </w:t>
      </w:r>
      <w:r w:rsidRPr="0072574C">
        <w:rPr>
          <w:i/>
          <w:noProof/>
        </w:rPr>
        <w:t>Lepidoptera genetics.</w:t>
      </w:r>
      <w:r w:rsidRPr="0072574C">
        <w:rPr>
          <w:noProof/>
        </w:rPr>
        <w:t xml:space="preserve"> Pergamon Press, Oxford.</w:t>
      </w:r>
    </w:p>
    <w:p w14:paraId="11710B06" w14:textId="77777777" w:rsidR="0072574C" w:rsidRPr="0072574C" w:rsidRDefault="0072574C" w:rsidP="0072574C">
      <w:pPr>
        <w:pStyle w:val="EndNoteBibliography"/>
        <w:spacing w:after="0"/>
        <w:ind w:left="720" w:hanging="720"/>
        <w:rPr>
          <w:noProof/>
        </w:rPr>
      </w:pPr>
      <w:r w:rsidRPr="0072574C">
        <w:rPr>
          <w:noProof/>
        </w:rPr>
        <w:t>Ross, L., H. Blackmon, P. Lorite, V. E. Gokhman and N. B. Hardy, 2015 Recombination, chromosome number and eusociality in the Hymenoptera. Journal of evolutionary biology 28</w:t>
      </w:r>
      <w:r w:rsidRPr="0072574C">
        <w:rPr>
          <w:b/>
          <w:noProof/>
        </w:rPr>
        <w:t>:</w:t>
      </w:r>
      <w:r w:rsidRPr="0072574C">
        <w:rPr>
          <w:noProof/>
        </w:rPr>
        <w:t xml:space="preserve"> 105-116.</w:t>
      </w:r>
    </w:p>
    <w:p w14:paraId="218C28A1" w14:textId="77777777" w:rsidR="0072574C" w:rsidRPr="0072574C" w:rsidRDefault="0072574C" w:rsidP="0072574C">
      <w:pPr>
        <w:pStyle w:val="EndNoteBibliography"/>
        <w:spacing w:after="0"/>
        <w:ind w:left="720" w:hanging="720"/>
        <w:rPr>
          <w:noProof/>
        </w:rPr>
      </w:pPr>
      <w:r w:rsidRPr="0072574C">
        <w:rPr>
          <w:noProof/>
        </w:rPr>
        <w:t>Schneider, M. C., A. A. Zacaro, R. Pinto-da-Rocha, D. M. Candido and D. M. Cella, 2009 Complex meiotic configuration of the holocentric chromosomes: the intriguing case of the scorpion Tityus bahiensis. Chromosome Research 17</w:t>
      </w:r>
      <w:r w:rsidRPr="0072574C">
        <w:rPr>
          <w:b/>
          <w:noProof/>
        </w:rPr>
        <w:t>:</w:t>
      </w:r>
      <w:r w:rsidRPr="0072574C">
        <w:rPr>
          <w:noProof/>
        </w:rPr>
        <w:t xml:space="preserve"> 883-898.</w:t>
      </w:r>
    </w:p>
    <w:p w14:paraId="17DC7FE1" w14:textId="77777777" w:rsidR="0072574C" w:rsidRPr="0072574C" w:rsidRDefault="0072574C" w:rsidP="0072574C">
      <w:pPr>
        <w:pStyle w:val="EndNoteBibliography"/>
        <w:spacing w:after="0"/>
        <w:ind w:left="720" w:hanging="720"/>
        <w:rPr>
          <w:noProof/>
        </w:rPr>
      </w:pPr>
      <w:r w:rsidRPr="0072574C">
        <w:rPr>
          <w:noProof/>
        </w:rPr>
        <w:t>Sites Jr, J. W., and C. Moritz, 1987 Chromosomal evolution and speciation revisited. Systematic Zoology 36</w:t>
      </w:r>
      <w:r w:rsidRPr="0072574C">
        <w:rPr>
          <w:b/>
          <w:noProof/>
        </w:rPr>
        <w:t>:</w:t>
      </w:r>
      <w:r w:rsidRPr="0072574C">
        <w:rPr>
          <w:noProof/>
        </w:rPr>
        <w:t xml:space="preserve"> 153-174.</w:t>
      </w:r>
    </w:p>
    <w:p w14:paraId="512C3644" w14:textId="77777777" w:rsidR="0072574C" w:rsidRPr="0072574C" w:rsidRDefault="0072574C" w:rsidP="0072574C">
      <w:pPr>
        <w:pStyle w:val="EndNoteBibliography"/>
        <w:spacing w:after="0"/>
        <w:ind w:left="720" w:hanging="720"/>
        <w:rPr>
          <w:noProof/>
        </w:rPr>
      </w:pPr>
      <w:r w:rsidRPr="0072574C">
        <w:rPr>
          <w:noProof/>
        </w:rPr>
        <w:t>Torres, E. M., B. R. Williams and A. Amon, 2008 Aneuploidy: cells losing their balance. Genetics 179</w:t>
      </w:r>
      <w:r w:rsidRPr="0072574C">
        <w:rPr>
          <w:b/>
          <w:noProof/>
        </w:rPr>
        <w:t>:</w:t>
      </w:r>
      <w:r w:rsidRPr="0072574C">
        <w:rPr>
          <w:noProof/>
        </w:rPr>
        <w:t xml:space="preserve"> 737-746.</w:t>
      </w:r>
    </w:p>
    <w:p w14:paraId="085E34F6" w14:textId="77777777" w:rsidR="0072574C" w:rsidRPr="0072574C" w:rsidRDefault="0072574C" w:rsidP="0072574C">
      <w:pPr>
        <w:pStyle w:val="EndNoteBibliography"/>
        <w:spacing w:after="0"/>
        <w:ind w:left="720" w:hanging="720"/>
        <w:rPr>
          <w:noProof/>
        </w:rPr>
      </w:pPr>
      <w:r w:rsidRPr="0072574C">
        <w:rPr>
          <w:noProof/>
        </w:rPr>
        <w:t>Vershinina, A. O., and V. A. Lukhtanov, 2017 Evolutionary mechanisms of runaway chromosome number change in Agrodiaetus butterflies. Scientific reports 7</w:t>
      </w:r>
      <w:r w:rsidRPr="0072574C">
        <w:rPr>
          <w:b/>
          <w:noProof/>
        </w:rPr>
        <w:t>:</w:t>
      </w:r>
      <w:r w:rsidRPr="0072574C">
        <w:rPr>
          <w:noProof/>
        </w:rPr>
        <w:t xml:space="preserve"> 1-9.</w:t>
      </w:r>
    </w:p>
    <w:p w14:paraId="0F6A242B" w14:textId="77777777" w:rsidR="0072574C" w:rsidRPr="0072574C" w:rsidRDefault="0072574C" w:rsidP="0072574C">
      <w:pPr>
        <w:pStyle w:val="EndNoteBibliography"/>
        <w:spacing w:after="0"/>
        <w:ind w:left="720" w:hanging="720"/>
        <w:rPr>
          <w:noProof/>
        </w:rPr>
      </w:pPr>
      <w:r w:rsidRPr="0072574C">
        <w:rPr>
          <w:noProof/>
        </w:rPr>
        <w:t>White, M., 1968 Models of speciation. Science 159</w:t>
      </w:r>
      <w:r w:rsidRPr="0072574C">
        <w:rPr>
          <w:b/>
          <w:noProof/>
        </w:rPr>
        <w:t>:</w:t>
      </w:r>
      <w:r w:rsidRPr="0072574C">
        <w:rPr>
          <w:noProof/>
        </w:rPr>
        <w:t xml:space="preserve"> 1065-1070.</w:t>
      </w:r>
    </w:p>
    <w:p w14:paraId="19A43A52" w14:textId="77777777" w:rsidR="0072574C" w:rsidRPr="0072574C" w:rsidRDefault="0072574C" w:rsidP="0072574C">
      <w:pPr>
        <w:pStyle w:val="EndNoteBibliography"/>
        <w:spacing w:after="0"/>
        <w:ind w:left="720" w:hanging="720"/>
        <w:rPr>
          <w:noProof/>
        </w:rPr>
      </w:pPr>
      <w:r w:rsidRPr="0072574C">
        <w:rPr>
          <w:noProof/>
        </w:rPr>
        <w:t>White, M., K. Key, M. André and J. Cheney, 1969 Cytogenetics of the viatica group of morabine grasshoppers II. Kangaroo Island populations. Australian Journal of Zoology 17</w:t>
      </w:r>
      <w:r w:rsidRPr="0072574C">
        <w:rPr>
          <w:b/>
          <w:noProof/>
        </w:rPr>
        <w:t>:</w:t>
      </w:r>
      <w:r w:rsidRPr="0072574C">
        <w:rPr>
          <w:noProof/>
        </w:rPr>
        <w:t xml:space="preserve"> 313-328.</w:t>
      </w:r>
    </w:p>
    <w:p w14:paraId="4FE3F0B8" w14:textId="77777777" w:rsidR="0072574C" w:rsidRPr="0072574C" w:rsidRDefault="0072574C" w:rsidP="0072574C">
      <w:pPr>
        <w:pStyle w:val="EndNoteBibliography"/>
        <w:spacing w:after="0"/>
        <w:ind w:left="720" w:hanging="720"/>
        <w:rPr>
          <w:noProof/>
        </w:rPr>
      </w:pPr>
      <w:r w:rsidRPr="0072574C">
        <w:rPr>
          <w:noProof/>
        </w:rPr>
        <w:t>White, M. J., 1978a Modes of speciation, pp.</w:t>
      </w:r>
    </w:p>
    <w:p w14:paraId="2A616A80" w14:textId="77777777" w:rsidR="0072574C" w:rsidRPr="0072574C" w:rsidRDefault="0072574C" w:rsidP="0072574C">
      <w:pPr>
        <w:pStyle w:val="EndNoteBibliography"/>
        <w:spacing w:after="0"/>
        <w:ind w:left="720" w:hanging="720"/>
        <w:rPr>
          <w:noProof/>
        </w:rPr>
      </w:pPr>
      <w:r w:rsidRPr="0072574C">
        <w:rPr>
          <w:noProof/>
        </w:rPr>
        <w:t xml:space="preserve">White, M. J. D., 1978b </w:t>
      </w:r>
      <w:r w:rsidRPr="0072574C">
        <w:rPr>
          <w:i/>
          <w:noProof/>
        </w:rPr>
        <w:t>Modes of speciation</w:t>
      </w:r>
      <w:r w:rsidRPr="0072574C">
        <w:rPr>
          <w:noProof/>
        </w:rPr>
        <w:t>. WH Freeman, San Francisco: .</w:t>
      </w:r>
    </w:p>
    <w:p w14:paraId="7AA8CB72" w14:textId="77777777" w:rsidR="0072574C" w:rsidRPr="0072574C" w:rsidRDefault="0072574C" w:rsidP="0072574C">
      <w:pPr>
        <w:pStyle w:val="EndNoteBibliography"/>
        <w:spacing w:after="0"/>
        <w:ind w:left="720" w:hanging="720"/>
        <w:rPr>
          <w:noProof/>
        </w:rPr>
      </w:pPr>
      <w:r w:rsidRPr="0072574C">
        <w:rPr>
          <w:noProof/>
        </w:rPr>
        <w:t>Wilson, A., G. Bush, S. Case and M. King, 1975a Social structuring of mammalian populations and rate of chromosomal evolution. Proceedings of the National Academy of Sciences 72</w:t>
      </w:r>
      <w:r w:rsidRPr="0072574C">
        <w:rPr>
          <w:b/>
          <w:noProof/>
        </w:rPr>
        <w:t>:</w:t>
      </w:r>
      <w:r w:rsidRPr="0072574C">
        <w:rPr>
          <w:noProof/>
        </w:rPr>
        <w:t xml:space="preserve"> 5061-5065.</w:t>
      </w:r>
    </w:p>
    <w:p w14:paraId="093A33C2" w14:textId="77777777" w:rsidR="0072574C" w:rsidRPr="0072574C" w:rsidRDefault="0072574C" w:rsidP="0072574C">
      <w:pPr>
        <w:pStyle w:val="EndNoteBibliography"/>
        <w:spacing w:after="0"/>
        <w:ind w:left="720" w:hanging="720"/>
        <w:rPr>
          <w:noProof/>
        </w:rPr>
      </w:pPr>
      <w:r w:rsidRPr="0072574C">
        <w:rPr>
          <w:noProof/>
        </w:rPr>
        <w:lastRenderedPageBreak/>
        <w:t>Wilson, A. C., G. L. Bush, S. M. Case and M. C. King, 1975b Social structuring of mammalian populations and rate of chromosomal evolution. Proceedings of the National Academy of Sciences 72</w:t>
      </w:r>
      <w:r w:rsidRPr="0072574C">
        <w:rPr>
          <w:b/>
          <w:noProof/>
        </w:rPr>
        <w:t>:</w:t>
      </w:r>
      <w:r w:rsidRPr="0072574C">
        <w:rPr>
          <w:noProof/>
        </w:rPr>
        <w:t xml:space="preserve"> 5061-5065.</w:t>
      </w:r>
    </w:p>
    <w:p w14:paraId="65825445" w14:textId="77777777" w:rsidR="0072574C" w:rsidRPr="0072574C" w:rsidRDefault="0072574C" w:rsidP="0072574C">
      <w:pPr>
        <w:pStyle w:val="EndNoteBibliography"/>
        <w:ind w:left="720" w:hanging="720"/>
        <w:rPr>
          <w:noProof/>
        </w:rPr>
      </w:pPr>
      <w:r w:rsidRPr="0072574C">
        <w:rPr>
          <w:noProof/>
        </w:rPr>
        <w:t>Zenil‐Ferguson, R., J. M. Ponciano and J. G. Burleigh, 2017 Testing the association of phenotypes with polyploidy: An example using herbaceous and woody eudicots. Evolution 71</w:t>
      </w:r>
      <w:r w:rsidRPr="0072574C">
        <w:rPr>
          <w:b/>
          <w:noProof/>
        </w:rPr>
        <w:t>:</w:t>
      </w:r>
      <w:r w:rsidRPr="0072574C">
        <w:rPr>
          <w:noProof/>
        </w:rPr>
        <w:t xml:space="preserve"> 1138-1148.</w:t>
      </w:r>
    </w:p>
    <w:p w14:paraId="2914EA79" w14:textId="719E6B2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0-06-01T23:13:00Z" w:initials="MOU">
    <w:p w14:paraId="0B545E2A" w14:textId="09CFA676" w:rsidR="002C27AF" w:rsidRDefault="002C27AF">
      <w:pPr>
        <w:pStyle w:val="CommentText"/>
      </w:pPr>
      <w:r>
        <w:rPr>
          <w:rStyle w:val="CommentReference"/>
        </w:rPr>
        <w:annotationRef/>
      </w:r>
      <w:r>
        <w:t>Gene abstract limit is 200. We are currently at 283 (257 if you take out the sentence that I struck through and suggested edits)</w:t>
      </w:r>
    </w:p>
  </w:comment>
  <w:comment w:id="1" w:author="Microsoft Office User" w:date="2020-06-01T23:42:00Z" w:initials="MOU">
    <w:p w14:paraId="2B448BDF" w14:textId="6E111F32" w:rsidR="002C27AF" w:rsidRDefault="002C27AF">
      <w:pPr>
        <w:pStyle w:val="CommentText"/>
      </w:pPr>
      <w:r>
        <w:rPr>
          <w:rStyle w:val="CommentReference"/>
        </w:rPr>
        <w:annotationRef/>
      </w:r>
      <w:r>
        <w:t xml:space="preserve">Would </w:t>
      </w:r>
      <w:proofErr w:type="spellStart"/>
      <w:r>
        <w:t>these</w:t>
      </w:r>
      <w:proofErr w:type="spellEnd"/>
      <w:r>
        <w:t xml:space="preserve"> be necessary for an abstract? They should be understood and fundamental; maybe more necessary for an introduction (This could take out 32 words)</w:t>
      </w:r>
    </w:p>
  </w:comment>
  <w:comment w:id="5" w:author="Microsoft Office User" w:date="2020-06-01T23:25:00Z" w:initials="MOU">
    <w:p w14:paraId="68DD75CC" w14:textId="16E7E4B3" w:rsidR="002C27AF" w:rsidRDefault="002C27AF">
      <w:pPr>
        <w:pStyle w:val="CommentText"/>
      </w:pPr>
      <w:r>
        <w:rPr>
          <w:rStyle w:val="CommentReference"/>
        </w:rPr>
        <w:annotationRef/>
      </w:r>
      <w:r>
        <w:t xml:space="preserve">Carl said this sentence was confusing. I have offered a suggestion. </w:t>
      </w:r>
    </w:p>
  </w:comment>
  <w:comment w:id="17" w:author="Microsoft Office User" w:date="2020-06-01T23:24:00Z" w:initials="MOU">
    <w:p w14:paraId="048BBC21" w14:textId="5146BDDF" w:rsidR="002C27AF" w:rsidRDefault="002C27AF">
      <w:pPr>
        <w:pStyle w:val="CommentText"/>
      </w:pPr>
      <w:r>
        <w:rPr>
          <w:rStyle w:val="CommentReference"/>
        </w:rPr>
        <w:annotationRef/>
      </w:r>
      <w:r>
        <w:t>Define rates</w:t>
      </w:r>
    </w:p>
  </w:comment>
  <w:comment w:id="15" w:author="Microsoft Office User" w:date="2020-06-01T23:45:00Z" w:initials="MOU">
    <w:p w14:paraId="27960566" w14:textId="52080E33" w:rsidR="002C27AF" w:rsidRDefault="002C27AF">
      <w:pPr>
        <w:pStyle w:val="CommentText"/>
      </w:pPr>
      <w:r>
        <w:rPr>
          <w:rStyle w:val="CommentReference"/>
        </w:rPr>
        <w:annotationRef/>
      </w:r>
      <w:r>
        <w:t>Honestly, I feel like we may be able to take out this sentence and save it for the results. It would give us back 23 words.</w:t>
      </w:r>
    </w:p>
  </w:comment>
  <w:comment w:id="20" w:author="Microsoft Office User" w:date="2020-06-01T23:48:00Z" w:initials="MOU">
    <w:p w14:paraId="0BB57822" w14:textId="3DF84B4A" w:rsidR="002C27AF" w:rsidRDefault="002C27AF">
      <w:pPr>
        <w:pStyle w:val="CommentText"/>
      </w:pPr>
      <w:r>
        <w:rPr>
          <w:rStyle w:val="CommentReference"/>
        </w:rPr>
        <w:annotationRef/>
      </w:r>
      <w:r>
        <w:t>Weird sentence</w:t>
      </w:r>
    </w:p>
  </w:comment>
  <w:comment w:id="36" w:author="Microsoft Office User" w:date="2020-06-02T00:10:00Z" w:initials="MOU">
    <w:p w14:paraId="272B3D2D" w14:textId="122281B8" w:rsidR="002C27AF" w:rsidRDefault="002C27AF">
      <w:pPr>
        <w:pStyle w:val="CommentText"/>
      </w:pPr>
      <w:r>
        <w:rPr>
          <w:rStyle w:val="CommentReference"/>
        </w:rPr>
        <w:annotationRef/>
      </w:r>
      <w:r>
        <w:t>This is already stated in the first sentence of the paragraph</w:t>
      </w:r>
    </w:p>
  </w:comment>
  <w:comment w:id="38" w:author="Microsoft Office User" w:date="2020-06-01T23:52:00Z" w:initials="MOU">
    <w:p w14:paraId="0B8A838D" w14:textId="21EF10C9" w:rsidR="002C27AF" w:rsidRDefault="002C27AF">
      <w:pPr>
        <w:pStyle w:val="CommentText"/>
      </w:pPr>
      <w:r>
        <w:rPr>
          <w:rStyle w:val="CommentReference"/>
        </w:rPr>
        <w:annotationRef/>
      </w:r>
      <w:r>
        <w:t>We need to add results into the end of the introduction.</w:t>
      </w:r>
    </w:p>
  </w:comment>
  <w:comment w:id="58" w:author="Microsoft Office User" w:date="2020-06-02T00:34:00Z" w:initials="MOU">
    <w:p w14:paraId="0915CB13" w14:textId="4D4F552E" w:rsidR="002C27AF" w:rsidRDefault="002C27AF">
      <w:pPr>
        <w:pStyle w:val="CommentText"/>
      </w:pPr>
      <w:r>
        <w:rPr>
          <w:rStyle w:val="CommentReference"/>
        </w:rPr>
        <w:annotationRef/>
      </w:r>
      <w:r>
        <w:t>Make distinction between runs and generations clear. Should run be each tree, so each run is a different tree?</w:t>
      </w:r>
    </w:p>
  </w:comment>
  <w:comment w:id="73" w:author="Microsoft Office User" w:date="2020-06-02T00:44:00Z" w:initials="MOU">
    <w:p w14:paraId="33F7B8CE" w14:textId="286A52B4" w:rsidR="003F6492" w:rsidRDefault="003F6492">
      <w:pPr>
        <w:pStyle w:val="CommentText"/>
      </w:pPr>
      <w:r>
        <w:rPr>
          <w:rStyle w:val="CommentReference"/>
        </w:rPr>
        <w:annotationRef/>
      </w:r>
      <w:r>
        <w:t>Terrence suggested we cite the trees again here, but if we already put that in the methods is it necessary?</w:t>
      </w:r>
    </w:p>
  </w:comment>
  <w:comment w:id="81" w:author="Microsoft Office User" w:date="2020-06-02T00:51:00Z" w:initials="MOU">
    <w:p w14:paraId="6758BD7B" w14:textId="716B6D08" w:rsidR="003F6492" w:rsidRDefault="003F6492">
      <w:pPr>
        <w:pStyle w:val="CommentText"/>
      </w:pPr>
      <w:r>
        <w:rPr>
          <w:rStyle w:val="CommentReference"/>
        </w:rPr>
        <w:annotationRef/>
      </w:r>
      <w:r>
        <w:t>Make it clearer that this is including two different Lepidoptera models not across all orders. Just clarify and rearrange</w:t>
      </w:r>
    </w:p>
  </w:comment>
  <w:comment w:id="91" w:author="Microsoft Office User" w:date="2020-06-02T00:04:00Z" w:initials="MOU">
    <w:p w14:paraId="087072D9" w14:textId="02FEC3EE" w:rsidR="002C27AF" w:rsidRDefault="002C27AF">
      <w:pPr>
        <w:pStyle w:val="CommentText"/>
      </w:pPr>
      <w:r>
        <w:rPr>
          <w:rStyle w:val="CommentReference"/>
        </w:rPr>
        <w:annotationRef/>
      </w:r>
      <w:r>
        <w:t>I don’t know if this is a better edit. We got several comments that this was weird wording.</w:t>
      </w:r>
    </w:p>
  </w:comment>
  <w:comment w:id="96" w:author="Microsoft Office User" w:date="2020-06-02T00:00:00Z" w:initials="MOU">
    <w:p w14:paraId="1D7030CF" w14:textId="4186398F" w:rsidR="002C27AF" w:rsidRDefault="002C27AF">
      <w:pPr>
        <w:pStyle w:val="CommentText"/>
      </w:pPr>
      <w:r>
        <w:rPr>
          <w:rStyle w:val="CommentReference"/>
        </w:rPr>
        <w:annotationRef/>
      </w:r>
      <w:r>
        <w:t>Be clear on what type of variation? Change? Meiotic drive? Chromosome number? Needs to be clear</w:t>
      </w:r>
    </w:p>
  </w:comment>
  <w:comment w:id="97" w:author="Microsoft Office User" w:date="2020-06-02T00:00:00Z" w:initials="MOU">
    <w:p w14:paraId="550F9F73" w14:textId="003C63FF" w:rsidR="002C27AF" w:rsidRDefault="002C27AF">
      <w:pPr>
        <w:pStyle w:val="CommentText"/>
      </w:pPr>
      <w:r>
        <w:rPr>
          <w:rStyle w:val="CommentReference"/>
        </w:rPr>
        <w:annotationRef/>
      </w:r>
      <w:r>
        <w:t>I believe we were going for chromosome number variation in this specific case</w:t>
      </w:r>
    </w:p>
  </w:comment>
  <w:comment w:id="99" w:author="Microsoft Office User" w:date="2020-06-02T00:01:00Z" w:initials="MOU">
    <w:p w14:paraId="348B933B" w14:textId="4A523FBF" w:rsidR="002C27AF" w:rsidRDefault="002C27AF">
      <w:pPr>
        <w:pStyle w:val="CommentText"/>
      </w:pPr>
      <w:r>
        <w:rPr>
          <w:rStyle w:val="CommentReference"/>
        </w:rPr>
        <w:annotationRef/>
      </w:r>
      <w:r>
        <w:t>There’s no real conclusion or finish to this paragraph</w:t>
      </w:r>
    </w:p>
  </w:comment>
  <w:comment w:id="103" w:author="Microsoft Office User" w:date="2020-06-02T01:41:00Z" w:initials="MOU">
    <w:p w14:paraId="29AE11B6" w14:textId="343D3283" w:rsidR="00E13ABD" w:rsidRDefault="00E13ABD">
      <w:pPr>
        <w:pStyle w:val="CommentText"/>
      </w:pPr>
      <w:r>
        <w:rPr>
          <w:rStyle w:val="CommentReference"/>
        </w:rPr>
        <w:annotationRef/>
      </w:r>
      <w:r>
        <w:t xml:space="preserve">I tried working on the new </w:t>
      </w:r>
      <w:r w:rsidR="002923DD">
        <w:t>function</w:t>
      </w:r>
      <w:r>
        <w:t xml:space="preserve">. This script has an error </w:t>
      </w:r>
      <w:r w:rsidR="002923DD">
        <w:t>when</w:t>
      </w:r>
      <w:r>
        <w:t xml:space="preserve"> I run it</w:t>
      </w:r>
    </w:p>
    <w:p w14:paraId="5580A83D" w14:textId="77777777" w:rsidR="00E13ABD" w:rsidRDefault="00E13ABD">
      <w:pPr>
        <w:pStyle w:val="CommentText"/>
      </w:pPr>
    </w:p>
    <w:p w14:paraId="379ECC54" w14:textId="77777777" w:rsidR="00E13ABD" w:rsidRDefault="002923DD">
      <w:pPr>
        <w:pStyle w:val="CommentText"/>
      </w:pPr>
      <w:r>
        <w:t>Error in ‘times’ argument</w:t>
      </w:r>
    </w:p>
    <w:p w14:paraId="51FC69B6" w14:textId="77777777" w:rsidR="002923DD" w:rsidRDefault="002923DD">
      <w:pPr>
        <w:pStyle w:val="CommentText"/>
      </w:pPr>
    </w:p>
    <w:p w14:paraId="2F9FB7C7" w14:textId="43384465" w:rsidR="002923DD" w:rsidRDefault="002923DD">
      <w:pPr>
        <w:pStyle w:val="CommentText"/>
      </w:pPr>
      <w:r>
        <w:t>It has something to do with plotting</w:t>
      </w:r>
    </w:p>
  </w:comment>
  <w:comment w:id="104" w:author="Microsoft Office User" w:date="2020-06-02T01:12:00Z" w:initials="MOU">
    <w:p w14:paraId="7E7B0A2B" w14:textId="33868347" w:rsidR="00EB38C1" w:rsidRDefault="00EB38C1">
      <w:pPr>
        <w:pStyle w:val="CommentText"/>
      </w:pPr>
      <w:r>
        <w:rPr>
          <w:rStyle w:val="CommentReference"/>
        </w:rPr>
        <w:annotationRef/>
      </w:r>
      <w:r>
        <w:t xml:space="preserve">It was suggested the </w:t>
      </w:r>
      <w:proofErr w:type="spellStart"/>
      <w:r>
        <w:t>credile</w:t>
      </w:r>
      <w:proofErr w:type="spellEnd"/>
      <w:r>
        <w:t xml:space="preserve"> shifts were darkened. I manually darkened it because the script took longer than 30 minutes to get through the </w:t>
      </w:r>
      <w:proofErr w:type="spellStart"/>
      <w:r>
        <w:t>simmaps</w:t>
      </w:r>
      <w:proofErr w:type="spellEnd"/>
      <w:r>
        <w:t xml:space="preserve"> and I’m not even sure if it was the right one to make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545E2A" w15:done="0"/>
  <w15:commentEx w15:paraId="2B448BDF" w15:done="0"/>
  <w15:commentEx w15:paraId="68DD75CC" w15:done="0"/>
  <w15:commentEx w15:paraId="048BBC21" w15:done="0"/>
  <w15:commentEx w15:paraId="27960566" w15:done="0"/>
  <w15:commentEx w15:paraId="0BB57822" w15:done="0"/>
  <w15:commentEx w15:paraId="272B3D2D" w15:done="0"/>
  <w15:commentEx w15:paraId="0B8A838D" w15:done="0"/>
  <w15:commentEx w15:paraId="0915CB13" w15:done="0"/>
  <w15:commentEx w15:paraId="33F7B8CE" w15:done="0"/>
  <w15:commentEx w15:paraId="6758BD7B" w15:done="0"/>
  <w15:commentEx w15:paraId="087072D9" w15:done="0"/>
  <w15:commentEx w15:paraId="1D7030CF" w15:done="0"/>
  <w15:commentEx w15:paraId="550F9F73" w15:paraIdParent="1D7030CF" w15:done="0"/>
  <w15:commentEx w15:paraId="348B933B" w15:done="0"/>
  <w15:commentEx w15:paraId="2F9FB7C7" w15:done="0"/>
  <w15:commentEx w15:paraId="7E7B0A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545E2A" w16cid:durableId="22800A2F"/>
  <w16cid:commentId w16cid:paraId="2B448BDF" w16cid:durableId="228010D7"/>
  <w16cid:commentId w16cid:paraId="68DD75CC" w16cid:durableId="22800CF8"/>
  <w16cid:commentId w16cid:paraId="048BBC21" w16cid:durableId="22800CC6"/>
  <w16cid:commentId w16cid:paraId="27960566" w16cid:durableId="2280118A"/>
  <w16cid:commentId w16cid:paraId="0BB57822" w16cid:durableId="22801246"/>
  <w16cid:commentId w16cid:paraId="272B3D2D" w16cid:durableId="2280175C"/>
  <w16cid:commentId w16cid:paraId="0B8A838D" w16cid:durableId="22801351"/>
  <w16cid:commentId w16cid:paraId="0915CB13" w16cid:durableId="22801D13"/>
  <w16cid:commentId w16cid:paraId="33F7B8CE" w16cid:durableId="22801F83"/>
  <w16cid:commentId w16cid:paraId="6758BD7B" w16cid:durableId="22802111"/>
  <w16cid:commentId w16cid:paraId="087072D9" w16cid:durableId="22801620"/>
  <w16cid:commentId w16cid:paraId="1D7030CF" w16cid:durableId="22801504"/>
  <w16cid:commentId w16cid:paraId="550F9F73" w16cid:durableId="2280152E"/>
  <w16cid:commentId w16cid:paraId="348B933B" w16cid:durableId="2280155C"/>
  <w16cid:commentId w16cid:paraId="2F9FB7C7" w16cid:durableId="22802CAE"/>
  <w16cid:commentId w16cid:paraId="7E7B0A2B" w16cid:durableId="228026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0C324" w14:textId="77777777" w:rsidR="00466109" w:rsidRDefault="00466109" w:rsidP="00854D0F">
      <w:pPr>
        <w:spacing w:after="0"/>
      </w:pPr>
      <w:r>
        <w:separator/>
      </w:r>
    </w:p>
  </w:endnote>
  <w:endnote w:type="continuationSeparator" w:id="0">
    <w:p w14:paraId="4A796AE0" w14:textId="77777777" w:rsidR="00466109" w:rsidRDefault="00466109"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0EB50" w14:textId="77777777" w:rsidR="00466109" w:rsidRDefault="00466109" w:rsidP="00854D0F">
      <w:pPr>
        <w:spacing w:after="0"/>
      </w:pPr>
      <w:r>
        <w:separator/>
      </w:r>
    </w:p>
  </w:footnote>
  <w:footnote w:type="continuationSeparator" w:id="0">
    <w:p w14:paraId="57032909" w14:textId="77777777" w:rsidR="00466109" w:rsidRDefault="00466109"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gFALbppHkt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4&lt;/item&gt;&lt;item&gt;2186&lt;/item&gt;&lt;item&gt;2365&lt;/item&gt;&lt;item&gt;2366&lt;/item&gt;&lt;item&gt;2367&lt;/item&gt;&lt;item&gt;2368&lt;/item&gt;&lt;item&gt;2369&lt;/item&gt;&lt;item&gt;2371&lt;/item&gt;&lt;item&gt;2372&lt;/item&gt;&lt;item&gt;2533&lt;/item&gt;&lt;item&gt;2717&lt;/item&gt;&lt;item&gt;2780&lt;/item&gt;&lt;item&gt;2820&lt;/item&gt;&lt;item&gt;2821&lt;/item&gt;&lt;item&gt;2822&lt;/item&gt;&lt;item&gt;2823&lt;/item&gt;&lt;item&gt;2824&lt;/item&gt;&lt;item&gt;2825&lt;/item&gt;&lt;item&gt;2826&lt;/item&gt;&lt;item&gt;2827&lt;/item&gt;&lt;item&gt;2828&lt;/item&gt;&lt;item&gt;2829&lt;/item&gt;&lt;item&gt;2830&lt;/item&gt;&lt;/record-ids&gt;&lt;/item&gt;&lt;/Libraries&gt;"/>
  </w:docVars>
  <w:rsids>
    <w:rsidRoot w:val="00E466B2"/>
    <w:rsid w:val="00000988"/>
    <w:rsid w:val="00000ADE"/>
    <w:rsid w:val="00006095"/>
    <w:rsid w:val="00020DAE"/>
    <w:rsid w:val="00045392"/>
    <w:rsid w:val="00053A54"/>
    <w:rsid w:val="00077899"/>
    <w:rsid w:val="00081A5A"/>
    <w:rsid w:val="00085A8D"/>
    <w:rsid w:val="00087532"/>
    <w:rsid w:val="0009189E"/>
    <w:rsid w:val="0009567D"/>
    <w:rsid w:val="000C7CF3"/>
    <w:rsid w:val="000E001D"/>
    <w:rsid w:val="000E0649"/>
    <w:rsid w:val="000E33F0"/>
    <w:rsid w:val="001066A8"/>
    <w:rsid w:val="00111ACE"/>
    <w:rsid w:val="001221A6"/>
    <w:rsid w:val="00122986"/>
    <w:rsid w:val="00141B90"/>
    <w:rsid w:val="00153D22"/>
    <w:rsid w:val="001577E5"/>
    <w:rsid w:val="00162DA7"/>
    <w:rsid w:val="00164074"/>
    <w:rsid w:val="00186372"/>
    <w:rsid w:val="00195C79"/>
    <w:rsid w:val="001A663F"/>
    <w:rsid w:val="001B0FEA"/>
    <w:rsid w:val="001B1357"/>
    <w:rsid w:val="001C23EF"/>
    <w:rsid w:val="001C2504"/>
    <w:rsid w:val="001C3E57"/>
    <w:rsid w:val="00200F32"/>
    <w:rsid w:val="00215E65"/>
    <w:rsid w:val="00230E16"/>
    <w:rsid w:val="00233069"/>
    <w:rsid w:val="00235A0B"/>
    <w:rsid w:val="00244164"/>
    <w:rsid w:val="00254CAD"/>
    <w:rsid w:val="00257AC8"/>
    <w:rsid w:val="002923DD"/>
    <w:rsid w:val="00297E6F"/>
    <w:rsid w:val="002A05AD"/>
    <w:rsid w:val="002C27AF"/>
    <w:rsid w:val="002D26E1"/>
    <w:rsid w:val="002D30B1"/>
    <w:rsid w:val="002E0BC5"/>
    <w:rsid w:val="002E1D42"/>
    <w:rsid w:val="003022CF"/>
    <w:rsid w:val="003050E6"/>
    <w:rsid w:val="00343031"/>
    <w:rsid w:val="00360330"/>
    <w:rsid w:val="00374043"/>
    <w:rsid w:val="00380E81"/>
    <w:rsid w:val="003861C7"/>
    <w:rsid w:val="003873E6"/>
    <w:rsid w:val="003962ED"/>
    <w:rsid w:val="003A0DAF"/>
    <w:rsid w:val="003B52AF"/>
    <w:rsid w:val="003C6248"/>
    <w:rsid w:val="003F14DB"/>
    <w:rsid w:val="003F6492"/>
    <w:rsid w:val="004034FA"/>
    <w:rsid w:val="0041099B"/>
    <w:rsid w:val="00427E90"/>
    <w:rsid w:val="00433F19"/>
    <w:rsid w:val="00442BC8"/>
    <w:rsid w:val="0044329A"/>
    <w:rsid w:val="00450ECD"/>
    <w:rsid w:val="00460BC2"/>
    <w:rsid w:val="00462268"/>
    <w:rsid w:val="00466109"/>
    <w:rsid w:val="0046738E"/>
    <w:rsid w:val="004770B5"/>
    <w:rsid w:val="004877A9"/>
    <w:rsid w:val="004E02E1"/>
    <w:rsid w:val="00511CB8"/>
    <w:rsid w:val="00515E10"/>
    <w:rsid w:val="00520088"/>
    <w:rsid w:val="00531EBF"/>
    <w:rsid w:val="005329D6"/>
    <w:rsid w:val="00543B0A"/>
    <w:rsid w:val="005512B9"/>
    <w:rsid w:val="00554932"/>
    <w:rsid w:val="00564244"/>
    <w:rsid w:val="00571CA8"/>
    <w:rsid w:val="00590DFB"/>
    <w:rsid w:val="00595FCA"/>
    <w:rsid w:val="005969E6"/>
    <w:rsid w:val="00596E61"/>
    <w:rsid w:val="005A3DA6"/>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7029AE"/>
    <w:rsid w:val="00722510"/>
    <w:rsid w:val="00722FED"/>
    <w:rsid w:val="0072574C"/>
    <w:rsid w:val="007B6D6F"/>
    <w:rsid w:val="007F2FA0"/>
    <w:rsid w:val="007F3446"/>
    <w:rsid w:val="008160A4"/>
    <w:rsid w:val="00821B6D"/>
    <w:rsid w:val="00823011"/>
    <w:rsid w:val="0084141E"/>
    <w:rsid w:val="00845083"/>
    <w:rsid w:val="00854D0F"/>
    <w:rsid w:val="0086047F"/>
    <w:rsid w:val="008612EC"/>
    <w:rsid w:val="008745ED"/>
    <w:rsid w:val="00882560"/>
    <w:rsid w:val="00883E36"/>
    <w:rsid w:val="008925B5"/>
    <w:rsid w:val="00894C6E"/>
    <w:rsid w:val="008B016B"/>
    <w:rsid w:val="008B1174"/>
    <w:rsid w:val="008B4B51"/>
    <w:rsid w:val="008E6082"/>
    <w:rsid w:val="008F1532"/>
    <w:rsid w:val="008F1E2B"/>
    <w:rsid w:val="0090352F"/>
    <w:rsid w:val="00906B10"/>
    <w:rsid w:val="00914247"/>
    <w:rsid w:val="0091787F"/>
    <w:rsid w:val="009202C0"/>
    <w:rsid w:val="00925E22"/>
    <w:rsid w:val="00941605"/>
    <w:rsid w:val="00941A9B"/>
    <w:rsid w:val="009467CE"/>
    <w:rsid w:val="00947779"/>
    <w:rsid w:val="009612EA"/>
    <w:rsid w:val="009659FA"/>
    <w:rsid w:val="00980022"/>
    <w:rsid w:val="009805C9"/>
    <w:rsid w:val="00982557"/>
    <w:rsid w:val="00997DF4"/>
    <w:rsid w:val="009A70F8"/>
    <w:rsid w:val="009C5348"/>
    <w:rsid w:val="009D361E"/>
    <w:rsid w:val="009D45EA"/>
    <w:rsid w:val="009E4E3A"/>
    <w:rsid w:val="009F63DF"/>
    <w:rsid w:val="009F7D52"/>
    <w:rsid w:val="00A11DB9"/>
    <w:rsid w:val="00A243F8"/>
    <w:rsid w:val="00A352D4"/>
    <w:rsid w:val="00A40753"/>
    <w:rsid w:val="00A612D9"/>
    <w:rsid w:val="00A62304"/>
    <w:rsid w:val="00A631A4"/>
    <w:rsid w:val="00A70594"/>
    <w:rsid w:val="00A86549"/>
    <w:rsid w:val="00A900A4"/>
    <w:rsid w:val="00A945D5"/>
    <w:rsid w:val="00AA1CDE"/>
    <w:rsid w:val="00AA221D"/>
    <w:rsid w:val="00AB025A"/>
    <w:rsid w:val="00AE0786"/>
    <w:rsid w:val="00B01304"/>
    <w:rsid w:val="00B10B2C"/>
    <w:rsid w:val="00B237BD"/>
    <w:rsid w:val="00B41D41"/>
    <w:rsid w:val="00B52998"/>
    <w:rsid w:val="00B52DD3"/>
    <w:rsid w:val="00B52E05"/>
    <w:rsid w:val="00B810DC"/>
    <w:rsid w:val="00BA26CE"/>
    <w:rsid w:val="00BB6F51"/>
    <w:rsid w:val="00BD0893"/>
    <w:rsid w:val="00C15ED0"/>
    <w:rsid w:val="00C17203"/>
    <w:rsid w:val="00C30D50"/>
    <w:rsid w:val="00C31ED2"/>
    <w:rsid w:val="00C328DC"/>
    <w:rsid w:val="00C674C3"/>
    <w:rsid w:val="00C84AE0"/>
    <w:rsid w:val="00C91CA8"/>
    <w:rsid w:val="00CD3686"/>
    <w:rsid w:val="00D15514"/>
    <w:rsid w:val="00D26044"/>
    <w:rsid w:val="00D32443"/>
    <w:rsid w:val="00D7569D"/>
    <w:rsid w:val="00D92D83"/>
    <w:rsid w:val="00D935B0"/>
    <w:rsid w:val="00D97F3B"/>
    <w:rsid w:val="00DB797E"/>
    <w:rsid w:val="00DD0A86"/>
    <w:rsid w:val="00DD3DFC"/>
    <w:rsid w:val="00DD5BFC"/>
    <w:rsid w:val="00DE1F25"/>
    <w:rsid w:val="00E13ABD"/>
    <w:rsid w:val="00E16704"/>
    <w:rsid w:val="00E23285"/>
    <w:rsid w:val="00E238CE"/>
    <w:rsid w:val="00E27CBD"/>
    <w:rsid w:val="00E30419"/>
    <w:rsid w:val="00E3165A"/>
    <w:rsid w:val="00E35653"/>
    <w:rsid w:val="00E35FCD"/>
    <w:rsid w:val="00E366BE"/>
    <w:rsid w:val="00E427C1"/>
    <w:rsid w:val="00E442C8"/>
    <w:rsid w:val="00E466B2"/>
    <w:rsid w:val="00E501D9"/>
    <w:rsid w:val="00E51865"/>
    <w:rsid w:val="00E876A6"/>
    <w:rsid w:val="00EA0DA4"/>
    <w:rsid w:val="00EA2D7F"/>
    <w:rsid w:val="00EB38C1"/>
    <w:rsid w:val="00EB4A1A"/>
    <w:rsid w:val="00ED07A0"/>
    <w:rsid w:val="00EE6581"/>
    <w:rsid w:val="00EF003F"/>
    <w:rsid w:val="00EF0C3D"/>
    <w:rsid w:val="00F262BD"/>
    <w:rsid w:val="00F316F8"/>
    <w:rsid w:val="00F347FE"/>
    <w:rsid w:val="00F81B68"/>
    <w:rsid w:val="00FA0F20"/>
    <w:rsid w:val="00FA3C3F"/>
    <w:rsid w:val="00FA56D7"/>
    <w:rsid w:val="00FA7A5E"/>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TotalTime>
  <Pages>16</Pages>
  <Words>10032</Words>
  <Characters>57187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67085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55</cp:revision>
  <dcterms:created xsi:type="dcterms:W3CDTF">2020-04-16T02:37:00Z</dcterms:created>
  <dcterms:modified xsi:type="dcterms:W3CDTF">2020-06-02T06:45:00Z</dcterms:modified>
  <cp:category/>
</cp:coreProperties>
</file>