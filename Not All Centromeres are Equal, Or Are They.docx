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7DF1D" w14:textId="77777777" w:rsidR="00EE6581" w:rsidRPr="001C3E57" w:rsidRDefault="00EE6581" w:rsidP="00D7569D">
      <w:pPr>
        <w:rPr>
          <w:rFonts w:ascii="Times New Roman" w:hAnsi="Times New Roman" w:cs="Times New Roman"/>
          <w:b/>
          <w:bCs/>
          <w:iCs/>
        </w:rPr>
      </w:pPr>
    </w:p>
    <w:p w14:paraId="05987EA8" w14:textId="77777777" w:rsidR="00EE6581" w:rsidRPr="001C3E57" w:rsidRDefault="00EE6581" w:rsidP="00D7569D">
      <w:pPr>
        <w:rPr>
          <w:rFonts w:ascii="Times New Roman" w:hAnsi="Times New Roman" w:cs="Times New Roman"/>
          <w:b/>
          <w:bCs/>
          <w:iCs/>
        </w:rPr>
      </w:pPr>
    </w:p>
    <w:p w14:paraId="69A5AE36" w14:textId="287236F7" w:rsidR="00EE6581" w:rsidRPr="001C3E57" w:rsidRDefault="00EE6581" w:rsidP="00D7569D">
      <w:pPr>
        <w:rPr>
          <w:rFonts w:ascii="Times New Roman" w:hAnsi="Times New Roman" w:cs="Times New Roman"/>
          <w:iCs/>
        </w:rPr>
      </w:pPr>
      <w:r w:rsidRPr="001C3E57">
        <w:rPr>
          <w:rFonts w:ascii="Times New Roman" w:hAnsi="Times New Roman" w:cs="Times New Roman"/>
          <w:b/>
          <w:bCs/>
          <w:iCs/>
        </w:rPr>
        <w:t xml:space="preserve">Title: </w:t>
      </w:r>
      <w:r w:rsidR="00DD5BFC" w:rsidRPr="001C3E57">
        <w:rPr>
          <w:rFonts w:ascii="Times New Roman" w:hAnsi="Times New Roman" w:cs="Times New Roman"/>
          <w:iCs/>
        </w:rPr>
        <w:t>Not all centromeres are equal</w:t>
      </w:r>
      <w:r w:rsidR="0009189E" w:rsidRPr="001C3E57">
        <w:rPr>
          <w:rFonts w:ascii="Times New Roman" w:hAnsi="Times New Roman" w:cs="Times New Roman"/>
          <w:iCs/>
        </w:rPr>
        <w:t>,</w:t>
      </w:r>
      <w:r w:rsidR="00DD5BFC" w:rsidRPr="001C3E57">
        <w:rPr>
          <w:rFonts w:ascii="Times New Roman" w:hAnsi="Times New Roman" w:cs="Times New Roman"/>
          <w:iCs/>
        </w:rPr>
        <w:t xml:space="preserve"> or are they?</w:t>
      </w:r>
    </w:p>
    <w:p w14:paraId="3FC466A0" w14:textId="77777777" w:rsidR="00EE6581" w:rsidRPr="001C3E57" w:rsidRDefault="00EE6581" w:rsidP="00D7569D">
      <w:pPr>
        <w:rPr>
          <w:rFonts w:ascii="Times New Roman" w:hAnsi="Times New Roman" w:cs="Times New Roman"/>
          <w:b/>
          <w:bCs/>
          <w:iCs/>
        </w:rPr>
      </w:pPr>
    </w:p>
    <w:p w14:paraId="3EE176F7" w14:textId="1C35EE46" w:rsidR="00EE6581" w:rsidRPr="001C3E57" w:rsidRDefault="00EE6581" w:rsidP="00D7569D">
      <w:pPr>
        <w:rPr>
          <w:rFonts w:ascii="Times New Roman" w:hAnsi="Times New Roman" w:cs="Times New Roman"/>
          <w:iCs/>
          <w:vertAlign w:val="superscript"/>
        </w:rPr>
      </w:pPr>
      <w:r w:rsidRPr="001C3E57">
        <w:rPr>
          <w:rFonts w:ascii="Times New Roman" w:hAnsi="Times New Roman" w:cs="Times New Roman"/>
          <w:b/>
          <w:bCs/>
          <w:iCs/>
        </w:rPr>
        <w:t xml:space="preserve">Authors: </w:t>
      </w:r>
      <w:r w:rsidRPr="001C3E57">
        <w:rPr>
          <w:rFonts w:ascii="Times New Roman" w:hAnsi="Times New Roman" w:cs="Times New Roman"/>
          <w:iCs/>
        </w:rPr>
        <w:t>Sarah N. Ruckman</w:t>
      </w:r>
      <w:r w:rsidRPr="001C3E57">
        <w:rPr>
          <w:rFonts w:ascii="Times New Roman" w:hAnsi="Times New Roman" w:cs="Times New Roman"/>
          <w:iCs/>
          <w:vertAlign w:val="superscript"/>
        </w:rPr>
        <w:t>12+</w:t>
      </w:r>
      <w:r w:rsidRPr="001C3E57">
        <w:rPr>
          <w:rFonts w:ascii="Times New Roman" w:hAnsi="Times New Roman" w:cs="Times New Roman"/>
          <w:iCs/>
        </w:rPr>
        <w:t>, Michelle Jonika</w:t>
      </w:r>
      <w:r w:rsidRPr="001C3E57">
        <w:rPr>
          <w:rFonts w:ascii="Times New Roman" w:hAnsi="Times New Roman" w:cs="Times New Roman"/>
          <w:iCs/>
          <w:vertAlign w:val="superscript"/>
        </w:rPr>
        <w:t>13+</w:t>
      </w:r>
      <w:r w:rsidRPr="001C3E57">
        <w:rPr>
          <w:rFonts w:ascii="Times New Roman" w:hAnsi="Times New Roman" w:cs="Times New Roman"/>
          <w:iCs/>
        </w:rPr>
        <w:t>, and Heath Blackmon</w:t>
      </w:r>
      <w:r w:rsidRPr="001C3E57">
        <w:rPr>
          <w:rFonts w:ascii="Times New Roman" w:hAnsi="Times New Roman" w:cs="Times New Roman"/>
          <w:iCs/>
          <w:vertAlign w:val="superscript"/>
        </w:rPr>
        <w:t>123</w:t>
      </w:r>
    </w:p>
    <w:p w14:paraId="5C02C746" w14:textId="77777777" w:rsidR="00EE6581" w:rsidRPr="001C3E57" w:rsidRDefault="00EE6581" w:rsidP="00D7569D">
      <w:pPr>
        <w:rPr>
          <w:rFonts w:ascii="Times New Roman" w:hAnsi="Times New Roman" w:cs="Times New Roman"/>
          <w:iCs/>
          <w:vertAlign w:val="superscript"/>
        </w:rPr>
      </w:pPr>
    </w:p>
    <w:p w14:paraId="595044B0" w14:textId="77777777" w:rsidR="00EE6581" w:rsidRPr="001C3E57" w:rsidRDefault="00EE6581" w:rsidP="00D7569D">
      <w:pPr>
        <w:rPr>
          <w:rFonts w:ascii="Times New Roman" w:hAnsi="Times New Roman" w:cs="Times New Roman"/>
        </w:rPr>
      </w:pPr>
      <w:r w:rsidRPr="001C3E57">
        <w:rPr>
          <w:rFonts w:ascii="Times New Roman" w:hAnsi="Times New Roman" w:cs="Times New Roman"/>
          <w:vertAlign w:val="superscript"/>
        </w:rPr>
        <w:t>1</w:t>
      </w:r>
      <w:r w:rsidRPr="001C3E57">
        <w:rPr>
          <w:rFonts w:ascii="Times New Roman" w:hAnsi="Times New Roman" w:cs="Times New Roman"/>
        </w:rPr>
        <w:t>Department of Biology, Texas A&amp;M University, College Station, Texas, USA</w:t>
      </w:r>
    </w:p>
    <w:p w14:paraId="7767EB9A" w14:textId="5F46835A" w:rsidR="00EE6581" w:rsidRPr="001C3E57" w:rsidRDefault="00EE6581" w:rsidP="00D7569D">
      <w:pPr>
        <w:rPr>
          <w:rFonts w:ascii="Times New Roman" w:hAnsi="Times New Roman" w:cs="Times New Roman"/>
        </w:rPr>
      </w:pPr>
      <w:r w:rsidRPr="001C3E57">
        <w:rPr>
          <w:rFonts w:ascii="Times New Roman" w:hAnsi="Times New Roman" w:cs="Times New Roman"/>
          <w:vertAlign w:val="superscript"/>
        </w:rPr>
        <w:t>2</w:t>
      </w:r>
      <w:r w:rsidRPr="001C3E57">
        <w:rPr>
          <w:rFonts w:ascii="Times New Roman" w:hAnsi="Times New Roman" w:cs="Times New Roman"/>
        </w:rPr>
        <w:t>Ecology and Evolutionary Biology Interdisciplinary Program, Texas A&amp;M University, College Station, Texas, USA</w:t>
      </w:r>
    </w:p>
    <w:p w14:paraId="2F29F627" w14:textId="68DB7161" w:rsidR="00EE6581" w:rsidRPr="001C3E57" w:rsidRDefault="00EE6581" w:rsidP="00D7569D">
      <w:pPr>
        <w:rPr>
          <w:rFonts w:ascii="Times New Roman" w:hAnsi="Times New Roman" w:cs="Times New Roman"/>
        </w:rPr>
      </w:pPr>
      <w:r w:rsidRPr="001C3E57">
        <w:rPr>
          <w:rFonts w:ascii="Times New Roman" w:hAnsi="Times New Roman" w:cs="Times New Roman"/>
          <w:vertAlign w:val="superscript"/>
        </w:rPr>
        <w:t>3</w:t>
      </w:r>
      <w:r w:rsidRPr="001C3E57">
        <w:rPr>
          <w:rFonts w:ascii="Times New Roman" w:hAnsi="Times New Roman" w:cs="Times New Roman"/>
        </w:rPr>
        <w:t>Genetics Interdisciplinary Program, Texas A&amp;M University, College Station, Texas, USA</w:t>
      </w:r>
    </w:p>
    <w:p w14:paraId="45998ECC" w14:textId="375DC44B" w:rsidR="00EE6581" w:rsidRPr="001C3E57" w:rsidRDefault="00EE6581" w:rsidP="00D7569D">
      <w:pPr>
        <w:rPr>
          <w:rFonts w:ascii="Times New Roman" w:hAnsi="Times New Roman" w:cs="Times New Roman"/>
        </w:rPr>
      </w:pPr>
      <w:r w:rsidRPr="001C3E57">
        <w:rPr>
          <w:rFonts w:ascii="Times New Roman" w:hAnsi="Times New Roman" w:cs="Times New Roman"/>
          <w:vertAlign w:val="superscript"/>
        </w:rPr>
        <w:t>+</w:t>
      </w:r>
      <w:r w:rsidRPr="001C3E57">
        <w:rPr>
          <w:rFonts w:ascii="Times New Roman" w:hAnsi="Times New Roman" w:cs="Times New Roman"/>
        </w:rPr>
        <w:t>Authors contributed equally and are co-first authors</w:t>
      </w:r>
      <w:r w:rsidR="00DD5BFC" w:rsidRPr="001C3E57">
        <w:rPr>
          <w:rFonts w:ascii="Times New Roman" w:hAnsi="Times New Roman" w:cs="Times New Roman"/>
        </w:rPr>
        <w:t xml:space="preserve"> order</w:t>
      </w:r>
      <w:r w:rsidRPr="001C3E57">
        <w:rPr>
          <w:rFonts w:ascii="Times New Roman" w:hAnsi="Times New Roman" w:cs="Times New Roman"/>
        </w:rPr>
        <w:t xml:space="preserve"> was decided based on an R script simulating a coin toss</w:t>
      </w:r>
    </w:p>
    <w:p w14:paraId="19CE0DC0" w14:textId="77777777" w:rsidR="00EE6581" w:rsidRPr="001C3E57" w:rsidRDefault="00EE6581" w:rsidP="00D7569D">
      <w:pPr>
        <w:rPr>
          <w:rFonts w:ascii="Times New Roman" w:hAnsi="Times New Roman" w:cs="Times New Roman"/>
          <w:b/>
          <w:bCs/>
          <w:iCs/>
        </w:rPr>
      </w:pPr>
    </w:p>
    <w:p w14:paraId="4AED3305" w14:textId="44EC0742" w:rsidR="00EE6581" w:rsidRPr="001C3E57" w:rsidRDefault="00EE6581" w:rsidP="00D7569D">
      <w:pPr>
        <w:rPr>
          <w:rFonts w:ascii="Times New Roman" w:hAnsi="Times New Roman" w:cs="Times New Roman"/>
          <w:iCs/>
        </w:rPr>
      </w:pPr>
      <w:r w:rsidRPr="001C3E57">
        <w:rPr>
          <w:rFonts w:ascii="Times New Roman" w:hAnsi="Times New Roman" w:cs="Times New Roman"/>
          <w:b/>
          <w:bCs/>
          <w:iCs/>
        </w:rPr>
        <w:t xml:space="preserve">Keywords: </w:t>
      </w:r>
      <w:r w:rsidRPr="001C3E57">
        <w:rPr>
          <w:rFonts w:ascii="Times New Roman" w:hAnsi="Times New Roman" w:cs="Times New Roman"/>
          <w:iCs/>
        </w:rPr>
        <w:t>Fusions, fissions, chromosome evolution, holocentric, monocentric</w:t>
      </w:r>
    </w:p>
    <w:p w14:paraId="190B51F7" w14:textId="7724696B" w:rsidR="00EE6581" w:rsidRPr="001C3E57" w:rsidRDefault="00EE6581" w:rsidP="00D7569D">
      <w:pPr>
        <w:rPr>
          <w:rFonts w:ascii="Times New Roman" w:hAnsi="Times New Roman" w:cs="Times New Roman"/>
          <w:b/>
          <w:bCs/>
          <w:iCs/>
        </w:rPr>
      </w:pPr>
      <w:r w:rsidRPr="001C3E57">
        <w:rPr>
          <w:rFonts w:ascii="Times New Roman" w:hAnsi="Times New Roman" w:cs="Times New Roman"/>
          <w:b/>
          <w:bCs/>
          <w:iCs/>
        </w:rPr>
        <w:br w:type="page"/>
      </w:r>
    </w:p>
    <w:p w14:paraId="7268ED72" w14:textId="19E5320B" w:rsidR="00EE6581" w:rsidRPr="001C3E57" w:rsidRDefault="00EE6581" w:rsidP="00D7569D">
      <w:pPr>
        <w:pStyle w:val="Default"/>
        <w:widowControl w:val="0"/>
        <w:rPr>
          <w:rFonts w:cs="Times New Roman"/>
          <w:b/>
          <w:bCs/>
          <w:iCs/>
        </w:rPr>
      </w:pPr>
      <w:r w:rsidRPr="001C3E57">
        <w:rPr>
          <w:rFonts w:cs="Times New Roman"/>
          <w:b/>
          <w:bCs/>
          <w:iCs/>
        </w:rPr>
        <w:lastRenderedPageBreak/>
        <w:t>Abstract</w:t>
      </w:r>
    </w:p>
    <w:p w14:paraId="08BD9323" w14:textId="4404DCA0" w:rsidR="00EE6581" w:rsidRPr="001C3E57" w:rsidRDefault="003873E6" w:rsidP="00D7569D">
      <w:pPr>
        <w:pStyle w:val="Default"/>
        <w:widowControl w:val="0"/>
        <w:rPr>
          <w:rFonts w:cs="Times New Roman"/>
          <w:iCs/>
        </w:rPr>
      </w:pPr>
      <w:r w:rsidRPr="001C3E57">
        <w:rPr>
          <w:rFonts w:cs="Times New Roman"/>
          <w:b/>
          <w:bCs/>
          <w:iCs/>
        </w:rPr>
        <w:tab/>
      </w:r>
      <w:r w:rsidR="009805C9" w:rsidRPr="001C3E57">
        <w:rPr>
          <w:rFonts w:cs="Times New Roman"/>
          <w:iCs/>
        </w:rPr>
        <w:t>Despite a century of research, many fundamental aspects of chromosome number evolution remain a mystery.</w:t>
      </w:r>
      <w:r w:rsidRPr="001C3E57">
        <w:rPr>
          <w:rFonts w:cs="Times New Roman"/>
          <w:iCs/>
        </w:rPr>
        <w:t xml:space="preserve"> </w:t>
      </w:r>
      <w:r w:rsidR="009805C9" w:rsidRPr="001C3E57">
        <w:rPr>
          <w:rFonts w:cs="Times New Roman"/>
          <w:iCs/>
        </w:rPr>
        <w:t>One example is the dynamics of fissions</w:t>
      </w:r>
      <w:r w:rsidR="00AA1CDE" w:rsidRPr="001C3E57">
        <w:rPr>
          <w:rFonts w:cs="Times New Roman"/>
          <w:iCs/>
        </w:rPr>
        <w:t xml:space="preserve"> and fusions</w:t>
      </w:r>
      <w:r w:rsidR="009805C9" w:rsidRPr="001C3E57">
        <w:rPr>
          <w:rFonts w:cs="Times New Roman"/>
          <w:iCs/>
        </w:rPr>
        <w:t xml:space="preserve"> in </w:t>
      </w:r>
      <w:r w:rsidR="0064695D" w:rsidRPr="001C3E57">
        <w:rPr>
          <w:rFonts w:cs="Times New Roman"/>
          <w:iCs/>
        </w:rPr>
        <w:t xml:space="preserve">clades with </w:t>
      </w:r>
      <w:r w:rsidR="009805C9" w:rsidRPr="001C3E57">
        <w:rPr>
          <w:rFonts w:cs="Times New Roman"/>
          <w:iCs/>
        </w:rPr>
        <w:t xml:space="preserve">holocentric </w:t>
      </w:r>
      <w:r w:rsidR="0064695D" w:rsidRPr="001C3E57">
        <w:rPr>
          <w:rFonts w:cs="Times New Roman"/>
          <w:iCs/>
        </w:rPr>
        <w:t xml:space="preserve">or </w:t>
      </w:r>
      <w:r w:rsidR="009805C9" w:rsidRPr="001C3E57">
        <w:rPr>
          <w:rFonts w:cs="Times New Roman"/>
          <w:iCs/>
        </w:rPr>
        <w:t xml:space="preserve">monocentric chromosomes. </w:t>
      </w:r>
      <w:r w:rsidRPr="001C3E57">
        <w:rPr>
          <w:rFonts w:cs="Times New Roman"/>
        </w:rPr>
        <w:t>Holocentric</w:t>
      </w:r>
      <w:r w:rsidR="00D32443" w:rsidRPr="001C3E57">
        <w:rPr>
          <w:rFonts w:cs="Times New Roman"/>
        </w:rPr>
        <w:t xml:space="preserve"> chromosomes have</w:t>
      </w:r>
      <w:r w:rsidRPr="001C3E57">
        <w:rPr>
          <w:rFonts w:cs="Times New Roman"/>
        </w:rPr>
        <w:t xml:space="preserve"> centromeres </w:t>
      </w:r>
      <w:r w:rsidR="00D32443" w:rsidRPr="001C3E57">
        <w:rPr>
          <w:rFonts w:cs="Times New Roman"/>
        </w:rPr>
        <w:t xml:space="preserve">that </w:t>
      </w:r>
      <w:r w:rsidRPr="001C3E57">
        <w:rPr>
          <w:rFonts w:cs="Times New Roman"/>
        </w:rPr>
        <w:t>are diffuse and spindle fibers attach along the entire length of the chromosome, while monocentric chromosomes have a single, localized centromere. This difference in arrangement has led to the hypothesis that species with holocentric chromosomes can tolerate higher rates of fusions and fissions as compared to monocentric chromosomes, which may generate chromosomal fragments lacking centromeres</w:t>
      </w:r>
      <w:r w:rsidR="00AA1CDE" w:rsidRPr="001C3E57">
        <w:rPr>
          <w:rFonts w:cs="Times New Roman"/>
        </w:rPr>
        <w:t xml:space="preserve"> that cannot segregate in monocentric </w:t>
      </w:r>
      <w:r w:rsidR="002D26E1" w:rsidRPr="001C3E57">
        <w:rPr>
          <w:rFonts w:cs="Times New Roman"/>
        </w:rPr>
        <w:t>species</w:t>
      </w:r>
      <w:r w:rsidRPr="001C3E57">
        <w:rPr>
          <w:rFonts w:cs="Times New Roman"/>
        </w:rPr>
        <w:t xml:space="preserve">. </w:t>
      </w:r>
      <w:r w:rsidR="00D32443" w:rsidRPr="001C3E57">
        <w:rPr>
          <w:rFonts w:cs="Times New Roman"/>
        </w:rPr>
        <w:t>To test for differences in the rates of fusions and fissions, w</w:t>
      </w:r>
      <w:r w:rsidRPr="001C3E57">
        <w:rPr>
          <w:rFonts w:cs="Times New Roman"/>
          <w:iCs/>
        </w:rPr>
        <w:t xml:space="preserve">e </w:t>
      </w:r>
      <w:r w:rsidR="00DD5BFC" w:rsidRPr="001C3E57">
        <w:rPr>
          <w:rFonts w:cs="Times New Roman"/>
          <w:iCs/>
        </w:rPr>
        <w:t xml:space="preserve">analyzed data from </w:t>
      </w:r>
      <w:r w:rsidRPr="001C3E57">
        <w:rPr>
          <w:rFonts w:cs="Times New Roman"/>
          <w:iCs/>
        </w:rPr>
        <w:t xml:space="preserve">12,412 species of insects </w:t>
      </w:r>
      <w:r w:rsidR="00DD5BFC" w:rsidRPr="001C3E57">
        <w:rPr>
          <w:rFonts w:cs="Times New Roman"/>
          <w:iCs/>
        </w:rPr>
        <w:t>in both a taxonomic and phylogenetic framework</w:t>
      </w:r>
      <w:r w:rsidR="00D32443" w:rsidRPr="001C3E57">
        <w:rPr>
          <w:rFonts w:cs="Times New Roman"/>
          <w:iCs/>
        </w:rPr>
        <w:t xml:space="preserve">. </w:t>
      </w:r>
      <w:r w:rsidR="002D26E1" w:rsidRPr="001C3E57">
        <w:rPr>
          <w:rFonts w:cs="Times New Roman"/>
          <w:iCs/>
        </w:rPr>
        <w:t xml:space="preserve">Insects show a wide distribution of both type and number of chromosomes within their genomes and provide a good system to study chromosome number evolution. We found that </w:t>
      </w:r>
      <w:r w:rsidR="0064695D" w:rsidRPr="001C3E57">
        <w:rPr>
          <w:rFonts w:cs="Times New Roman"/>
          <w:iCs/>
        </w:rPr>
        <w:t xml:space="preserve">clades </w:t>
      </w:r>
      <w:r w:rsidR="002D26E1" w:rsidRPr="001C3E57">
        <w:rPr>
          <w:rFonts w:cs="Times New Roman"/>
          <w:iCs/>
        </w:rPr>
        <w:t xml:space="preserve">with holocentric </w:t>
      </w:r>
      <w:r w:rsidR="0064695D" w:rsidRPr="001C3E57">
        <w:rPr>
          <w:rFonts w:cs="Times New Roman"/>
          <w:iCs/>
        </w:rPr>
        <w:t xml:space="preserve">and monocentric </w:t>
      </w:r>
      <w:r w:rsidR="002D26E1" w:rsidRPr="001C3E57">
        <w:rPr>
          <w:rFonts w:cs="Times New Roman"/>
          <w:iCs/>
        </w:rPr>
        <w:t xml:space="preserve">chromosomes had similar rates of chromosome </w:t>
      </w:r>
      <w:r w:rsidR="0064695D" w:rsidRPr="001C3E57">
        <w:rPr>
          <w:rFonts w:cs="Times New Roman"/>
          <w:iCs/>
        </w:rPr>
        <w:t xml:space="preserve">number </w:t>
      </w:r>
      <w:r w:rsidR="002D26E1" w:rsidRPr="001C3E57">
        <w:rPr>
          <w:rFonts w:cs="Times New Roman"/>
          <w:iCs/>
        </w:rPr>
        <w:t>evolution. When separated by order, w</w:t>
      </w:r>
      <w:r w:rsidR="00D32443" w:rsidRPr="001C3E57">
        <w:rPr>
          <w:rFonts w:cs="Times New Roman"/>
          <w:iCs/>
        </w:rPr>
        <w:t>e found</w:t>
      </w:r>
      <w:r w:rsidR="003A0DAF" w:rsidRPr="001C3E57">
        <w:rPr>
          <w:rFonts w:cs="Times New Roman"/>
          <w:iCs/>
        </w:rPr>
        <w:t xml:space="preserve"> </w:t>
      </w:r>
      <w:r w:rsidR="002D26E1" w:rsidRPr="001C3E57">
        <w:rPr>
          <w:rFonts w:cs="Times New Roman"/>
          <w:iCs/>
        </w:rPr>
        <w:t>significant</w:t>
      </w:r>
      <w:r w:rsidR="00687BFB" w:rsidRPr="001C3E57">
        <w:rPr>
          <w:rFonts w:cs="Times New Roman"/>
          <w:iCs/>
        </w:rPr>
        <w:t xml:space="preserve"> differences </w:t>
      </w:r>
      <w:r w:rsidR="0064695D" w:rsidRPr="001C3E57">
        <w:rPr>
          <w:rFonts w:cs="Times New Roman"/>
          <w:iCs/>
        </w:rPr>
        <w:t xml:space="preserve">in rates of fission, fusion and polyploidy among </w:t>
      </w:r>
      <w:r w:rsidR="00687BFB" w:rsidRPr="001C3E57">
        <w:rPr>
          <w:rFonts w:cs="Times New Roman"/>
          <w:iCs/>
        </w:rPr>
        <w:t>orders</w:t>
      </w:r>
      <w:r w:rsidR="003A0DAF" w:rsidRPr="001C3E57">
        <w:rPr>
          <w:rFonts w:cs="Times New Roman"/>
          <w:iCs/>
        </w:rPr>
        <w:t>.</w:t>
      </w:r>
      <w:r w:rsidR="00687BFB" w:rsidRPr="001C3E57">
        <w:rPr>
          <w:rFonts w:cs="Times New Roman"/>
          <w:iCs/>
        </w:rPr>
        <w:t xml:space="preserve"> </w:t>
      </w:r>
      <w:r w:rsidR="0064695D" w:rsidRPr="001C3E57">
        <w:rPr>
          <w:rFonts w:cs="Times New Roman"/>
          <w:iCs/>
        </w:rPr>
        <w:t>Additionally</w:t>
      </w:r>
      <w:r w:rsidR="003A0DAF" w:rsidRPr="001C3E57">
        <w:rPr>
          <w:rFonts w:cs="Times New Roman"/>
          <w:iCs/>
        </w:rPr>
        <w:t>,</w:t>
      </w:r>
      <w:r w:rsidR="00687BFB" w:rsidRPr="001C3E57">
        <w:rPr>
          <w:rFonts w:cs="Times New Roman"/>
          <w:iCs/>
        </w:rPr>
        <w:t xml:space="preserve"> </w:t>
      </w:r>
      <w:r w:rsidR="0064695D" w:rsidRPr="001C3E57">
        <w:rPr>
          <w:rFonts w:cs="Times New Roman"/>
          <w:iCs/>
        </w:rPr>
        <w:t xml:space="preserve">we find that the model used for inference (including or excluding </w:t>
      </w:r>
      <w:r w:rsidR="00687BFB" w:rsidRPr="001C3E57">
        <w:rPr>
          <w:rFonts w:cs="Times New Roman"/>
          <w:iCs/>
        </w:rPr>
        <w:t>polyploidy</w:t>
      </w:r>
      <w:r w:rsidR="0064695D" w:rsidRPr="001C3E57">
        <w:rPr>
          <w:rFonts w:cs="Times New Roman"/>
          <w:iCs/>
        </w:rPr>
        <w:t>)</w:t>
      </w:r>
      <w:r w:rsidR="00687BFB" w:rsidRPr="001C3E57">
        <w:rPr>
          <w:rFonts w:cs="Times New Roman"/>
          <w:iCs/>
        </w:rPr>
        <w:t xml:space="preserve"> </w:t>
      </w:r>
      <w:r w:rsidR="0064695D" w:rsidRPr="001C3E57">
        <w:rPr>
          <w:rFonts w:cs="Times New Roman"/>
          <w:iCs/>
        </w:rPr>
        <w:t>had striking impacts on the estimated rates of fusions and fissions</w:t>
      </w:r>
      <w:r w:rsidR="00D32443" w:rsidRPr="001C3E57">
        <w:rPr>
          <w:rFonts w:cs="Times New Roman"/>
          <w:iCs/>
        </w:rPr>
        <w:t>.</w:t>
      </w:r>
      <w:r w:rsidR="002D26E1" w:rsidRPr="001C3E57">
        <w:rPr>
          <w:rFonts w:cs="Times New Roman"/>
          <w:iCs/>
        </w:rPr>
        <w:t xml:space="preserve"> </w:t>
      </w:r>
    </w:p>
    <w:p w14:paraId="18748F07" w14:textId="77777777" w:rsidR="00EE6581" w:rsidRPr="001C3E57" w:rsidRDefault="00EE6581" w:rsidP="00D7569D">
      <w:pPr>
        <w:pStyle w:val="Default"/>
        <w:widowControl w:val="0"/>
        <w:rPr>
          <w:rFonts w:cs="Times New Roman"/>
          <w:b/>
          <w:bCs/>
          <w:iCs/>
        </w:rPr>
      </w:pPr>
    </w:p>
    <w:p w14:paraId="7A849400" w14:textId="08CB181E" w:rsidR="006C71CA" w:rsidRPr="001C3E57" w:rsidRDefault="00D97F3B" w:rsidP="00D7569D">
      <w:pPr>
        <w:pStyle w:val="Default"/>
        <w:widowControl w:val="0"/>
        <w:rPr>
          <w:rFonts w:cs="Times New Roman"/>
          <w:b/>
          <w:bCs/>
          <w:iCs/>
        </w:rPr>
      </w:pPr>
      <w:r w:rsidRPr="001C3E57">
        <w:rPr>
          <w:rFonts w:cs="Times New Roman"/>
          <w:b/>
          <w:bCs/>
          <w:iCs/>
        </w:rPr>
        <w:t>Introduction</w:t>
      </w:r>
    </w:p>
    <w:p w14:paraId="5EA0F9E7" w14:textId="0F969657" w:rsidR="00442BC8" w:rsidRPr="001C3E57" w:rsidRDefault="0065584C" w:rsidP="00D7569D">
      <w:pPr>
        <w:pStyle w:val="Default"/>
        <w:widowControl w:val="0"/>
        <w:ind w:firstLine="720"/>
        <w:rPr>
          <w:rFonts w:cs="Times New Roman"/>
        </w:rPr>
      </w:pPr>
      <w:r w:rsidRPr="001C3E57">
        <w:rPr>
          <w:rFonts w:cs="Times New Roman"/>
        </w:rPr>
        <w:t>Chromosome</w:t>
      </w:r>
      <w:r w:rsidR="00BD0893" w:rsidRPr="001C3E57">
        <w:rPr>
          <w:rFonts w:cs="Times New Roman"/>
        </w:rPr>
        <w:t xml:space="preserve"> number stability is expected among </w:t>
      </w:r>
      <w:r w:rsidRPr="001C3E57">
        <w:rPr>
          <w:rFonts w:cs="Times New Roman"/>
          <w:color w:val="000000" w:themeColor="text1"/>
        </w:rPr>
        <w:t>lineages as shifts in chromosome number can lead to a decrease in fitness</w:t>
      </w:r>
      <w:r w:rsidR="00590DFB">
        <w:rPr>
          <w:rFonts w:cs="Times New Roman"/>
          <w:color w:val="000000" w:themeColor="text1"/>
        </w:rPr>
        <w:t xml:space="preserve"> </w:t>
      </w:r>
      <w:r w:rsidR="00590DFB">
        <w:rPr>
          <w:rFonts w:cs="Times New Roman"/>
          <w:color w:val="000000" w:themeColor="text1"/>
        </w:rPr>
        <w:fldChar w:fldCharType="begin"/>
      </w:r>
      <w:r w:rsidR="00590DFB">
        <w:rPr>
          <w:rFonts w:cs="Times New Roman"/>
          <w:color w:val="000000" w:themeColor="text1"/>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590DFB">
        <w:rPr>
          <w:rFonts w:cs="Times New Roman"/>
          <w:color w:val="000000" w:themeColor="text1"/>
        </w:rPr>
        <w:fldChar w:fldCharType="separate"/>
      </w:r>
      <w:r w:rsidR="00590DFB">
        <w:rPr>
          <w:rFonts w:cs="Times New Roman"/>
          <w:noProof/>
          <w:color w:val="000000" w:themeColor="text1"/>
        </w:rPr>
        <w:t>(</w:t>
      </w:r>
      <w:r w:rsidR="00590DFB" w:rsidRPr="00590DFB">
        <w:rPr>
          <w:rFonts w:cs="Times New Roman"/>
          <w:smallCaps/>
          <w:noProof/>
          <w:color w:val="000000" w:themeColor="text1"/>
        </w:rPr>
        <w:t>Rieseberg</w:t>
      </w:r>
      <w:r w:rsidR="00590DFB">
        <w:rPr>
          <w:rFonts w:cs="Times New Roman"/>
          <w:noProof/>
          <w:color w:val="000000" w:themeColor="text1"/>
        </w:rPr>
        <w:t xml:space="preserve"> 2001)</w:t>
      </w:r>
      <w:r w:rsidR="00590DFB">
        <w:rPr>
          <w:rFonts w:cs="Times New Roman"/>
          <w:color w:val="000000" w:themeColor="text1"/>
        </w:rPr>
        <w:fldChar w:fldCharType="end"/>
      </w:r>
      <w:r w:rsidRPr="001C3E57">
        <w:rPr>
          <w:rFonts w:cs="Times New Roman"/>
          <w:color w:val="000000" w:themeColor="text1"/>
        </w:rPr>
        <w:t xml:space="preserve">. </w:t>
      </w:r>
      <w:r w:rsidR="00BD0893" w:rsidRPr="001C3E57">
        <w:rPr>
          <w:rFonts w:cs="Times New Roman"/>
        </w:rPr>
        <w:t>This stability in chromosome number is driven by underdominance of chromosomal rearrangements</w:t>
      </w:r>
      <w:ins w:id="0" w:author="Microsoft Office User" w:date="2020-04-25T01:10:00Z">
        <w:r w:rsidR="00087532">
          <w:rPr>
            <w:rFonts w:cs="Times New Roman"/>
          </w:rPr>
          <w:t xml:space="preserve"> </w:t>
        </w:r>
      </w:ins>
      <w:r w:rsidR="00087532">
        <w:rPr>
          <w:rFonts w:cs="Times New Roman"/>
        </w:rPr>
        <w:fldChar w:fldCharType="begin"/>
      </w:r>
      <w:r w:rsidR="00590DFB">
        <w:rPr>
          <w:rFonts w:cs="Times New Roman"/>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087532">
        <w:rPr>
          <w:rFonts w:cs="Times New Roman"/>
        </w:rPr>
        <w:fldChar w:fldCharType="separate"/>
      </w:r>
      <w:r w:rsidR="00087532">
        <w:rPr>
          <w:rFonts w:cs="Times New Roman"/>
          <w:noProof/>
        </w:rPr>
        <w:t>(</w:t>
      </w:r>
      <w:r w:rsidR="00087532" w:rsidRPr="00087532">
        <w:rPr>
          <w:rFonts w:cs="Times New Roman"/>
          <w:smallCaps/>
          <w:noProof/>
        </w:rPr>
        <w:t>Rieseberg</w:t>
      </w:r>
      <w:r w:rsidR="00087532">
        <w:rPr>
          <w:rFonts w:cs="Times New Roman"/>
          <w:noProof/>
        </w:rPr>
        <w:t xml:space="preserve"> 2001)</w:t>
      </w:r>
      <w:r w:rsidR="00087532">
        <w:rPr>
          <w:rFonts w:cs="Times New Roman"/>
        </w:rPr>
        <w:fldChar w:fldCharType="end"/>
      </w:r>
      <w:r w:rsidR="00442BC8" w:rsidRPr="001C3E57">
        <w:rPr>
          <w:rFonts w:cs="Times New Roman"/>
        </w:rPr>
        <w:t>.</w:t>
      </w:r>
      <w:r w:rsidR="00BD0893" w:rsidRPr="001C3E57">
        <w:rPr>
          <w:rFonts w:cs="Times New Roman"/>
        </w:rPr>
        <w:t xml:space="preserve"> </w:t>
      </w:r>
      <w:r w:rsidR="00442BC8" w:rsidRPr="001C3E57">
        <w:rPr>
          <w:rFonts w:cs="Times New Roman"/>
        </w:rPr>
        <w:t>This characteristic has even been proposed as a possible driver of speciation</w:t>
      </w:r>
      <w:ins w:id="1" w:author="Microsoft Office User" w:date="2020-04-25T01:13:00Z">
        <w:r w:rsidR="00087532">
          <w:rPr>
            <w:rFonts w:cs="Times New Roman"/>
          </w:rPr>
          <w:t xml:space="preserve"> </w:t>
        </w:r>
      </w:ins>
      <w:r w:rsidR="00087532">
        <w:rPr>
          <w:rFonts w:cs="Times New Roman"/>
        </w:rPr>
        <w:fldChar w:fldCharType="begin"/>
      </w:r>
      <w:r w:rsidR="00590DFB">
        <w:rPr>
          <w:rFonts w:cs="Times New Roman"/>
        </w:rPr>
        <w:instrText xml:space="preserve"> ADDIN EN.CITE &lt;EndNote&gt;&lt;Cite&gt;&lt;Author&gt;White&lt;/Author&gt;&lt;Year&gt;1969&lt;/Year&gt;&lt;RecNum&gt;417&lt;/RecNum&gt;&lt;DisplayText&gt;(&lt;style face="smallcaps"&gt;White&lt;/style&gt; 1969)&lt;/DisplayText&gt;&lt;record&gt;&lt;rec-number&gt;417&lt;/rec-number&gt;&lt;foreign-keys&gt;&lt;key app="EN" db-id="psx5aavda22efleatx5vaweatapzwapastxd" timestamp="1587795226" guid="e469c25e-daa6-43d8-9d9e-83543e39dc4d"&gt;417&lt;/key&gt;&lt;/foreign-keys&gt;&lt;ref-type name="Journal Article"&gt;17&lt;/ref-type&gt;&lt;contributors&gt;&lt;authors&gt;&lt;author&gt;White, MJD&lt;/author&gt;&lt;/authors&gt;&lt;/contributors&gt;&lt;titles&gt;&lt;title&gt;Chromosomal rearrangements and speciation in animals&lt;/title&gt;&lt;secondary-title&gt;Annual review of genetics&lt;/secondary-title&gt;&lt;/titles&gt;&lt;periodical&gt;&lt;full-title&gt;Annual Review of Genetics&lt;/full-title&gt;&lt;/periodical&gt;&lt;pages&gt;75-98&lt;/pages&gt;&lt;volume&gt;3&lt;/volume&gt;&lt;number&gt;1&lt;/number&gt;&lt;dates&gt;&lt;year&gt;1969&lt;/year&gt;&lt;/dates&gt;&lt;isbn&gt;0066-4197&lt;/isbn&gt;&lt;urls&gt;&lt;/urls&gt;&lt;/record&gt;&lt;/Cite&gt;&lt;/EndNote&gt;</w:instrText>
      </w:r>
      <w:r w:rsidR="00087532">
        <w:rPr>
          <w:rFonts w:cs="Times New Roman"/>
        </w:rPr>
        <w:fldChar w:fldCharType="separate"/>
      </w:r>
      <w:r w:rsidR="00087532">
        <w:rPr>
          <w:rFonts w:cs="Times New Roman"/>
          <w:noProof/>
        </w:rPr>
        <w:t>(</w:t>
      </w:r>
      <w:r w:rsidR="00087532" w:rsidRPr="00087532">
        <w:rPr>
          <w:rFonts w:cs="Times New Roman"/>
          <w:smallCaps/>
          <w:noProof/>
        </w:rPr>
        <w:t>White</w:t>
      </w:r>
      <w:r w:rsidR="00087532">
        <w:rPr>
          <w:rFonts w:cs="Times New Roman"/>
          <w:noProof/>
        </w:rPr>
        <w:t xml:space="preserve"> 1969)</w:t>
      </w:r>
      <w:r w:rsidR="00087532">
        <w:rPr>
          <w:rFonts w:cs="Times New Roman"/>
        </w:rPr>
        <w:fldChar w:fldCharType="end"/>
      </w:r>
      <w:r w:rsidR="00442BC8" w:rsidRPr="001C3E57">
        <w:rPr>
          <w:rFonts w:cs="Times New Roman"/>
        </w:rPr>
        <w:t xml:space="preserve"> . However, theoretical work has suggested that this stasipatric model of speciation may be unlikely</w:t>
      </w:r>
      <w:ins w:id="2" w:author="Microsoft Office User" w:date="2020-04-25T01:31:00Z">
        <w:r w:rsidR="008F1E2B">
          <w:rPr>
            <w:rFonts w:cs="Times New Roman"/>
          </w:rPr>
          <w:t xml:space="preserve"> </w:t>
        </w:r>
      </w:ins>
      <w:r w:rsidR="008F1E2B">
        <w:rPr>
          <w:rFonts w:cs="Times New Roman"/>
        </w:rPr>
        <w:fldChar w:fldCharType="begin"/>
      </w:r>
      <w:r w:rsidR="00433F19">
        <w:rPr>
          <w:rFonts w:cs="Times New Roman"/>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Pr>
          <w:rFonts w:cs="Times New Roman"/>
        </w:rPr>
        <w:fldChar w:fldCharType="separate"/>
      </w:r>
      <w:r w:rsidR="008F1E2B">
        <w:rPr>
          <w:rFonts w:cs="Times New Roman"/>
          <w:noProof/>
        </w:rPr>
        <w:t>(</w:t>
      </w:r>
      <w:r w:rsidR="008F1E2B" w:rsidRPr="008F1E2B">
        <w:rPr>
          <w:rFonts w:cs="Times New Roman"/>
          <w:smallCaps/>
          <w:noProof/>
        </w:rPr>
        <w:t>Lande</w:t>
      </w:r>
      <w:r w:rsidR="008F1E2B">
        <w:rPr>
          <w:rFonts w:cs="Times New Roman"/>
          <w:noProof/>
        </w:rPr>
        <w:t xml:space="preserve"> 1984)</w:t>
      </w:r>
      <w:r w:rsidR="008F1E2B">
        <w:rPr>
          <w:rFonts w:cs="Times New Roman"/>
        </w:rPr>
        <w:fldChar w:fldCharType="end"/>
      </w:r>
      <w:r w:rsidR="00442BC8" w:rsidRPr="001C3E57">
        <w:rPr>
          <w:rFonts w:cs="Times New Roman"/>
        </w:rPr>
        <w:t>. Furthermore, empirical evidence suggests that many chromosomal rearrangements may have little or no fitness effect</w:t>
      </w:r>
      <w:ins w:id="3" w:author="Microsoft Office User" w:date="2020-04-25T01:27:00Z">
        <w:r w:rsidR="008F1E2B">
          <w:rPr>
            <w:rFonts w:cs="Times New Roman"/>
          </w:rPr>
          <w:t xml:space="preserve"> </w:t>
        </w:r>
      </w:ins>
      <w:r w:rsidR="008F1E2B">
        <w:rPr>
          <w:rFonts w:cs="Times New Roman"/>
        </w:rPr>
        <w:fldChar w:fldCharType="begin"/>
      </w:r>
      <w:r w:rsidR="008F1E2B">
        <w:rPr>
          <w:rFonts w:cs="Times New Roman"/>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8F1E2B">
        <w:rPr>
          <w:rFonts w:cs="Times New Roman"/>
        </w:rPr>
        <w:fldChar w:fldCharType="separate"/>
      </w:r>
      <w:r w:rsidR="008F1E2B">
        <w:rPr>
          <w:rFonts w:cs="Times New Roman"/>
          <w:noProof/>
        </w:rPr>
        <w:t>(</w:t>
      </w:r>
      <w:r w:rsidR="008F1E2B" w:rsidRPr="008F1E2B">
        <w:rPr>
          <w:rFonts w:cs="Times New Roman"/>
          <w:smallCaps/>
          <w:noProof/>
        </w:rPr>
        <w:t>Rieseberg</w:t>
      </w:r>
      <w:r w:rsidR="008F1E2B">
        <w:rPr>
          <w:rFonts w:cs="Times New Roman"/>
          <w:noProof/>
        </w:rPr>
        <w:t xml:space="preserve"> 2001)</w:t>
      </w:r>
      <w:r w:rsidR="008F1E2B">
        <w:rPr>
          <w:rFonts w:cs="Times New Roman"/>
        </w:rPr>
        <w:fldChar w:fldCharType="end"/>
      </w:r>
      <w:r w:rsidR="00442BC8" w:rsidRPr="001C3E57">
        <w:rPr>
          <w:rFonts w:cs="Times New Roman"/>
        </w:rPr>
        <w:t xml:space="preserve">. More recently structural rearrangements have been proposed as a mechanism of speciation without the </w:t>
      </w:r>
      <w:ins w:id="4" w:author="Microsoft Office User" w:date="2020-04-25T00:58:00Z">
        <w:r w:rsidR="00164074" w:rsidRPr="001C3E57">
          <w:rPr>
            <w:rFonts w:cs="Times New Roman"/>
          </w:rPr>
          <w:t>requirement</w:t>
        </w:r>
      </w:ins>
      <w:r w:rsidR="00442BC8" w:rsidRPr="001C3E57">
        <w:rPr>
          <w:rFonts w:cs="Times New Roman"/>
        </w:rPr>
        <w:t xml:space="preserve"> for underdominance </w:t>
      </w:r>
      <w:r w:rsidR="00442BC8" w:rsidRPr="001C3E57">
        <w:rPr>
          <w:rFonts w:cs="Times New Roman"/>
        </w:rPr>
        <w:fldChar w:fldCharType="begin"/>
      </w:r>
      <w:r w:rsidR="00D7569D">
        <w:rPr>
          <w:rFonts w:cs="Times New Roman"/>
        </w:rPr>
        <w:instrText xml:space="preserve"> ADDIN EN.CITE &lt;EndNote&gt;&lt;Cite&gt;&lt;Author&gt;Faria&lt;/Author&gt;&lt;Year&gt;2010&lt;/Year&gt;&lt;RecNum&gt;377&lt;/RecNum&gt;&lt;DisplayText&gt;(&lt;style face="smallcaps"&gt;Faria and Navarro&lt;/style&gt; 2010)&lt;/DisplayText&gt;&lt;record&gt;&lt;rec-number&gt;377&lt;/rec-number&gt;&lt;foreign-keys&gt;&lt;key app="EN" db-id="psx5aavda22efleatx5vaweatapzwapastxd" timestamp="1586928623" guid="eef3fb38-8e6a-484c-96a2-5d253d93d5f9"&gt;377&lt;/key&gt;&lt;/foreign-keys&gt;&lt;ref-type name="Journal Article"&gt;17&lt;/ref-type&gt;&lt;contributors&gt;&lt;authors&gt;&lt;author&gt;Faria, Rui&lt;/author&gt;&lt;author&gt;Navarro, Arcadi&lt;/author&gt;&lt;/authors&gt;&lt;/contributors&gt;&lt;titles&gt;&lt;title&gt;Chromosomal speciation revisited: rearranging theory with pieces of evidence&lt;/title&gt;&lt;secondary-title&gt;Trends in ecology &amp;amp; evolution&lt;/secondary-title&gt;&lt;/titles&gt;&lt;periodical&gt;&lt;full-title&gt;Trends in Ecology &amp;amp; Evolution&lt;/full-title&gt;&lt;/periodical&gt;&lt;pages&gt;660-669&lt;/pages&gt;&lt;volume&gt;25&lt;/volume&gt;&lt;number&gt;11&lt;/number&gt;&lt;dates&gt;&lt;year&gt;2010&lt;/year&gt;&lt;/dates&gt;&lt;isbn&gt;0169-5347&lt;/isbn&gt;&lt;urls&gt;&lt;/urls&gt;&lt;/record&gt;&lt;/Cite&gt;&lt;/EndNote&gt;</w:instrText>
      </w:r>
      <w:r w:rsidR="00442BC8" w:rsidRPr="00D7569D">
        <w:rPr>
          <w:rFonts w:cs="Times New Roman"/>
        </w:rPr>
        <w:fldChar w:fldCharType="separate"/>
      </w:r>
      <w:r w:rsidR="00D7569D">
        <w:rPr>
          <w:rFonts w:cs="Times New Roman"/>
          <w:noProof/>
        </w:rPr>
        <w:t>(</w:t>
      </w:r>
      <w:r w:rsidR="00D7569D" w:rsidRPr="00D7569D">
        <w:rPr>
          <w:rFonts w:cs="Times New Roman"/>
          <w:smallCaps/>
          <w:noProof/>
        </w:rPr>
        <w:t>Faria and Navarro</w:t>
      </w:r>
      <w:r w:rsidR="00D7569D">
        <w:rPr>
          <w:rFonts w:cs="Times New Roman"/>
          <w:noProof/>
        </w:rPr>
        <w:t xml:space="preserve"> 2010)</w:t>
      </w:r>
      <w:r w:rsidR="00442BC8" w:rsidRPr="00D7569D">
        <w:rPr>
          <w:rFonts w:cs="Times New Roman"/>
        </w:rPr>
        <w:fldChar w:fldCharType="end"/>
      </w:r>
      <w:r w:rsidR="00442BC8" w:rsidRPr="001C3E57">
        <w:rPr>
          <w:rFonts w:cs="Times New Roman"/>
        </w:rPr>
        <w:t xml:space="preserve"> (add citation to Reisberg 2010ish). In light of the possible role of chromosomal change in speciation identifying traits associated with increased rates of chromosomal rearrangements may explain patterns of extant diversity.</w:t>
      </w:r>
    </w:p>
    <w:p w14:paraId="70518A15" w14:textId="00C47F1C" w:rsidR="009C5348" w:rsidRPr="001C3E57" w:rsidRDefault="006C71CA" w:rsidP="00433F19">
      <w:pPr>
        <w:pStyle w:val="Default"/>
        <w:widowControl w:val="0"/>
        <w:ind w:firstLine="720"/>
        <w:rPr>
          <w:rFonts w:cs="Times New Roman"/>
        </w:rPr>
      </w:pPr>
      <w:r w:rsidRPr="001C3E57">
        <w:rPr>
          <w:rFonts w:cs="Times New Roman"/>
        </w:rPr>
        <w:t xml:space="preserve">The evolution of chromosome number has been recalcitrant to the formation of rules or generalizations that can explain variation in patterns and rates across large clades. </w:t>
      </w:r>
      <w:r w:rsidR="00906B10" w:rsidRPr="001C3E57">
        <w:rPr>
          <w:rFonts w:cs="Times New Roman"/>
        </w:rPr>
        <w:t>However,</w:t>
      </w:r>
      <w:r w:rsidRPr="001C3E57">
        <w:rPr>
          <w:rFonts w:cs="Times New Roman"/>
        </w:rPr>
        <w:t xml:space="preserve"> within clades</w:t>
      </w:r>
      <w:r w:rsidR="00906B10" w:rsidRPr="001C3E57">
        <w:rPr>
          <w:rFonts w:cs="Times New Roman"/>
        </w:rPr>
        <w:t>,</w:t>
      </w:r>
      <w:r w:rsidRPr="001C3E57">
        <w:rPr>
          <w:rFonts w:cs="Times New Roman"/>
        </w:rPr>
        <w:t xml:space="preserve"> fusions and fissions are two of the dominant forces in reshaping karyotypes </w:t>
      </w:r>
      <w:r w:rsidRPr="001C3E57">
        <w:rPr>
          <w:rFonts w:cs="Times New Roman"/>
        </w:rPr>
        <w:fldChar w:fldCharType="begin"/>
      </w:r>
      <w:r w:rsidR="00D7569D">
        <w:rPr>
          <w:rFonts w:cs="Times New Roman"/>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Pr="00D7569D">
        <w:rPr>
          <w:rFonts w:cs="Times New Roman"/>
        </w:rPr>
        <w:fldChar w:fldCharType="separate"/>
      </w:r>
      <w:r w:rsidR="00D7569D">
        <w:rPr>
          <w:rFonts w:cs="Times New Roman"/>
          <w:noProof/>
        </w:rPr>
        <w:t>(</w:t>
      </w:r>
      <w:r w:rsidR="00D7569D" w:rsidRPr="00D7569D">
        <w:rPr>
          <w:rFonts w:cs="Times New Roman"/>
          <w:smallCaps/>
          <w:noProof/>
        </w:rPr>
        <w:t>Lucek</w:t>
      </w:r>
      <w:r w:rsidR="00D7569D">
        <w:rPr>
          <w:rFonts w:cs="Times New Roman"/>
          <w:noProof/>
        </w:rPr>
        <w:t xml:space="preserve"> 2018)</w:t>
      </w:r>
      <w:r w:rsidRPr="00D7569D">
        <w:rPr>
          <w:rFonts w:cs="Times New Roman"/>
        </w:rPr>
        <w:fldChar w:fldCharType="end"/>
      </w:r>
      <w:r w:rsidRPr="001C3E57">
        <w:rPr>
          <w:rFonts w:cs="Times New Roman"/>
        </w:rPr>
        <w:t xml:space="preserve">. We use these terms </w:t>
      </w:r>
      <w:r w:rsidR="00442BC8" w:rsidRPr="001C3E57">
        <w:rPr>
          <w:rFonts w:cs="Times New Roman"/>
        </w:rPr>
        <w:t xml:space="preserve">(fusion and fission) </w:t>
      </w:r>
      <w:r w:rsidRPr="001C3E57">
        <w:rPr>
          <w:rFonts w:cs="Times New Roman"/>
        </w:rPr>
        <w:t>for simplicity to describe chromosome number changes</w:t>
      </w:r>
      <w:r w:rsidR="00442BC8" w:rsidRPr="001C3E57">
        <w:rPr>
          <w:rFonts w:cs="Times New Roman"/>
        </w:rPr>
        <w:t xml:space="preserve"> of plus or minus one</w:t>
      </w:r>
      <w:r w:rsidRPr="001C3E57">
        <w:rPr>
          <w:rFonts w:cs="Times New Roman"/>
        </w:rPr>
        <w:t xml:space="preserve">. However, in reality fusions decreasing chromosome number capture two different processes at the molecular level. First, Robertsonian translocations followed by the loss of </w:t>
      </w:r>
      <w:r w:rsidR="003A0DAF" w:rsidRPr="001C3E57">
        <w:rPr>
          <w:rFonts w:cs="Times New Roman"/>
        </w:rPr>
        <w:t>the short arms</w:t>
      </w:r>
      <w:r w:rsidR="00186372" w:rsidRPr="001C3E57">
        <w:rPr>
          <w:rFonts w:cs="Times New Roman"/>
        </w:rPr>
        <w:t xml:space="preserve"> can decrease chromosome number</w:t>
      </w:r>
      <w:r w:rsidR="00D7569D">
        <w:rPr>
          <w:rFonts w:cs="Times New Roman"/>
        </w:rPr>
        <w:t xml:space="preserve"> </w:t>
      </w:r>
      <w:r w:rsidR="00D7569D">
        <w:rPr>
          <w:rFonts w:cs="Times New Roman"/>
        </w:rPr>
        <w:fldChar w:fldCharType="begin"/>
      </w:r>
      <w:r w:rsidR="00D7569D">
        <w:rPr>
          <w:rFonts w:cs="Times New Roman"/>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Pr>
          <w:rFonts w:cs="Times New Roman"/>
        </w:rPr>
        <w:fldChar w:fldCharType="separate"/>
      </w:r>
      <w:r w:rsidR="00D7569D">
        <w:rPr>
          <w:rFonts w:cs="Times New Roman"/>
          <w:noProof/>
        </w:rPr>
        <w:t>(</w:t>
      </w:r>
      <w:r w:rsidR="00D7569D" w:rsidRPr="00D7569D">
        <w:rPr>
          <w:rFonts w:cs="Times New Roman"/>
          <w:smallCaps/>
          <w:noProof/>
        </w:rPr>
        <w:t>Garagna</w:t>
      </w:r>
      <w:r w:rsidR="00D7569D" w:rsidRPr="00D7569D">
        <w:rPr>
          <w:rFonts w:cs="Times New Roman"/>
          <w:i/>
          <w:noProof/>
        </w:rPr>
        <w:t xml:space="preserve"> et al.</w:t>
      </w:r>
      <w:r w:rsidR="00D7569D">
        <w:rPr>
          <w:rFonts w:cs="Times New Roman"/>
          <w:noProof/>
        </w:rPr>
        <w:t xml:space="preserve"> 1995)</w:t>
      </w:r>
      <w:r w:rsidR="00D7569D">
        <w:rPr>
          <w:rFonts w:cs="Times New Roman"/>
        </w:rPr>
        <w:fldChar w:fldCharType="end"/>
      </w:r>
      <w:r w:rsidR="003A0DAF" w:rsidRPr="001C3E57">
        <w:rPr>
          <w:rFonts w:cs="Times New Roman"/>
        </w:rPr>
        <w:t>.</w:t>
      </w:r>
      <w:r w:rsidRPr="001C3E57">
        <w:rPr>
          <w:rFonts w:cs="Times New Roman"/>
        </w:rPr>
        <w:t xml:space="preserve"> </w:t>
      </w:r>
      <w:r w:rsidR="003A0DAF" w:rsidRPr="001C3E57">
        <w:rPr>
          <w:rFonts w:cs="Times New Roman"/>
        </w:rPr>
        <w:t>S</w:t>
      </w:r>
      <w:r w:rsidRPr="001C3E57">
        <w:rPr>
          <w:rFonts w:cs="Times New Roman"/>
        </w:rPr>
        <w:t xml:space="preserve">econd, fusion of telomeres from two chromosomes followed by inactivation of one of the centromeres </w:t>
      </w:r>
      <w:r w:rsidR="003A0DAF" w:rsidRPr="001C3E57">
        <w:rPr>
          <w:rFonts w:cs="Times New Roman"/>
        </w:rPr>
        <w:t xml:space="preserve">can and has occurred in chromosome 2 in humans </w:t>
      </w:r>
      <w:r w:rsidRPr="001C3E57">
        <w:rPr>
          <w:rFonts w:cs="Times New Roman"/>
        </w:rPr>
        <w:fldChar w:fldCharType="begin"/>
      </w:r>
      <w:r w:rsidR="00D7569D">
        <w:rPr>
          <w:rFonts w:cs="Times New Roman"/>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Pr="00D7569D">
        <w:rPr>
          <w:rFonts w:cs="Times New Roman"/>
        </w:rPr>
        <w:fldChar w:fldCharType="separate"/>
      </w:r>
      <w:r w:rsidR="00D7569D">
        <w:rPr>
          <w:rFonts w:cs="Times New Roman"/>
          <w:noProof/>
        </w:rPr>
        <w:t>(</w:t>
      </w:r>
      <w:r w:rsidR="00D7569D" w:rsidRPr="00D7569D">
        <w:rPr>
          <w:rFonts w:cs="Times New Roman"/>
          <w:smallCaps/>
          <w:noProof/>
        </w:rPr>
        <w:t>Miga</w:t>
      </w:r>
      <w:r w:rsidR="00D7569D">
        <w:rPr>
          <w:rFonts w:cs="Times New Roman"/>
          <w:noProof/>
        </w:rPr>
        <w:t xml:space="preserve"> 2017)</w:t>
      </w:r>
      <w:r w:rsidRPr="00D7569D">
        <w:rPr>
          <w:rFonts w:cs="Times New Roman"/>
        </w:rPr>
        <w:fldChar w:fldCharType="end"/>
      </w:r>
      <w:r w:rsidRPr="001C3E57">
        <w:rPr>
          <w:rFonts w:cs="Times New Roman"/>
        </w:rPr>
        <w:t xml:space="preserve">. In contrast, </w:t>
      </w:r>
      <w:r w:rsidR="009C5348" w:rsidRPr="001C3E57">
        <w:rPr>
          <w:rFonts w:cs="Times New Roman"/>
        </w:rPr>
        <w:t xml:space="preserve">changes </w:t>
      </w:r>
      <w:r w:rsidRPr="001C3E57">
        <w:rPr>
          <w:rFonts w:cs="Times New Roman"/>
        </w:rPr>
        <w:t xml:space="preserve">increasing chromosome number can </w:t>
      </w:r>
      <w:r w:rsidR="00906B10" w:rsidRPr="001C3E57">
        <w:rPr>
          <w:rFonts w:cs="Times New Roman"/>
        </w:rPr>
        <w:t>occur</w:t>
      </w:r>
      <w:r w:rsidRPr="001C3E57">
        <w:rPr>
          <w:rFonts w:cs="Times New Roman"/>
        </w:rPr>
        <w:t xml:space="preserve"> through </w:t>
      </w:r>
      <w:r w:rsidR="009C5348" w:rsidRPr="001C3E57">
        <w:rPr>
          <w:rFonts w:cs="Times New Roman"/>
        </w:rPr>
        <w:t xml:space="preserve">simple </w:t>
      </w:r>
      <w:proofErr w:type="spellStart"/>
      <w:r w:rsidR="009C5348" w:rsidRPr="001C3E57">
        <w:rPr>
          <w:rFonts w:cs="Times New Roman"/>
        </w:rPr>
        <w:t>fissioning</w:t>
      </w:r>
      <w:proofErr w:type="spellEnd"/>
      <w:r w:rsidR="009C5348" w:rsidRPr="001C3E57">
        <w:rPr>
          <w:rFonts w:cs="Times New Roman"/>
        </w:rPr>
        <w:t xml:space="preserve"> </w:t>
      </w:r>
      <w:r w:rsidRPr="001C3E57">
        <w:rPr>
          <w:rFonts w:cs="Times New Roman"/>
        </w:rPr>
        <w:t xml:space="preserve">in the centromere region and </w:t>
      </w:r>
      <w:r w:rsidR="00186372" w:rsidRPr="001C3E57">
        <w:rPr>
          <w:rFonts w:cs="Times New Roman"/>
        </w:rPr>
        <w:t xml:space="preserve">the </w:t>
      </w:r>
      <w:r w:rsidRPr="001C3E57">
        <w:rPr>
          <w:rFonts w:cs="Times New Roman"/>
        </w:rPr>
        <w:t xml:space="preserve">gaining of new telomeric sequences </w:t>
      </w:r>
      <w:r w:rsidRPr="001C3E57">
        <w:rPr>
          <w:rFonts w:cs="Times New Roman"/>
        </w:rPr>
        <w:fldChar w:fldCharType="begin"/>
      </w:r>
      <w:r w:rsidR="00D7569D">
        <w:rPr>
          <w:rFonts w:cs="Times New Roman"/>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Pr="00D7569D">
        <w:rPr>
          <w:rFonts w:cs="Times New Roman"/>
        </w:rPr>
        <w:fldChar w:fldCharType="separate"/>
      </w:r>
      <w:r w:rsidR="00D7569D">
        <w:rPr>
          <w:rFonts w:cs="Times New Roman"/>
          <w:noProof/>
        </w:rPr>
        <w:t>(</w:t>
      </w:r>
      <w:r w:rsidR="00D7569D" w:rsidRPr="00D7569D">
        <w:rPr>
          <w:rFonts w:cs="Times New Roman"/>
          <w:smallCaps/>
          <w:noProof/>
        </w:rPr>
        <w:t>Moretti and Sabato</w:t>
      </w:r>
      <w:r w:rsidR="00D7569D">
        <w:rPr>
          <w:rFonts w:cs="Times New Roman"/>
          <w:noProof/>
        </w:rPr>
        <w:t xml:space="preserve"> 1984; </w:t>
      </w:r>
      <w:r w:rsidR="00D7569D" w:rsidRPr="00D7569D">
        <w:rPr>
          <w:rFonts w:cs="Times New Roman"/>
          <w:smallCaps/>
          <w:noProof/>
        </w:rPr>
        <w:t>Garagna</w:t>
      </w:r>
      <w:r w:rsidR="00D7569D" w:rsidRPr="00D7569D">
        <w:rPr>
          <w:rFonts w:cs="Times New Roman"/>
          <w:i/>
          <w:noProof/>
        </w:rPr>
        <w:t xml:space="preserve"> et al.</w:t>
      </w:r>
      <w:r w:rsidR="00D7569D">
        <w:rPr>
          <w:rFonts w:cs="Times New Roman"/>
          <w:noProof/>
        </w:rPr>
        <w:t xml:space="preserve"> 1995)</w:t>
      </w:r>
      <w:r w:rsidRPr="00D7569D">
        <w:rPr>
          <w:rFonts w:cs="Times New Roman"/>
        </w:rPr>
        <w:fldChar w:fldCharType="end"/>
      </w:r>
      <w:r w:rsidRPr="001C3E57">
        <w:rPr>
          <w:rFonts w:cs="Times New Roman"/>
        </w:rPr>
        <w:t>.</w:t>
      </w:r>
      <w:r w:rsidR="009C5348" w:rsidRPr="001C3E57">
        <w:rPr>
          <w:rFonts w:cs="Times New Roman"/>
        </w:rPr>
        <w:t xml:space="preserve"> Increases in chromosome number can also occur through polyploidy or aneuploidy. In the case of polyploidy</w:t>
      </w:r>
      <w:ins w:id="5" w:author="Microsoft Office User" w:date="2020-04-25T01:34:00Z">
        <w:r w:rsidR="008F1E2B">
          <w:rPr>
            <w:rFonts w:cs="Times New Roman"/>
          </w:rPr>
          <w:t>,</w:t>
        </w:r>
      </w:ins>
      <w:r w:rsidR="009C5348" w:rsidRPr="001C3E57">
        <w:rPr>
          <w:rFonts w:cs="Times New Roman"/>
        </w:rPr>
        <w:t xml:space="preserve"> a</w:t>
      </w:r>
      <w:ins w:id="6" w:author="Microsoft Office User" w:date="2020-04-25T01:34:00Z">
        <w:r w:rsidR="008F1E2B">
          <w:rPr>
            <w:rFonts w:cs="Times New Roman"/>
          </w:rPr>
          <w:t>n</w:t>
        </w:r>
      </w:ins>
      <w:r w:rsidR="009C5348" w:rsidRPr="001C3E57">
        <w:rPr>
          <w:rFonts w:cs="Times New Roman"/>
        </w:rPr>
        <w:t xml:space="preserve"> offspring can be produced from an unreduced gamete increasing by one the number of copies of the genome</w:t>
      </w:r>
      <w:ins w:id="7" w:author="Microsoft Office User" w:date="2020-04-25T01:41:00Z">
        <w:r w:rsidR="008F1E2B">
          <w:rPr>
            <w:rFonts w:cs="Times New Roman"/>
          </w:rPr>
          <w:t xml:space="preserve"> </w:t>
        </w:r>
      </w:ins>
      <w:r w:rsidR="008F1E2B">
        <w:rPr>
          <w:rFonts w:cs="Times New Roman"/>
        </w:rPr>
        <w:fldChar w:fldCharType="begin"/>
      </w:r>
      <w:r w:rsidR="00433F19">
        <w:rPr>
          <w:rFonts w:cs="Times New Roman"/>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8F1E2B">
        <w:rPr>
          <w:rFonts w:cs="Times New Roman"/>
        </w:rPr>
        <w:fldChar w:fldCharType="separate"/>
      </w:r>
      <w:r w:rsidR="008F1E2B">
        <w:rPr>
          <w:rFonts w:cs="Times New Roman"/>
          <w:noProof/>
        </w:rPr>
        <w:t>(</w:t>
      </w:r>
      <w:r w:rsidR="008F1E2B" w:rsidRPr="008F1E2B">
        <w:rPr>
          <w:rFonts w:cs="Times New Roman"/>
          <w:smallCaps/>
          <w:noProof/>
        </w:rPr>
        <w:t>Torres</w:t>
      </w:r>
      <w:r w:rsidR="008F1E2B" w:rsidRPr="008F1E2B">
        <w:rPr>
          <w:rFonts w:cs="Times New Roman"/>
          <w:i/>
          <w:noProof/>
        </w:rPr>
        <w:t xml:space="preserve"> et al.</w:t>
      </w:r>
      <w:r w:rsidR="008F1E2B">
        <w:rPr>
          <w:rFonts w:cs="Times New Roman"/>
          <w:noProof/>
        </w:rPr>
        <w:t xml:space="preserve"> 2008)</w:t>
      </w:r>
      <w:r w:rsidR="008F1E2B">
        <w:rPr>
          <w:rFonts w:cs="Times New Roman"/>
        </w:rPr>
        <w:fldChar w:fldCharType="end"/>
      </w:r>
      <w:r w:rsidR="009C5348" w:rsidRPr="001C3E57">
        <w:rPr>
          <w:rFonts w:cs="Times New Roman"/>
        </w:rPr>
        <w:t xml:space="preserve">. </w:t>
      </w:r>
      <w:ins w:id="8" w:author="Microsoft Office User" w:date="2020-04-25T00:58:00Z">
        <w:r w:rsidR="00164074" w:rsidRPr="001C3E57">
          <w:rPr>
            <w:rFonts w:cs="Times New Roman"/>
          </w:rPr>
          <w:t>Likewise,</w:t>
        </w:r>
      </w:ins>
      <w:r w:rsidR="009C5348" w:rsidRPr="001C3E57">
        <w:rPr>
          <w:rFonts w:cs="Times New Roman"/>
        </w:rPr>
        <w:t xml:space="preserve"> aneuploidy can lead to the duplication of single chromosomes</w:t>
      </w:r>
      <w:ins w:id="9" w:author="Microsoft Office User" w:date="2020-04-25T01:41:00Z">
        <w:r w:rsidR="00433F19">
          <w:rPr>
            <w:rFonts w:cs="Times New Roman"/>
          </w:rPr>
          <w:t xml:space="preserve"> </w:t>
        </w:r>
      </w:ins>
      <w:r w:rsidR="00433F19">
        <w:rPr>
          <w:rFonts w:cs="Times New Roman"/>
        </w:rPr>
        <w:fldChar w:fldCharType="begin"/>
      </w:r>
      <w:r w:rsidR="00433F19">
        <w:rPr>
          <w:rFonts w:cs="Times New Roman"/>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Pr>
          <w:rFonts w:cs="Times New Roman"/>
        </w:rPr>
        <w:fldChar w:fldCharType="separate"/>
      </w:r>
      <w:r w:rsidR="00433F19">
        <w:rPr>
          <w:rFonts w:cs="Times New Roman"/>
          <w:noProof/>
        </w:rPr>
        <w:t>(</w:t>
      </w:r>
      <w:r w:rsidR="00433F19" w:rsidRPr="00433F19">
        <w:rPr>
          <w:rFonts w:cs="Times New Roman"/>
          <w:smallCaps/>
          <w:noProof/>
        </w:rPr>
        <w:t>Torres</w:t>
      </w:r>
      <w:r w:rsidR="00433F19" w:rsidRPr="00433F19">
        <w:rPr>
          <w:rFonts w:cs="Times New Roman"/>
          <w:i/>
          <w:noProof/>
        </w:rPr>
        <w:t xml:space="preserve"> et al.</w:t>
      </w:r>
      <w:r w:rsidR="00433F19">
        <w:rPr>
          <w:rFonts w:cs="Times New Roman"/>
          <w:noProof/>
        </w:rPr>
        <w:t xml:space="preserve"> 2008)</w:t>
      </w:r>
      <w:r w:rsidR="00433F19">
        <w:rPr>
          <w:rFonts w:cs="Times New Roman"/>
        </w:rPr>
        <w:fldChar w:fldCharType="end"/>
      </w:r>
      <w:r w:rsidR="009C5348" w:rsidRPr="001C3E57">
        <w:rPr>
          <w:rFonts w:cs="Times New Roman"/>
        </w:rPr>
        <w:t>.</w:t>
      </w:r>
    </w:p>
    <w:p w14:paraId="384E2C08" w14:textId="49683736" w:rsidR="009C5348" w:rsidRPr="001C3E57" w:rsidRDefault="009C5348" w:rsidP="00DD0A86">
      <w:pPr>
        <w:ind w:firstLine="720"/>
        <w:rPr>
          <w:rFonts w:ascii="Times New Roman" w:hAnsi="Times New Roman" w:cs="Times New Roman"/>
        </w:rPr>
      </w:pPr>
      <w:r w:rsidRPr="001C3E57">
        <w:rPr>
          <w:rFonts w:ascii="Times New Roman" w:hAnsi="Times New Roman" w:cs="Times New Roman"/>
        </w:rPr>
        <w:lastRenderedPageBreak/>
        <w:t>Because</w:t>
      </w:r>
      <w:r w:rsidR="009202C0" w:rsidRPr="001C3E57">
        <w:rPr>
          <w:rFonts w:ascii="Times New Roman" w:hAnsi="Times New Roman" w:cs="Times New Roman"/>
        </w:rPr>
        <w:t xml:space="preserve"> chromosomal rearrangements </w:t>
      </w:r>
      <w:r w:rsidRPr="001C3E57">
        <w:rPr>
          <w:rFonts w:ascii="Times New Roman" w:hAnsi="Times New Roman" w:cs="Times New Roman"/>
        </w:rPr>
        <w:t>are thought to be deleterious or underdominant they</w:t>
      </w:r>
      <w:r w:rsidR="006C71CA" w:rsidRPr="001C3E57">
        <w:rPr>
          <w:rFonts w:ascii="Times New Roman" w:hAnsi="Times New Roman" w:cs="Times New Roman"/>
        </w:rPr>
        <w:t xml:space="preserve"> should only fix in population</w:t>
      </w:r>
      <w:r w:rsidRPr="001C3E57">
        <w:rPr>
          <w:rFonts w:ascii="Times New Roman" w:hAnsi="Times New Roman" w:cs="Times New Roman"/>
        </w:rPr>
        <w:t>s</w:t>
      </w:r>
      <w:r w:rsidR="006C71CA" w:rsidRPr="001C3E57">
        <w:rPr>
          <w:rFonts w:ascii="Times New Roman" w:hAnsi="Times New Roman" w:cs="Times New Roman"/>
        </w:rPr>
        <w:t xml:space="preserve"> </w:t>
      </w:r>
      <w:r w:rsidR="00941605" w:rsidRPr="001C3E57">
        <w:rPr>
          <w:rFonts w:ascii="Times New Roman" w:hAnsi="Times New Roman" w:cs="Times New Roman"/>
        </w:rPr>
        <w:t>with</w:t>
      </w:r>
      <w:r w:rsidR="006C71CA" w:rsidRPr="001C3E57">
        <w:rPr>
          <w:rFonts w:ascii="Times New Roman" w:hAnsi="Times New Roman" w:cs="Times New Roman"/>
        </w:rPr>
        <w:t xml:space="preserve"> low effective population size</w:t>
      </w:r>
      <w:r w:rsidRPr="001C3E57">
        <w:rPr>
          <w:rFonts w:ascii="Times New Roman" w:hAnsi="Times New Roman" w:cs="Times New Roman"/>
        </w:rPr>
        <w:t xml:space="preserve"> or meiotic drive (CITE ME)</w:t>
      </w:r>
      <w:r w:rsidR="006C71CA" w:rsidRPr="001C3E57">
        <w:rPr>
          <w:rFonts w:ascii="Times New Roman" w:hAnsi="Times New Roman" w:cs="Times New Roman"/>
        </w:rPr>
        <w:t>. However, centromeric structure may modulate the fitness effect</w:t>
      </w:r>
      <w:r w:rsidR="00AB025A" w:rsidRPr="001C3E57">
        <w:rPr>
          <w:rFonts w:ascii="Times New Roman" w:hAnsi="Times New Roman" w:cs="Times New Roman"/>
        </w:rPr>
        <w:t>s</w:t>
      </w:r>
      <w:r w:rsidR="006C71CA" w:rsidRPr="001C3E57">
        <w:rPr>
          <w:rFonts w:ascii="Times New Roman" w:hAnsi="Times New Roman" w:cs="Times New Roman"/>
        </w:rPr>
        <w:t xml:space="preserve"> of fusions and fissions. </w:t>
      </w:r>
      <w:r w:rsidR="00AB025A" w:rsidRPr="001C3E57">
        <w:rPr>
          <w:rFonts w:ascii="Times New Roman" w:hAnsi="Times New Roman" w:cs="Times New Roman"/>
        </w:rPr>
        <w:t xml:space="preserve">In species with monocentric chromosomes fusions and fissions can lead </w:t>
      </w:r>
      <w:r w:rsidR="001577E5" w:rsidRPr="001C3E57">
        <w:rPr>
          <w:rFonts w:ascii="Times New Roman" w:hAnsi="Times New Roman" w:cs="Times New Roman"/>
        </w:rPr>
        <w:t>to</w:t>
      </w:r>
      <w:r w:rsidR="00AB025A" w:rsidRPr="001C3E57">
        <w:rPr>
          <w:rFonts w:ascii="Times New Roman" w:hAnsi="Times New Roman" w:cs="Times New Roman"/>
        </w:rPr>
        <w:t xml:space="preserve"> multiple or no centromeres along the length of a chromosome which leads to failed segregation (CITATION). In contrast in holocentric species the</w:t>
      </w:r>
      <w:r w:rsidR="006C71CA" w:rsidRPr="001C3E57">
        <w:rPr>
          <w:rFonts w:ascii="Times New Roman" w:hAnsi="Times New Roman" w:cs="Times New Roman"/>
        </w:rPr>
        <w:t xml:space="preserve"> centromeres are diffuse and spindle fibers attach along the entire length of the chromosome</w:t>
      </w:r>
      <w:r w:rsidR="00AB025A" w:rsidRPr="001C3E57">
        <w:rPr>
          <w:rFonts w:ascii="Times New Roman" w:hAnsi="Times New Roman" w:cs="Times New Roman"/>
        </w:rPr>
        <w:t>. In these</w:t>
      </w:r>
      <w:r w:rsidR="006C71CA" w:rsidRPr="001C3E57">
        <w:rPr>
          <w:rFonts w:ascii="Times New Roman" w:hAnsi="Times New Roman" w:cs="Times New Roman"/>
        </w:rPr>
        <w:t xml:space="preserve"> species </w:t>
      </w:r>
      <w:r w:rsidR="00AB025A" w:rsidRPr="001C3E57">
        <w:rPr>
          <w:rFonts w:ascii="Times New Roman" w:hAnsi="Times New Roman" w:cs="Times New Roman"/>
        </w:rPr>
        <w:t>fusion</w:t>
      </w:r>
      <w:r w:rsidR="001577E5" w:rsidRPr="001C3E57">
        <w:rPr>
          <w:rFonts w:ascii="Times New Roman" w:hAnsi="Times New Roman" w:cs="Times New Roman"/>
        </w:rPr>
        <w:t>s</w:t>
      </w:r>
      <w:r w:rsidR="00AB025A" w:rsidRPr="001C3E57">
        <w:rPr>
          <w:rFonts w:ascii="Times New Roman" w:hAnsi="Times New Roman" w:cs="Times New Roman"/>
        </w:rPr>
        <w:t xml:space="preserve"> and fissions do not appear to disrupt proper segregation </w:t>
      </w:r>
      <w:r w:rsidR="006C71CA" w:rsidRPr="001C3E57">
        <w:rPr>
          <w:rFonts w:ascii="Times New Roman" w:hAnsi="Times New Roman" w:cs="Times New Roman"/>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Pr>
          <w:rFonts w:ascii="Times New Roman" w:hAnsi="Times New Roman" w:cs="Times New Roman"/>
        </w:rPr>
        <w:instrText xml:space="preserve"> ADDIN EN.CITE </w:instrText>
      </w:r>
      <w:r w:rsidR="00164074">
        <w:rPr>
          <w:rFonts w:ascii="Times New Roman" w:hAnsi="Times New Roman" w:cs="Times New Roman"/>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Pr>
          <w:rFonts w:ascii="Times New Roman" w:hAnsi="Times New Roman" w:cs="Times New Roman"/>
        </w:rPr>
        <w:instrText xml:space="preserve"> ADDIN EN.CITE.DATA </w:instrText>
      </w:r>
      <w:r w:rsidR="00164074">
        <w:rPr>
          <w:rFonts w:ascii="Times New Roman" w:hAnsi="Times New Roman" w:cs="Times New Roman"/>
        </w:rPr>
      </w:r>
      <w:r w:rsidR="00164074">
        <w:rPr>
          <w:rFonts w:ascii="Times New Roman" w:hAnsi="Times New Roman" w:cs="Times New Roman"/>
        </w:rPr>
        <w:fldChar w:fldCharType="end"/>
      </w:r>
      <w:r w:rsidR="006C71CA" w:rsidRPr="00894C6E">
        <w:rPr>
          <w:rFonts w:ascii="Times New Roman" w:hAnsi="Times New Roman" w:cs="Times New Roman"/>
        </w:rPr>
        <w:fldChar w:fldCharType="separate"/>
      </w:r>
      <w:r w:rsidR="00164074">
        <w:rPr>
          <w:rFonts w:ascii="Times New Roman" w:hAnsi="Times New Roman" w:cs="Times New Roman"/>
          <w:noProof/>
        </w:rPr>
        <w:t>(</w:t>
      </w:r>
      <w:r w:rsidR="00164074" w:rsidRPr="00164074">
        <w:rPr>
          <w:rFonts w:ascii="Times New Roman" w:hAnsi="Times New Roman" w:cs="Times New Roman"/>
          <w:smallCaps/>
          <w:noProof/>
        </w:rPr>
        <w:t>Malheiros-Garde and Gardé</w:t>
      </w:r>
      <w:r w:rsidR="00164074">
        <w:rPr>
          <w:rFonts w:ascii="Times New Roman" w:hAnsi="Times New Roman" w:cs="Times New Roman"/>
          <w:noProof/>
        </w:rPr>
        <w:t xml:space="preserve"> 1950; </w:t>
      </w:r>
      <w:r w:rsidR="00164074" w:rsidRPr="00164074">
        <w:rPr>
          <w:rFonts w:ascii="Times New Roman" w:hAnsi="Times New Roman" w:cs="Times New Roman"/>
          <w:smallCaps/>
          <w:noProof/>
        </w:rPr>
        <w:t>Faulkner</w:t>
      </w:r>
      <w:r w:rsidR="00164074">
        <w:rPr>
          <w:rFonts w:ascii="Times New Roman" w:hAnsi="Times New Roman" w:cs="Times New Roman"/>
          <w:noProof/>
        </w:rPr>
        <w:t xml:space="preserve"> 1972; </w:t>
      </w:r>
      <w:r w:rsidR="00164074" w:rsidRPr="00164074">
        <w:rPr>
          <w:rFonts w:ascii="Times New Roman" w:hAnsi="Times New Roman" w:cs="Times New Roman"/>
          <w:smallCaps/>
          <w:noProof/>
        </w:rPr>
        <w:t>Cope</w:t>
      </w:r>
      <w:r w:rsidR="00164074">
        <w:rPr>
          <w:rFonts w:ascii="Times New Roman" w:hAnsi="Times New Roman" w:cs="Times New Roman"/>
          <w:noProof/>
        </w:rPr>
        <w:t xml:space="preserve"> 1985; </w:t>
      </w:r>
      <w:r w:rsidR="00164074" w:rsidRPr="00164074">
        <w:rPr>
          <w:rFonts w:ascii="Times New Roman" w:hAnsi="Times New Roman" w:cs="Times New Roman"/>
          <w:smallCaps/>
          <w:noProof/>
        </w:rPr>
        <w:t>Luceño and Guerra</w:t>
      </w:r>
      <w:r w:rsidR="00164074">
        <w:rPr>
          <w:rFonts w:ascii="Times New Roman" w:hAnsi="Times New Roman" w:cs="Times New Roman"/>
          <w:noProof/>
        </w:rPr>
        <w:t xml:space="preserve"> 1996)</w:t>
      </w:r>
      <w:r w:rsidR="006C71CA" w:rsidRPr="00D7569D">
        <w:rPr>
          <w:rFonts w:ascii="Times New Roman" w:hAnsi="Times New Roman" w:cs="Times New Roman"/>
        </w:rPr>
        <w:fldChar w:fldCharType="end"/>
      </w:r>
      <w:r w:rsidR="001577E5" w:rsidRPr="001C3E57">
        <w:rPr>
          <w:rFonts w:ascii="Times New Roman" w:hAnsi="Times New Roman" w:cs="Times New Roman"/>
        </w:rPr>
        <w:t>.</w:t>
      </w:r>
      <w:r w:rsidR="00DD0A86" w:rsidRPr="001C3E57">
        <w:rPr>
          <w:rFonts w:ascii="Times New Roman" w:hAnsi="Times New Roman" w:cs="Times New Roman"/>
        </w:rPr>
        <w:t xml:space="preserve"> </w:t>
      </w:r>
      <w:r w:rsidR="006C71CA" w:rsidRPr="001C3E57">
        <w:rPr>
          <w:rFonts w:ascii="Times New Roman" w:hAnsi="Times New Roman" w:cs="Times New Roman"/>
        </w:rPr>
        <w:t xml:space="preserve">Therefore, </w:t>
      </w:r>
      <w:proofErr w:type="spellStart"/>
      <w:r w:rsidR="006C71CA" w:rsidRPr="001C3E57">
        <w:rPr>
          <w:rFonts w:ascii="Times New Roman" w:hAnsi="Times New Roman" w:cs="Times New Roman"/>
        </w:rPr>
        <w:t>holocentricity</w:t>
      </w:r>
      <w:proofErr w:type="spellEnd"/>
      <w:r w:rsidR="006C71CA" w:rsidRPr="001C3E57">
        <w:rPr>
          <w:rFonts w:ascii="Times New Roman" w:hAnsi="Times New Roman" w:cs="Times New Roman"/>
        </w:rPr>
        <w:t xml:space="preserve"> has </w:t>
      </w:r>
      <w:r w:rsidR="00906B10" w:rsidRPr="001C3E57">
        <w:rPr>
          <w:rFonts w:ascii="Times New Roman" w:hAnsi="Times New Roman" w:cs="Times New Roman"/>
        </w:rPr>
        <w:t xml:space="preserve">the </w:t>
      </w:r>
      <w:r w:rsidR="006C71CA" w:rsidRPr="001C3E57">
        <w:rPr>
          <w:rFonts w:ascii="Times New Roman" w:hAnsi="Times New Roman" w:cs="Times New Roman"/>
        </w:rPr>
        <w:t>potential to reduce or eliminate selective pressure against chromosom</w:t>
      </w:r>
      <w:r w:rsidR="00906B10" w:rsidRPr="001C3E57">
        <w:rPr>
          <w:rFonts w:ascii="Times New Roman" w:hAnsi="Times New Roman" w:cs="Times New Roman"/>
        </w:rPr>
        <w:t>al</w:t>
      </w:r>
      <w:r w:rsidR="006C71CA" w:rsidRPr="001C3E57">
        <w:rPr>
          <w:rFonts w:ascii="Times New Roman" w:hAnsi="Times New Roman" w:cs="Times New Roman"/>
        </w:rPr>
        <w:t xml:space="preserve"> rearrangements. This </w:t>
      </w:r>
      <w:r w:rsidR="001577E5" w:rsidRPr="001C3E57">
        <w:rPr>
          <w:rFonts w:ascii="Times New Roman" w:hAnsi="Times New Roman" w:cs="Times New Roman"/>
        </w:rPr>
        <w:t xml:space="preserve">should lead to higher rates of chromosome number evolution in clades with holocentric chromosomes relative to clades with monocentric </w:t>
      </w:r>
      <w:del w:id="10" w:author="Microsoft Office User" w:date="2020-04-25T00:56:00Z">
        <w:r w:rsidR="001577E5" w:rsidRPr="001C3E57" w:rsidDel="00164074">
          <w:rPr>
            <w:rFonts w:ascii="Times New Roman" w:hAnsi="Times New Roman" w:cs="Times New Roman"/>
          </w:rPr>
          <w:delText>chromsomes</w:delText>
        </w:r>
      </w:del>
      <w:ins w:id="11" w:author="Microsoft Office User" w:date="2020-04-25T00:56:00Z">
        <w:r w:rsidR="00164074" w:rsidRPr="001C3E57">
          <w:rPr>
            <w:rFonts w:ascii="Times New Roman" w:hAnsi="Times New Roman" w:cs="Times New Roman"/>
          </w:rPr>
          <w:t>chromosomes</w:t>
        </w:r>
      </w:ins>
      <w:r w:rsidR="006C71CA" w:rsidRPr="001C3E57">
        <w:rPr>
          <w:rFonts w:ascii="Times New Roman" w:hAnsi="Times New Roman" w:cs="Times New Roman"/>
        </w:rPr>
        <w:t xml:space="preserve"> </w:t>
      </w:r>
      <w:r w:rsidR="006C71CA" w:rsidRPr="001C3E57">
        <w:rPr>
          <w:rFonts w:ascii="Times New Roman" w:hAnsi="Times New Roman" w:cs="Times New Roman"/>
        </w:rPr>
        <w:fldChar w:fldCharType="begin"/>
      </w:r>
      <w:r w:rsidR="00D7569D">
        <w:rPr>
          <w:rFonts w:ascii="Times New Roman" w:hAnsi="Times New Roman" w:cs="Times New Roman"/>
        </w:rPr>
        <w:instrText xml:space="preserve"> ADDIN EN.CITE &lt;EndNote&gt;&lt;Cite&gt;&lt;Author&gt;Escudero&lt;/Author&gt;&lt;Year&gt;2012&lt;/Year&gt;&lt;RecNum&gt;374&lt;/RecNum&gt;&lt;DisplayText&gt;(&lt;style face="smallcaps"&gt;Escudero&lt;/style&gt;&lt;style face="italic"&gt; et al.&lt;/style&gt; 2012)&lt;/DisplayText&gt;&lt;record&gt;&lt;rec-number&gt;374&lt;/rec-number&gt;&lt;foreign-keys&gt;&lt;key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EndNote&gt;</w:instrText>
      </w:r>
      <w:r w:rsidR="006C71CA" w:rsidRPr="00894C6E">
        <w:rPr>
          <w:rFonts w:ascii="Times New Roman" w:hAnsi="Times New Roman" w:cs="Times New Roman"/>
        </w:rPr>
        <w:fldChar w:fldCharType="separate"/>
      </w:r>
      <w:r w:rsidR="00D7569D">
        <w:rPr>
          <w:rFonts w:ascii="Times New Roman" w:hAnsi="Times New Roman" w:cs="Times New Roman"/>
          <w:noProof/>
        </w:rPr>
        <w:t>(</w:t>
      </w:r>
      <w:r w:rsidR="00D7569D" w:rsidRPr="00D7569D">
        <w:rPr>
          <w:rFonts w:ascii="Times New Roman" w:hAnsi="Times New Roman" w:cs="Times New Roman"/>
          <w:smallCaps/>
          <w:noProof/>
        </w:rPr>
        <w:t>Escudero</w:t>
      </w:r>
      <w:r w:rsidR="00D7569D" w:rsidRPr="00D7569D">
        <w:rPr>
          <w:rFonts w:ascii="Times New Roman" w:hAnsi="Times New Roman" w:cs="Times New Roman"/>
          <w:i/>
          <w:noProof/>
        </w:rPr>
        <w:t xml:space="preserve"> et al.</w:t>
      </w:r>
      <w:r w:rsidR="00D7569D">
        <w:rPr>
          <w:rFonts w:ascii="Times New Roman" w:hAnsi="Times New Roman" w:cs="Times New Roman"/>
          <w:noProof/>
        </w:rPr>
        <w:t xml:space="preserve"> 2012)</w:t>
      </w:r>
      <w:r w:rsidR="006C71CA" w:rsidRPr="00D7569D">
        <w:rPr>
          <w:rFonts w:ascii="Times New Roman" w:hAnsi="Times New Roman" w:cs="Times New Roman"/>
        </w:rPr>
        <w:fldChar w:fldCharType="end"/>
      </w:r>
      <w:r w:rsidR="006C71CA" w:rsidRPr="001C3E57">
        <w:rPr>
          <w:rFonts w:ascii="Times New Roman" w:hAnsi="Times New Roman" w:cs="Times New Roman"/>
        </w:rPr>
        <w:t>.</w:t>
      </w:r>
      <w:r w:rsidR="00E427C1" w:rsidRPr="001C3E57">
        <w:rPr>
          <w:rFonts w:ascii="Times New Roman" w:hAnsi="Times New Roman" w:cs="Times New Roman"/>
        </w:rPr>
        <w:t xml:space="preserve"> </w:t>
      </w:r>
    </w:p>
    <w:p w14:paraId="3853CF81" w14:textId="4F952E6F" w:rsidR="009C5348" w:rsidRPr="001C3E57" w:rsidRDefault="00DD0A86" w:rsidP="00164074">
      <w:pPr>
        <w:ind w:firstLine="720"/>
        <w:rPr>
          <w:rFonts w:ascii="Times New Roman" w:hAnsi="Times New Roman" w:cs="Times New Roman"/>
        </w:rPr>
      </w:pPr>
      <w:r w:rsidRPr="001C3E57">
        <w:rPr>
          <w:rFonts w:ascii="Times New Roman" w:hAnsi="Times New Roman" w:cs="Times New Roman"/>
        </w:rPr>
        <w:t xml:space="preserve">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 the highest chromosome numbers are observed in the holocentric </w:t>
      </w:r>
      <w:proofErr w:type="spellStart"/>
      <w:r w:rsidRPr="001C3E57">
        <w:rPr>
          <w:rFonts w:ascii="Times New Roman" w:hAnsi="Times New Roman" w:cs="Times New Roman"/>
        </w:rPr>
        <w:t>lepidoptera</w:t>
      </w:r>
      <w:proofErr w:type="spellEnd"/>
      <w:ins w:id="12" w:author="Microsoft Office User" w:date="2020-04-25T01:01:00Z">
        <w:r w:rsidR="00164074">
          <w:rPr>
            <w:rFonts w:ascii="Times New Roman" w:hAnsi="Times New Roman" w:cs="Times New Roman"/>
          </w:rPr>
          <w:t xml:space="preserve"> </w:t>
        </w:r>
      </w:ins>
      <w:r w:rsidR="00164074">
        <w:rPr>
          <w:rFonts w:ascii="Times New Roman" w:hAnsi="Times New Roman" w:cs="Times New Roman"/>
        </w:rPr>
        <w:fldChar w:fldCharType="begin"/>
      </w:r>
      <w:r w:rsidR="00164074">
        <w:rPr>
          <w:rFonts w:ascii="Times New Roman" w:hAnsi="Times New Roman" w:cs="Times New Roman"/>
        </w:rPr>
        <w:instrText xml:space="preserve"> ADDIN EN.CITE &lt;EndNote&gt;&lt;Cite&gt;&lt;Author&gt;Blackman&lt;/Author&gt;&lt;Year&gt;1980&lt;/Year&gt;&lt;RecNum&gt;381&lt;/RecNum&gt;&lt;DisplayText&gt;(&lt;style face="smallcaps"&gt;Blackman&lt;/style&gt; 1980)&lt;/DisplayText&gt;&lt;record&gt;&lt;rec-number&gt;381&lt;/rec-number&gt;&lt;foreign-keys&gt;&lt;key app="EN" db-id="psx5aavda22efleatx5vaweatapzwapastxd" timestamp="1586931168" guid="53176550-605f-438b-a128-474ad29eebf7"&gt;381&lt;/key&gt;&lt;/foreign-keys&gt;&lt;ref-type name="Conference Proceedings"&gt;10&lt;/ref-type&gt;&lt;contributors&gt;&lt;authors&gt;&lt;author&gt;Blackman, ROGER L&lt;/author&gt;&lt;/authors&gt;&lt;/contributors&gt;&lt;titles&gt;&lt;title&gt;Chromosomes and parthenogenesis in aphids&lt;/title&gt;&lt;secondary-title&gt;Insect cytogenetics, 10th Symposium of the Royal Entomological Society. Blackwell Scientifi Publ, Oxford&lt;/secondary-title&gt;&lt;/titles&gt;&lt;pages&gt;133-148&lt;/pages&gt;&lt;dates&gt;&lt;year&gt;1980&lt;/year&gt;&lt;/dates&gt;&lt;urls&gt;&lt;/urls&gt;&lt;/record&gt;&lt;/Cite&gt;&lt;/EndNote&gt;</w:instrText>
      </w:r>
      <w:r w:rsidR="00164074">
        <w:rPr>
          <w:rFonts w:ascii="Times New Roman" w:hAnsi="Times New Roman" w:cs="Times New Roman"/>
        </w:rPr>
        <w:fldChar w:fldCharType="separate"/>
      </w:r>
      <w:r w:rsidR="00164074">
        <w:rPr>
          <w:rFonts w:ascii="Times New Roman" w:hAnsi="Times New Roman" w:cs="Times New Roman"/>
          <w:noProof/>
        </w:rPr>
        <w:t>(</w:t>
      </w:r>
      <w:r w:rsidR="00164074" w:rsidRPr="00164074">
        <w:rPr>
          <w:rFonts w:ascii="Times New Roman" w:hAnsi="Times New Roman" w:cs="Times New Roman"/>
          <w:smallCaps/>
          <w:noProof/>
        </w:rPr>
        <w:t>Blackman</w:t>
      </w:r>
      <w:r w:rsidR="00164074">
        <w:rPr>
          <w:rFonts w:ascii="Times New Roman" w:hAnsi="Times New Roman" w:cs="Times New Roman"/>
          <w:noProof/>
        </w:rPr>
        <w:t xml:space="preserve"> 1980)</w:t>
      </w:r>
      <w:r w:rsidR="00164074">
        <w:rPr>
          <w:rFonts w:ascii="Times New Roman" w:hAnsi="Times New Roman" w:cs="Times New Roman"/>
        </w:rPr>
        <w:fldChar w:fldCharType="end"/>
      </w:r>
      <w:r w:rsidRPr="001C3E57">
        <w:rPr>
          <w:rFonts w:ascii="Times New Roman" w:hAnsi="Times New Roman" w:cs="Times New Roman"/>
        </w:rPr>
        <w:t>. However, initial analyses have found no significant difference in chromosome number among holocentric and monocentric clades of insects</w:t>
      </w:r>
      <w:ins w:id="13" w:author="Microsoft Office User" w:date="2020-04-25T01:04:00Z">
        <w:r w:rsidR="00087532">
          <w:rPr>
            <w:rFonts w:ascii="Times New Roman" w:hAnsi="Times New Roman" w:cs="Times New Roman"/>
          </w:rPr>
          <w:t xml:space="preserve"> </w:t>
        </w:r>
      </w:ins>
      <w:r w:rsidR="00087532">
        <w:rPr>
          <w:rFonts w:ascii="Times New Roman" w:hAnsi="Times New Roman" w:cs="Times New Roman"/>
        </w:rPr>
        <w:fldChar w:fldCharType="begin"/>
      </w:r>
      <w:r w:rsidR="00087532">
        <w:rPr>
          <w:rFonts w:ascii="Times New Roman" w:hAnsi="Times New Roman" w:cs="Times New Roman"/>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Pr>
          <w:rFonts w:ascii="Times New Roman" w:hAnsi="Times New Roman" w:cs="Times New Roman"/>
        </w:rPr>
        <w:fldChar w:fldCharType="separate"/>
      </w:r>
      <w:r w:rsidR="00087532">
        <w:rPr>
          <w:rFonts w:ascii="Times New Roman" w:hAnsi="Times New Roman" w:cs="Times New Roman"/>
          <w:noProof/>
        </w:rPr>
        <w:t>(</w:t>
      </w:r>
      <w:r w:rsidR="00087532" w:rsidRPr="00087532">
        <w:rPr>
          <w:rFonts w:ascii="Times New Roman" w:hAnsi="Times New Roman" w:cs="Times New Roman"/>
          <w:smallCaps/>
          <w:noProof/>
        </w:rPr>
        <w:t>Blackmon</w:t>
      </w:r>
      <w:r w:rsidR="00087532" w:rsidRPr="00087532">
        <w:rPr>
          <w:rFonts w:ascii="Times New Roman" w:hAnsi="Times New Roman" w:cs="Times New Roman"/>
          <w:i/>
          <w:noProof/>
        </w:rPr>
        <w:t xml:space="preserve"> et al.</w:t>
      </w:r>
      <w:r w:rsidR="00087532">
        <w:rPr>
          <w:rFonts w:ascii="Times New Roman" w:hAnsi="Times New Roman" w:cs="Times New Roman"/>
          <w:noProof/>
        </w:rPr>
        <w:t xml:space="preserve"> 2017)</w:t>
      </w:r>
      <w:r w:rsidR="00087532">
        <w:rPr>
          <w:rFonts w:ascii="Times New Roman" w:hAnsi="Times New Roman" w:cs="Times New Roman"/>
        </w:rPr>
        <w:fldChar w:fldCharType="end"/>
      </w:r>
      <w:r w:rsidRPr="001C3E57">
        <w:rPr>
          <w:rFonts w:ascii="Times New Roman" w:hAnsi="Times New Roman" w:cs="Times New Roman"/>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1C3E57">
        <w:rPr>
          <w:rFonts w:ascii="Times New Roman" w:hAnsi="Times New Roman" w:cs="Times New Roman"/>
        </w:rPr>
        <w:t xml:space="preserve"> the </w:t>
      </w:r>
      <w:r w:rsidR="00A62304" w:rsidRPr="001C3E57">
        <w:rPr>
          <w:rFonts w:ascii="Times New Roman" w:hAnsi="Times New Roman" w:cs="Times New Roman"/>
        </w:rPr>
        <w:t>rates of fusions, fissions in clades with holocentric and monocentric chromosomes</w:t>
      </w:r>
      <w:r w:rsidR="00C31ED2" w:rsidRPr="001C3E57">
        <w:rPr>
          <w:rFonts w:ascii="Times New Roman" w:hAnsi="Times New Roman" w:cs="Times New Roman"/>
        </w:rPr>
        <w:t>.</w:t>
      </w:r>
      <w:r w:rsidRPr="001C3E57">
        <w:rPr>
          <w:rFonts w:ascii="Times New Roman" w:hAnsi="Times New Roman" w:cs="Times New Roman"/>
        </w:rPr>
        <w:t xml:space="preserve"> </w:t>
      </w:r>
    </w:p>
    <w:p w14:paraId="49584137" w14:textId="13F13DA3" w:rsidR="00186372" w:rsidRPr="001C3E57" w:rsidRDefault="00186372" w:rsidP="00164074">
      <w:pPr>
        <w:pStyle w:val="Default"/>
        <w:widowControl w:val="0"/>
        <w:ind w:firstLine="720"/>
        <w:rPr>
          <w:rFonts w:cs="Times New Roman"/>
        </w:rPr>
      </w:pPr>
      <w:r w:rsidRPr="001C3E57">
        <w:rPr>
          <w:rFonts w:cs="Times New Roman"/>
        </w:rPr>
        <w:t xml:space="preserve">In this study, </w:t>
      </w:r>
      <w:r w:rsidR="0009189E" w:rsidRPr="001C3E57">
        <w:rPr>
          <w:rFonts w:cs="Times New Roman"/>
        </w:rPr>
        <w:t xml:space="preserve">we used </w:t>
      </w:r>
      <w:r w:rsidRPr="001C3E57">
        <w:rPr>
          <w:rFonts w:cs="Times New Roman"/>
        </w:rPr>
        <w:t xml:space="preserve">chromosome </w:t>
      </w:r>
      <w:r w:rsidR="006A5BDC" w:rsidRPr="001C3E57">
        <w:rPr>
          <w:rFonts w:cs="Times New Roman"/>
        </w:rPr>
        <w:t xml:space="preserve">number and centromere </w:t>
      </w:r>
      <w:r w:rsidR="006A5BDC" w:rsidRPr="00087532">
        <w:rPr>
          <w:rFonts w:cs="Times New Roman"/>
        </w:rPr>
        <w:t xml:space="preserve">type </w:t>
      </w:r>
      <w:r w:rsidR="00A62304" w:rsidRPr="00087532">
        <w:rPr>
          <w:rFonts w:cs="Times New Roman"/>
        </w:rPr>
        <w:t xml:space="preserve">for </w:t>
      </w:r>
      <w:ins w:id="14" w:author="Microsoft Office User" w:date="2020-04-25T01:05:00Z">
        <w:r w:rsidR="00087532" w:rsidRPr="00087532">
          <w:rPr>
            <w:rFonts w:cs="Times New Roman"/>
          </w:rPr>
          <w:t>599</w:t>
        </w:r>
        <w:r w:rsidR="00087532" w:rsidRPr="00087532">
          <w:rPr>
            <w:rFonts w:cs="Times New Roman"/>
          </w:rPr>
          <w:t xml:space="preserve"> </w:t>
        </w:r>
      </w:ins>
      <w:r w:rsidRPr="00087532">
        <w:rPr>
          <w:rFonts w:cs="Times New Roman"/>
        </w:rPr>
        <w:t>insects</w:t>
      </w:r>
      <w:r w:rsidR="00C30D50" w:rsidRPr="001C3E57">
        <w:rPr>
          <w:rFonts w:cs="Times New Roman"/>
        </w:rPr>
        <w:t xml:space="preserve"> </w:t>
      </w:r>
      <w:r w:rsidRPr="001C3E57">
        <w:rPr>
          <w:rFonts w:cs="Times New Roman"/>
        </w:rPr>
        <w:t xml:space="preserve">to test whether </w:t>
      </w:r>
      <w:r w:rsidR="00A62304" w:rsidRPr="001C3E57">
        <w:rPr>
          <w:rFonts w:cs="Times New Roman"/>
        </w:rPr>
        <w:t xml:space="preserve">clades with </w:t>
      </w:r>
      <w:r w:rsidRPr="001C3E57">
        <w:rPr>
          <w:rFonts w:cs="Times New Roman"/>
        </w:rPr>
        <w:t>holocentric chromosomes have a higher rate of fusions and fissions</w:t>
      </w:r>
      <w:r w:rsidR="00A62304" w:rsidRPr="001C3E57">
        <w:rPr>
          <w:rFonts w:cs="Times New Roman"/>
        </w:rPr>
        <w:t xml:space="preserve"> than clades with monocentric chromosomes</w:t>
      </w:r>
      <w:r w:rsidR="00FD325D" w:rsidRPr="001C3E57">
        <w:rPr>
          <w:rFonts w:cs="Times New Roman"/>
        </w:rPr>
        <w:t xml:space="preserve"> (Figure 1)</w:t>
      </w:r>
      <w:r w:rsidRPr="001C3E57">
        <w:rPr>
          <w:rFonts w:cs="Times New Roman"/>
        </w:rPr>
        <w:t>.</w:t>
      </w:r>
      <w:r w:rsidR="00A11DB9" w:rsidRPr="001C3E57">
        <w:rPr>
          <w:rFonts w:cs="Times New Roman"/>
        </w:rPr>
        <w:t xml:space="preserve"> We chose to use</w:t>
      </w:r>
      <w:r w:rsidRPr="001C3E57">
        <w:rPr>
          <w:rFonts w:cs="Times New Roman"/>
        </w:rPr>
        <w:t xml:space="preserve"> </w:t>
      </w:r>
      <w:r w:rsidR="00A11DB9" w:rsidRPr="001C3E57">
        <w:rPr>
          <w:rFonts w:cs="Times New Roman"/>
        </w:rPr>
        <w:t xml:space="preserve">insects because they </w:t>
      </w:r>
      <w:r w:rsidR="00A62304" w:rsidRPr="001C3E57">
        <w:rPr>
          <w:rFonts w:cs="Times New Roman"/>
        </w:rPr>
        <w:t xml:space="preserve">have multiple clades with monocentric and holocentric chromosomes, are incredibly speciose, and </w:t>
      </w:r>
      <w:ins w:id="15" w:author="Microsoft Office User" w:date="2020-04-25T00:54:00Z">
        <w:r w:rsidR="00164074" w:rsidRPr="001C3E57">
          <w:rPr>
            <w:rFonts w:cs="Times New Roman"/>
          </w:rPr>
          <w:t>exhibit</w:t>
        </w:r>
      </w:ins>
      <w:r w:rsidR="00A62304" w:rsidRPr="001C3E57">
        <w:rPr>
          <w:rFonts w:cs="Times New Roman"/>
        </w:rPr>
        <w:t xml:space="preserve"> striking diversity in chromosome number</w:t>
      </w:r>
      <w:r w:rsidR="00A11DB9" w:rsidRPr="001C3E57">
        <w:rPr>
          <w:rFonts w:cs="Times New Roman"/>
        </w:rPr>
        <w:t xml:space="preserve"> </w:t>
      </w:r>
      <w:r w:rsidR="00A11DB9" w:rsidRPr="001C3E57">
        <w:rPr>
          <w:rFonts w:cs="Times New Roman"/>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cD0iMTU4Nzc5NzI5MiI+NDIwPC9rZXk+PC9mb3JlaWduLWtleXM+PHJlZi10eXBlIG5hbWU9Ikpv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</w:fldData>
        </w:fldChar>
      </w:r>
      <w:r w:rsidR="00433F19">
        <w:rPr>
          <w:rFonts w:cs="Times New Roman"/>
        </w:rPr>
        <w:instrText xml:space="preserve"> ADDIN EN.CITE </w:instrText>
      </w:r>
      <w:r w:rsidR="00433F19">
        <w:rPr>
          <w:rFonts w:cs="Times New Roman"/>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cD0iMTU4Nzc5NzI5MiI+NDIwPC9rZXk+PC9mb3JlaWduLWtleXM+PHJlZi10eXBlIG5hbWU9Ikpv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</w:fldData>
        </w:fldChar>
      </w:r>
      <w:r w:rsidR="00433F19">
        <w:rPr>
          <w:rFonts w:cs="Times New Roman"/>
        </w:rPr>
        <w:instrText xml:space="preserve"> ADDIN EN.CITE.DATA </w:instrText>
      </w:r>
      <w:r w:rsidR="00433F19">
        <w:rPr>
          <w:rFonts w:cs="Times New Roman"/>
        </w:rPr>
      </w:r>
      <w:r w:rsidR="00433F19">
        <w:rPr>
          <w:rFonts w:cs="Times New Roman"/>
        </w:rPr>
        <w:fldChar w:fldCharType="end"/>
      </w:r>
      <w:r w:rsidR="00A11DB9" w:rsidRPr="00894C6E">
        <w:rPr>
          <w:rFonts w:cs="Times New Roman"/>
        </w:rPr>
        <w:fldChar w:fldCharType="separate"/>
      </w:r>
      <w:r w:rsidR="00433F19">
        <w:rPr>
          <w:rFonts w:cs="Times New Roman"/>
          <w:noProof/>
        </w:rPr>
        <w:t>(</w:t>
      </w:r>
      <w:r w:rsidR="00433F19" w:rsidRPr="00433F19">
        <w:rPr>
          <w:rFonts w:cs="Times New Roman"/>
          <w:smallCaps/>
          <w:noProof/>
        </w:rPr>
        <w:t>Cook</w:t>
      </w:r>
      <w:r w:rsidR="00433F19">
        <w:rPr>
          <w:rFonts w:cs="Times New Roman"/>
          <w:noProof/>
        </w:rPr>
        <w:t xml:space="preserve"> 2000; </w:t>
      </w:r>
      <w:r w:rsidR="00433F19" w:rsidRPr="00433F19">
        <w:rPr>
          <w:rFonts w:cs="Times New Roman"/>
          <w:smallCaps/>
          <w:noProof/>
        </w:rPr>
        <w:t>Mora</w:t>
      </w:r>
      <w:r w:rsidR="00433F19" w:rsidRPr="00433F19">
        <w:rPr>
          <w:rFonts w:cs="Times New Roman"/>
          <w:i/>
          <w:noProof/>
        </w:rPr>
        <w:t xml:space="preserve"> et al.</w:t>
      </w:r>
      <w:r w:rsidR="00433F19">
        <w:rPr>
          <w:rFonts w:cs="Times New Roman"/>
          <w:noProof/>
        </w:rPr>
        <w:t xml:space="preserve"> 2011; </w:t>
      </w:r>
      <w:r w:rsidR="00433F19" w:rsidRPr="00433F19">
        <w:rPr>
          <w:rFonts w:cs="Times New Roman"/>
          <w:smallCaps/>
          <w:noProof/>
        </w:rPr>
        <w:t>Ross</w:t>
      </w:r>
      <w:r w:rsidR="00433F19" w:rsidRPr="00433F19">
        <w:rPr>
          <w:rFonts w:cs="Times New Roman"/>
          <w:i/>
          <w:noProof/>
        </w:rPr>
        <w:t xml:space="preserve"> et al.</w:t>
      </w:r>
      <w:r w:rsidR="00433F19">
        <w:rPr>
          <w:rFonts w:cs="Times New Roman"/>
          <w:noProof/>
        </w:rPr>
        <w:t xml:space="preserve"> 2015; </w:t>
      </w:r>
      <w:r w:rsidR="00433F19" w:rsidRPr="00433F19">
        <w:rPr>
          <w:rFonts w:cs="Times New Roman"/>
          <w:smallCaps/>
          <w:noProof/>
        </w:rPr>
        <w:t>Blackmon</w:t>
      </w:r>
      <w:r w:rsidR="00433F19" w:rsidRPr="00433F19">
        <w:rPr>
          <w:rFonts w:cs="Times New Roman"/>
          <w:i/>
          <w:noProof/>
        </w:rPr>
        <w:t xml:space="preserve"> et al.</w:t>
      </w:r>
      <w:r w:rsidR="00433F19">
        <w:rPr>
          <w:rFonts w:cs="Times New Roman"/>
          <w:noProof/>
        </w:rPr>
        <w:t xml:space="preserve"> 2017; </w:t>
      </w:r>
      <w:r w:rsidR="00433F19" w:rsidRPr="00433F19">
        <w:rPr>
          <w:rFonts w:cs="Times New Roman"/>
          <w:smallCaps/>
          <w:noProof/>
        </w:rPr>
        <w:t>Vershinina and Lukhtanov</w:t>
      </w:r>
      <w:r w:rsidR="00433F19">
        <w:rPr>
          <w:rFonts w:cs="Times New Roman"/>
          <w:noProof/>
        </w:rPr>
        <w:t xml:space="preserve"> 2017)</w:t>
      </w:r>
      <w:r w:rsidR="00A11DB9" w:rsidRPr="00D7569D">
        <w:rPr>
          <w:rFonts w:cs="Times New Roman"/>
        </w:rPr>
        <w:fldChar w:fldCharType="end"/>
      </w:r>
      <w:r w:rsidR="00A11DB9" w:rsidRPr="001C3E57">
        <w:rPr>
          <w:rFonts w:cs="Times New Roman"/>
        </w:rPr>
        <w:t xml:space="preserve">. </w:t>
      </w:r>
      <w:r w:rsidR="00543B0A" w:rsidRPr="001C3E57">
        <w:rPr>
          <w:rFonts w:cs="Times New Roman"/>
          <w:szCs w:val="24"/>
        </w:rPr>
        <w:t xml:space="preserve">Our hypothesis is that clades with holocentric chromosomes will </w:t>
      </w:r>
      <w:r w:rsidR="00A62304" w:rsidRPr="001C3E57">
        <w:rPr>
          <w:rFonts w:cs="Times New Roman"/>
          <w:szCs w:val="24"/>
        </w:rPr>
        <w:t>exhibit</w:t>
      </w:r>
      <w:r w:rsidR="00543B0A" w:rsidRPr="001C3E57">
        <w:rPr>
          <w:rFonts w:cs="Times New Roman"/>
          <w:szCs w:val="24"/>
        </w:rPr>
        <w:t xml:space="preserve"> </w:t>
      </w:r>
      <w:r w:rsidR="00A11DB9" w:rsidRPr="001C3E57">
        <w:rPr>
          <w:rFonts w:cs="Times New Roman"/>
          <w:szCs w:val="24"/>
        </w:rPr>
        <w:t xml:space="preserve">higher rates of </w:t>
      </w:r>
      <w:r w:rsidR="00543B0A" w:rsidRPr="001C3E57">
        <w:rPr>
          <w:rFonts w:cs="Times New Roman"/>
          <w:szCs w:val="24"/>
        </w:rPr>
        <w:t>fusions</w:t>
      </w:r>
      <w:r w:rsidR="00A11DB9" w:rsidRPr="001C3E57">
        <w:rPr>
          <w:rFonts w:cs="Times New Roman"/>
          <w:szCs w:val="24"/>
        </w:rPr>
        <w:t xml:space="preserve"> and fissions</w:t>
      </w:r>
      <w:r w:rsidR="00543B0A" w:rsidRPr="001C3E57">
        <w:rPr>
          <w:rFonts w:cs="Times New Roman"/>
          <w:szCs w:val="24"/>
        </w:rPr>
        <w:t xml:space="preserve"> </w:t>
      </w:r>
      <w:r w:rsidR="00A62304" w:rsidRPr="001C3E57">
        <w:rPr>
          <w:rFonts w:cs="Times New Roman"/>
          <w:szCs w:val="24"/>
        </w:rPr>
        <w:t>since these mutations should be less costly in these clades</w:t>
      </w:r>
      <w:r w:rsidR="00543B0A" w:rsidRPr="001C3E57">
        <w:rPr>
          <w:rFonts w:cs="Times New Roman"/>
          <w:szCs w:val="24"/>
        </w:rPr>
        <w:t xml:space="preserve">. </w:t>
      </w:r>
    </w:p>
    <w:p w14:paraId="5FA0480C" w14:textId="22F8EF2B" w:rsidR="00D97F3B" w:rsidRPr="001C3E57" w:rsidRDefault="00D97F3B" w:rsidP="00164074">
      <w:pPr>
        <w:rPr>
          <w:rFonts w:ascii="Times New Roman" w:hAnsi="Times New Roman" w:cs="Times New Roman"/>
        </w:rPr>
      </w:pPr>
    </w:p>
    <w:p w14:paraId="4CC3D4B0" w14:textId="51F71DAE" w:rsidR="00D97F3B" w:rsidRPr="001C3E57" w:rsidRDefault="00077899" w:rsidP="00164074">
      <w:pPr>
        <w:pStyle w:val="Default"/>
        <w:widowControl w:val="0"/>
        <w:rPr>
          <w:rFonts w:cs="Times New Roman"/>
          <w:b/>
          <w:bCs/>
          <w:szCs w:val="24"/>
        </w:rPr>
      </w:pPr>
      <w:r w:rsidRPr="001C3E57">
        <w:rPr>
          <w:rFonts w:cs="Times New Roman"/>
          <w:b/>
          <w:bCs/>
          <w:szCs w:val="24"/>
        </w:rPr>
        <w:t>Methods</w:t>
      </w:r>
    </w:p>
    <w:p w14:paraId="52EADF62" w14:textId="030534DC" w:rsidR="00A243F8" w:rsidRDefault="00A243F8" w:rsidP="00A243F8">
      <w:pPr>
        <w:pStyle w:val="Default"/>
        <w:widowControl w:val="0"/>
        <w:ind w:firstLine="720"/>
        <w:rPr>
          <w:rFonts w:cs="Times New Roman"/>
          <w:szCs w:val="24"/>
        </w:rPr>
      </w:pPr>
      <w:r w:rsidRPr="00164074">
        <w:rPr>
          <w:rFonts w:cs="Times New Roman"/>
          <w:i/>
          <w:iCs/>
          <w:szCs w:val="24"/>
        </w:rPr>
        <w:t>Data collection:</w:t>
      </w:r>
      <w:r w:rsidRPr="001C3E57">
        <w:rPr>
          <w:rFonts w:cs="Times New Roman"/>
          <w:szCs w:val="24"/>
        </w:rPr>
        <w:t xml:space="preserve"> </w:t>
      </w:r>
      <w:r w:rsidR="00D97F3B" w:rsidRPr="001C3E57">
        <w:rPr>
          <w:rFonts w:cs="Times New Roman"/>
          <w:szCs w:val="24"/>
        </w:rPr>
        <w:t xml:space="preserve">We downloaded all available chromosome data for insects from a prior study </w:t>
      </w:r>
      <w:r w:rsidR="00D97F3B" w:rsidRPr="001C3E57">
        <w:rPr>
          <w:rFonts w:cs="Times New Roman"/>
          <w:szCs w:val="24"/>
        </w:rPr>
        <w:fldChar w:fldCharType="begin"/>
      </w:r>
      <w:r w:rsidR="00D7569D">
        <w:rPr>
          <w:rFonts w:cs="Times New Roman"/>
          <w:szCs w:val="24"/>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894C6E">
        <w:rPr>
          <w:rFonts w:cs="Times New Roman"/>
          <w:szCs w:val="24"/>
        </w:rPr>
        <w:fldChar w:fldCharType="separate"/>
      </w:r>
      <w:r w:rsidR="00D7569D">
        <w:rPr>
          <w:rFonts w:cs="Times New Roman"/>
          <w:noProof/>
          <w:szCs w:val="24"/>
        </w:rPr>
        <w:t>(</w:t>
      </w:r>
      <w:r w:rsidR="00D7569D" w:rsidRPr="00D7569D">
        <w:rPr>
          <w:rFonts w:cs="Times New Roman"/>
          <w:smallCaps/>
          <w:noProof/>
          <w:szCs w:val="24"/>
        </w:rPr>
        <w:t>Blackmon</w:t>
      </w:r>
      <w:r w:rsidR="00D7569D" w:rsidRPr="00D7569D">
        <w:rPr>
          <w:rFonts w:cs="Times New Roman"/>
          <w:i/>
          <w:noProof/>
          <w:szCs w:val="24"/>
        </w:rPr>
        <w:t xml:space="preserve"> et al.</w:t>
      </w:r>
      <w:r w:rsidR="00D7569D">
        <w:rPr>
          <w:rFonts w:cs="Times New Roman"/>
          <w:noProof/>
          <w:szCs w:val="24"/>
        </w:rPr>
        <w:t xml:space="preserve"> 2017)</w:t>
      </w:r>
      <w:r w:rsidR="00D97F3B" w:rsidRPr="00D7569D">
        <w:rPr>
          <w:rFonts w:cs="Times New Roman"/>
          <w:szCs w:val="24"/>
        </w:rPr>
        <w:fldChar w:fldCharType="end"/>
      </w:r>
      <w:r w:rsidR="00D97F3B" w:rsidRPr="001C3E57">
        <w:rPr>
          <w:rFonts w:cs="Times New Roman"/>
          <w:szCs w:val="24"/>
        </w:rPr>
        <w:t xml:space="preserve">. </w:t>
      </w:r>
      <w:r w:rsidR="00045392" w:rsidRPr="001C3E57">
        <w:rPr>
          <w:rFonts w:cs="Times New Roman"/>
          <w:szCs w:val="24"/>
        </w:rPr>
        <w:t xml:space="preserve">This dataset is composed of 12,412 species comprising 376 families and 3,872 genera. The minimum haploid chromosome number is 2 while the maximum chromosome number is 141. There are 3,465 species with holocentric chromosomes and 8,946 species with monocentric chromosomes. </w:t>
      </w:r>
      <w:r w:rsidRPr="001C3E57">
        <w:rPr>
          <w:rFonts w:cs="Times New Roman"/>
          <w:szCs w:val="24"/>
        </w:rPr>
        <w:t xml:space="preserve">This paper also included classification for each order into either monocentric or holocentric. </w:t>
      </w:r>
      <w:r w:rsidR="00D97F3B" w:rsidRPr="001C3E57">
        <w:rPr>
          <w:rFonts w:cs="Times New Roman"/>
          <w:szCs w:val="24"/>
        </w:rPr>
        <w:t>Fr</w:t>
      </w:r>
      <w:r w:rsidR="00A62304" w:rsidRPr="001C3E57">
        <w:rPr>
          <w:rFonts w:cs="Times New Roman"/>
          <w:szCs w:val="24"/>
        </w:rPr>
        <w:t>om</w:t>
      </w:r>
      <w:r w:rsidR="00D97F3B" w:rsidRPr="001C3E57">
        <w:rPr>
          <w:rFonts w:cs="Times New Roman"/>
          <w:szCs w:val="24"/>
        </w:rPr>
        <w:t xml:space="preserve"> this dataset we </w:t>
      </w:r>
      <w:r w:rsidR="00A62304" w:rsidRPr="001C3E57">
        <w:rPr>
          <w:rFonts w:cs="Times New Roman"/>
          <w:szCs w:val="24"/>
        </w:rPr>
        <w:t xml:space="preserve">extracted </w:t>
      </w:r>
      <w:r w:rsidR="00D97F3B" w:rsidRPr="001C3E57">
        <w:rPr>
          <w:rFonts w:cs="Times New Roman"/>
          <w:szCs w:val="24"/>
        </w:rPr>
        <w:t xml:space="preserve">the </w:t>
      </w:r>
      <w:r w:rsidR="00A62304" w:rsidRPr="001C3E57">
        <w:rPr>
          <w:rFonts w:cs="Times New Roman"/>
          <w:szCs w:val="24"/>
        </w:rPr>
        <w:t xml:space="preserve">homogametic </w:t>
      </w:r>
      <w:r w:rsidR="00D97F3B" w:rsidRPr="001C3E57">
        <w:rPr>
          <w:rFonts w:cs="Times New Roman"/>
          <w:szCs w:val="24"/>
        </w:rPr>
        <w:t xml:space="preserve">haploid chromosome number for each of the species. We </w:t>
      </w:r>
      <w:r w:rsidRPr="001C3E57">
        <w:rPr>
          <w:rFonts w:cs="Times New Roman"/>
          <w:szCs w:val="24"/>
        </w:rPr>
        <w:t>used genus level phylogenies</w:t>
      </w:r>
      <w:r w:rsidR="00D97F3B" w:rsidRPr="001C3E57">
        <w:rPr>
          <w:rFonts w:cs="Times New Roman"/>
          <w:szCs w:val="24"/>
        </w:rPr>
        <w:t xml:space="preserve"> from a previous study </w:t>
      </w:r>
      <w:r w:rsidRPr="001C3E57">
        <w:rPr>
          <w:rFonts w:cs="Times New Roman"/>
          <w:szCs w:val="24"/>
        </w:rPr>
        <w:t>that contained 1,726 tips</w:t>
      </w:r>
      <w:r w:rsidR="00D97F3B" w:rsidRPr="001C3E57">
        <w:rPr>
          <w:rFonts w:cs="Times New Roman"/>
          <w:szCs w:val="24"/>
        </w:rPr>
        <w:t xml:space="preserve"> </w:t>
      </w:r>
      <w:r w:rsidR="00D97F3B" w:rsidRPr="001C3E57">
        <w:rPr>
          <w:rFonts w:cs="Times New Roman"/>
          <w:szCs w:val="24"/>
        </w:rPr>
        <w:fldChar w:fldCharType="begin"/>
      </w:r>
      <w:r w:rsidR="00D7569D">
        <w:rPr>
          <w:rFonts w:cs="Times New Roman"/>
          <w:szCs w:val="24"/>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894C6E">
        <w:rPr>
          <w:rFonts w:cs="Times New Roman"/>
          <w:szCs w:val="24"/>
        </w:rPr>
        <w:fldChar w:fldCharType="separate"/>
      </w:r>
      <w:r w:rsidR="00D7569D">
        <w:rPr>
          <w:rFonts w:cs="Times New Roman"/>
          <w:noProof/>
          <w:szCs w:val="24"/>
        </w:rPr>
        <w:t>(</w:t>
      </w:r>
      <w:r w:rsidR="00D7569D" w:rsidRPr="00D7569D">
        <w:rPr>
          <w:rFonts w:cs="Times New Roman"/>
          <w:smallCaps/>
          <w:noProof/>
          <w:szCs w:val="24"/>
        </w:rPr>
        <w:t>Church</w:t>
      </w:r>
      <w:r w:rsidR="00D7569D" w:rsidRPr="00D7569D">
        <w:rPr>
          <w:rFonts w:cs="Times New Roman"/>
          <w:i/>
          <w:noProof/>
          <w:szCs w:val="24"/>
        </w:rPr>
        <w:t xml:space="preserve"> et al.</w:t>
      </w:r>
      <w:r w:rsidR="00D7569D">
        <w:rPr>
          <w:rFonts w:cs="Times New Roman"/>
          <w:noProof/>
          <w:szCs w:val="24"/>
        </w:rPr>
        <w:t xml:space="preserve"> 2019)</w:t>
      </w:r>
      <w:r w:rsidR="00D97F3B" w:rsidRPr="00D7569D">
        <w:rPr>
          <w:rFonts w:cs="Times New Roman"/>
          <w:szCs w:val="24"/>
        </w:rPr>
        <w:fldChar w:fldCharType="end"/>
      </w:r>
      <w:r w:rsidR="00D97F3B" w:rsidRPr="001C3E57">
        <w:rPr>
          <w:rFonts w:cs="Times New Roman"/>
          <w:szCs w:val="24"/>
        </w:rPr>
        <w:t xml:space="preserve">. </w:t>
      </w:r>
      <w:r w:rsidRPr="001C3E57">
        <w:rPr>
          <w:rFonts w:cs="Times New Roman"/>
          <w:szCs w:val="24"/>
        </w:rPr>
        <w:t xml:space="preserve">We </w:t>
      </w:r>
      <w:r w:rsidR="00045392" w:rsidRPr="001C3E57">
        <w:rPr>
          <w:rFonts w:cs="Times New Roman"/>
          <w:szCs w:val="24"/>
        </w:rPr>
        <w:t xml:space="preserve">downloaded two </w:t>
      </w:r>
      <w:r w:rsidRPr="001C3E57">
        <w:rPr>
          <w:rFonts w:cs="Times New Roman"/>
          <w:szCs w:val="24"/>
        </w:rPr>
        <w:t xml:space="preserve">samples from posterior distributions based on </w:t>
      </w:r>
      <w:r w:rsidR="00045392" w:rsidRPr="001C3E57">
        <w:rPr>
          <w:rFonts w:cs="Times New Roman"/>
          <w:szCs w:val="24"/>
        </w:rPr>
        <w:t>different backbone trees</w:t>
      </w:r>
      <w:r w:rsidRPr="001C3E57">
        <w:rPr>
          <w:rFonts w:cs="Times New Roman"/>
          <w:szCs w:val="24"/>
        </w:rPr>
        <w:t>. These trees were used for all downstream comparative analyses</w:t>
      </w:r>
      <w:r w:rsidR="00045392" w:rsidRPr="001C3E57">
        <w:rPr>
          <w:rFonts w:cs="Times New Roman"/>
          <w:szCs w:val="24"/>
        </w:rPr>
        <w:t xml:space="preserve">. </w:t>
      </w:r>
      <w:r w:rsidRPr="001C3E57">
        <w:rPr>
          <w:rFonts w:cs="Times New Roman"/>
          <w:szCs w:val="24"/>
        </w:rPr>
        <w:t>Our trait data set had</w:t>
      </w:r>
      <w:r w:rsidR="00045392" w:rsidRPr="001C3E57">
        <w:rPr>
          <w:rFonts w:cs="Times New Roman"/>
          <w:szCs w:val="24"/>
        </w:rPr>
        <w:t xml:space="preserve"> an overlap of </w:t>
      </w:r>
      <w:r w:rsidR="00854D0F" w:rsidRPr="001C3E57">
        <w:rPr>
          <w:rFonts w:cs="Times New Roman"/>
          <w:szCs w:val="24"/>
        </w:rPr>
        <w:t xml:space="preserve">599 </w:t>
      </w:r>
      <w:r w:rsidRPr="001C3E57">
        <w:rPr>
          <w:rFonts w:cs="Times New Roman"/>
          <w:szCs w:val="24"/>
        </w:rPr>
        <w:t xml:space="preserve">genera with the phylogenetic data </w:t>
      </w:r>
      <w:r w:rsidR="00854D0F" w:rsidRPr="001C3E57">
        <w:rPr>
          <w:rFonts w:cs="Times New Roman"/>
          <w:szCs w:val="24"/>
        </w:rPr>
        <w:t>(Figure 1)</w:t>
      </w:r>
      <w:r w:rsidR="00045392" w:rsidRPr="001C3E57">
        <w:rPr>
          <w:rFonts w:cs="Times New Roman"/>
          <w:szCs w:val="24"/>
        </w:rPr>
        <w:t xml:space="preserve">. </w:t>
      </w:r>
      <w:r w:rsidRPr="001C3E57">
        <w:rPr>
          <w:rFonts w:cs="Times New Roman"/>
          <w:szCs w:val="24"/>
        </w:rPr>
        <w:t>In cases where we had multiple samples we retained all records for a genus.</w:t>
      </w:r>
    </w:p>
    <w:p w14:paraId="7E185557" w14:textId="77777777" w:rsidR="001C3E57" w:rsidRPr="001C3E57" w:rsidRDefault="001C3E57" w:rsidP="00A243F8">
      <w:pPr>
        <w:pStyle w:val="Default"/>
        <w:widowControl w:val="0"/>
        <w:ind w:firstLine="720"/>
        <w:rPr>
          <w:ins w:id="16" w:author="Microsoft Office User" w:date="2020-04-22T12:14:00Z"/>
          <w:rFonts w:cs="Times New Roman"/>
          <w:szCs w:val="24"/>
        </w:rPr>
      </w:pPr>
    </w:p>
    <w:p w14:paraId="71A8FF36" w14:textId="3487FC05" w:rsidR="001C3E57" w:rsidRDefault="00A243F8" w:rsidP="001C3E57">
      <w:pPr>
        <w:rPr>
          <w:ins w:id="17" w:author="Microsoft Office User" w:date="2020-04-22T12:21:00Z"/>
          <w:rFonts w:ascii="Times New Roman" w:hAnsi="Times New Roman" w:cs="Times New Roman"/>
        </w:rPr>
      </w:pPr>
      <w:ins w:id="18" w:author="Microsoft Office User" w:date="2020-04-22T12:14:00Z">
        <w:r w:rsidRPr="001C3E57">
          <w:rPr>
            <w:rFonts w:ascii="Times New Roman" w:hAnsi="Times New Roman" w:cs="Times New Roman"/>
            <w:i/>
            <w:iCs/>
            <w:rPrChange w:id="19" w:author="Microsoft Office User" w:date="2020-04-22T12:19:00Z">
              <w:rPr>
                <w:rFonts w:cs="Times New Roman"/>
              </w:rPr>
            </w:rPrChange>
          </w:rPr>
          <w:lastRenderedPageBreak/>
          <w:t xml:space="preserve">Comparative </w:t>
        </w:r>
        <w:proofErr w:type="spellStart"/>
        <w:proofErr w:type="gramStart"/>
        <w:r w:rsidRPr="001C3E57">
          <w:rPr>
            <w:rFonts w:ascii="Times New Roman" w:hAnsi="Times New Roman" w:cs="Times New Roman"/>
            <w:i/>
            <w:iCs/>
            <w:rPrChange w:id="20" w:author="Microsoft Office User" w:date="2020-04-22T12:19:00Z">
              <w:rPr>
                <w:rFonts w:cs="Times New Roman"/>
              </w:rPr>
            </w:rPrChange>
          </w:rPr>
          <w:t>analyses:</w:t>
        </w:r>
      </w:ins>
      <w:r w:rsidR="00045392" w:rsidRPr="001C3E57">
        <w:rPr>
          <w:rFonts w:ascii="Times New Roman" w:hAnsi="Times New Roman" w:cs="Times New Roman"/>
          <w:rPrChange w:id="21" w:author="Microsoft Office User" w:date="2020-04-22T12:19:00Z">
            <w:rPr>
              <w:rFonts w:cs="Times New Roman"/>
            </w:rPr>
          </w:rPrChange>
        </w:rPr>
        <w:t>We</w:t>
      </w:r>
      <w:proofErr w:type="spellEnd"/>
      <w:proofErr w:type="gramEnd"/>
      <w:r w:rsidR="00045392" w:rsidRPr="001C3E57">
        <w:rPr>
          <w:rFonts w:ascii="Times New Roman" w:hAnsi="Times New Roman" w:cs="Times New Roman"/>
          <w:rPrChange w:id="22" w:author="Microsoft Office User" w:date="2020-04-22T12:19:00Z">
            <w:rPr>
              <w:rFonts w:cs="Times New Roman"/>
            </w:rPr>
          </w:rPrChange>
        </w:rPr>
        <w:t xml:space="preserve"> </w:t>
      </w:r>
      <w:del w:id="23" w:author="Microsoft Office User" w:date="2020-04-22T12:15:00Z">
        <w:r w:rsidR="00045392" w:rsidRPr="001C3E57" w:rsidDel="00A243F8">
          <w:rPr>
            <w:rFonts w:ascii="Times New Roman" w:hAnsi="Times New Roman" w:cs="Times New Roman"/>
            <w:rPrChange w:id="24" w:author="Microsoft Office User" w:date="2020-04-22T12:19:00Z">
              <w:rPr>
                <w:rFonts w:cs="Times New Roman"/>
              </w:rPr>
            </w:rPrChange>
          </w:rPr>
          <w:delText>are fitting our model</w:delText>
        </w:r>
      </w:del>
      <w:ins w:id="25" w:author="Microsoft Office User" w:date="2020-04-22T12:15:00Z">
        <w:r w:rsidRPr="001C3E57">
          <w:rPr>
            <w:rFonts w:ascii="Times New Roman" w:hAnsi="Times New Roman" w:cs="Times New Roman"/>
            <w:rPrChange w:id="26" w:author="Microsoft Office User" w:date="2020-04-22T12:19:00Z">
              <w:rPr>
                <w:rFonts w:cs="Times New Roman"/>
              </w:rPr>
            </w:rPrChange>
          </w:rPr>
          <w:t xml:space="preserve">fit a model of chromosome evolution on each tree from the posterior distribution. This model can </w:t>
        </w:r>
      </w:ins>
      <w:ins w:id="27" w:author="Microsoft Office User" w:date="2020-04-22T12:17:00Z">
        <w:r w:rsidRPr="001C3E57">
          <w:rPr>
            <w:rFonts w:ascii="Times New Roman" w:hAnsi="Times New Roman" w:cs="Times New Roman"/>
            <w:rPrChange w:id="28" w:author="Microsoft Office User" w:date="2020-04-22T12:19:00Z">
              <w:rPr>
                <w:rFonts w:cs="Times New Roman"/>
              </w:rPr>
            </w:rPrChange>
          </w:rPr>
          <w:t>accommodate</w:t>
        </w:r>
      </w:ins>
      <w:ins w:id="29" w:author="Microsoft Office User" w:date="2020-04-22T12:15:00Z">
        <w:r w:rsidRPr="001C3E57">
          <w:rPr>
            <w:rFonts w:ascii="Times New Roman" w:hAnsi="Times New Roman" w:cs="Times New Roman"/>
            <w:rPrChange w:id="30" w:author="Microsoft Office User" w:date="2020-04-22T12:19:00Z">
              <w:rPr>
                <w:rFonts w:cs="Times New Roman"/>
              </w:rPr>
            </w:rPrChange>
          </w:rPr>
          <w:t xml:space="preserve"> </w:t>
        </w:r>
      </w:ins>
      <w:ins w:id="31" w:author="Microsoft Office User" w:date="2020-04-22T12:16:00Z">
        <w:r w:rsidRPr="001C3E57">
          <w:rPr>
            <w:rFonts w:ascii="Times New Roman" w:hAnsi="Times New Roman" w:cs="Times New Roman"/>
            <w:rPrChange w:id="32" w:author="Microsoft Office User" w:date="2020-04-22T12:19:00Z">
              <w:rPr>
                <w:rFonts w:cs="Times New Roman"/>
              </w:rPr>
            </w:rPrChange>
          </w:rPr>
          <w:t xml:space="preserve">up to eight rates: rate of chromosome number increase </w:t>
        </w:r>
      </w:ins>
      <w:ins w:id="33" w:author="Microsoft Office User" w:date="2020-04-22T12:17:00Z">
        <w:r w:rsidRPr="001C3E57">
          <w:rPr>
            <w:rFonts w:ascii="Times New Roman" w:hAnsi="Times New Roman" w:cs="Times New Roman"/>
            <w:rPrChange w:id="34" w:author="Microsoft Office User" w:date="2020-04-22T12:19:00Z">
              <w:rPr>
                <w:rFonts w:cs="Times New Roman"/>
              </w:rPr>
            </w:rPrChange>
          </w:rPr>
          <w:t>(</w:t>
        </w:r>
      </w:ins>
      <w:ins w:id="35" w:author="Microsoft Office User" w:date="2020-04-22T12:16:00Z">
        <w:r w:rsidRPr="001C3E57">
          <w:rPr>
            <w:rFonts w:ascii="Times New Roman" w:hAnsi="Times New Roman" w:cs="Times New Roman"/>
            <w:rPrChange w:id="36" w:author="Microsoft Office User" w:date="2020-04-22T12:19:00Z">
              <w:rPr>
                <w:rFonts w:cs="Times New Roman"/>
              </w:rPr>
            </w:rPrChange>
          </w:rPr>
          <w:t>fissions</w:t>
        </w:r>
      </w:ins>
      <w:ins w:id="37" w:author="Microsoft Office User" w:date="2020-04-22T12:17:00Z">
        <w:r w:rsidRPr="001C3E57">
          <w:rPr>
            <w:rFonts w:ascii="Times New Roman" w:hAnsi="Times New Roman" w:cs="Times New Roman"/>
            <w:rPrChange w:id="38" w:author="Microsoft Office User" w:date="2020-04-22T12:19:00Z">
              <w:rPr>
                <w:rFonts w:cs="Times New Roman"/>
              </w:rPr>
            </w:rPrChange>
          </w:rPr>
          <w:t xml:space="preserve"> </w:t>
        </w:r>
      </w:ins>
      <w:ins w:id="39" w:author="Microsoft Office User" w:date="2020-04-22T12:16:00Z">
        <w:r w:rsidRPr="001C3E57">
          <w:rPr>
            <w:rFonts w:ascii="Times New Roman" w:hAnsi="Times New Roman" w:cs="Times New Roman"/>
            <w:rPrChange w:id="40" w:author="Microsoft Office User" w:date="2020-04-22T12:19:00Z">
              <w:rPr>
                <w:rFonts w:cs="Times New Roman"/>
              </w:rPr>
            </w:rPrChange>
          </w:rPr>
          <w:t xml:space="preserve">γ), rate of chromosome number decrease </w:t>
        </w:r>
      </w:ins>
      <w:ins w:id="41" w:author="Microsoft Office User" w:date="2020-04-22T12:18:00Z">
        <w:r w:rsidRPr="001C3E57">
          <w:rPr>
            <w:rFonts w:ascii="Times New Roman" w:hAnsi="Times New Roman" w:cs="Times New Roman"/>
            <w:rPrChange w:id="42" w:author="Microsoft Office User" w:date="2020-04-22T12:19:00Z">
              <w:rPr>
                <w:rFonts w:cs="Times New Roman"/>
              </w:rPr>
            </w:rPrChange>
          </w:rPr>
          <w:t>(</w:t>
        </w:r>
      </w:ins>
      <w:ins w:id="43" w:author="Microsoft Office User" w:date="2020-04-22T12:16:00Z">
        <w:r w:rsidRPr="001C3E57">
          <w:rPr>
            <w:rFonts w:ascii="Times New Roman" w:hAnsi="Times New Roman" w:cs="Times New Roman"/>
            <w:rPrChange w:id="44" w:author="Microsoft Office User" w:date="2020-04-22T12:19:00Z">
              <w:rPr>
                <w:rFonts w:cs="Times New Roman"/>
              </w:rPr>
            </w:rPrChange>
          </w:rPr>
          <w:t>fusions</w:t>
        </w:r>
      </w:ins>
      <w:ins w:id="45" w:author="Microsoft Office User" w:date="2020-04-22T12:18:00Z">
        <w:r w:rsidRPr="001C3E57">
          <w:rPr>
            <w:rFonts w:ascii="Times New Roman" w:hAnsi="Times New Roman" w:cs="Times New Roman"/>
            <w:rPrChange w:id="46" w:author="Microsoft Office User" w:date="2020-04-22T12:19:00Z">
              <w:rPr>
                <w:rFonts w:cs="Times New Roman"/>
              </w:rPr>
            </w:rPrChange>
          </w:rPr>
          <w:t xml:space="preserve"> </w:t>
        </w:r>
      </w:ins>
      <w:ins w:id="47" w:author="Microsoft Office User" w:date="2020-04-22T12:16:00Z">
        <w:r w:rsidRPr="001C3E57">
          <w:rPr>
            <w:rFonts w:ascii="Times New Roman" w:hAnsi="Times New Roman" w:cs="Times New Roman"/>
            <w:rPrChange w:id="48" w:author="Microsoft Office User" w:date="2020-04-22T12:19:00Z">
              <w:rPr>
                <w:rFonts w:cs="Times New Roman"/>
              </w:rPr>
            </w:rPrChange>
          </w:rPr>
          <w:t>δ),</w:t>
        </w:r>
      </w:ins>
      <w:ins w:id="49" w:author="Microsoft Office User" w:date="2020-04-22T12:18:00Z">
        <w:r w:rsidR="001C3E57" w:rsidRPr="001C3E57">
          <w:rPr>
            <w:rFonts w:ascii="Times New Roman" w:hAnsi="Times New Roman" w:cs="Times New Roman"/>
            <w:rPrChange w:id="50" w:author="Microsoft Office User" w:date="2020-04-22T12:19:00Z">
              <w:rPr>
                <w:rFonts w:cs="Times New Roman"/>
              </w:rPr>
            </w:rPrChange>
          </w:rPr>
          <w:t xml:space="preserve"> rate of whole genome duplication (</w:t>
        </w:r>
        <w:r w:rsidR="001C3E57" w:rsidRPr="001C3E57">
          <w:rPr>
            <w:rFonts w:ascii="Times New Roman" w:hAnsi="Times New Roman" w:cs="Times New Roman"/>
            <w:rPrChange w:id="51" w:author="Microsoft Office User" w:date="2020-04-22T12:19:00Z">
              <w:rPr>
                <w:rFonts w:cstheme="minorHAnsi"/>
              </w:rPr>
            </w:rPrChange>
          </w:rPr>
          <w:t xml:space="preserve">polyploidy </w:t>
        </w:r>
        <w:r w:rsidR="001C3E57" w:rsidRPr="001C3E57">
          <w:rPr>
            <w:rFonts w:ascii="Times New Roman" w:eastAsia="Times New Roman" w:hAnsi="Times New Roman" w:cs="Times New Roman"/>
            <w:color w:val="222222"/>
            <w:shd w:val="clear" w:color="auto" w:fill="FFFFFF"/>
            <w:rPrChange w:id="52" w:author="Microsoft Office User" w:date="2020-04-22T12:19:00Z">
              <w:rPr>
                <w:rFonts w:ascii="Arial" w:eastAsia="Times New Roman" w:hAnsi="Arial" w:cs="Arial"/>
                <w:color w:val="222222"/>
                <w:shd w:val="clear" w:color="auto" w:fill="FFFFFF"/>
              </w:rPr>
            </w:rPrChange>
          </w:rPr>
          <w:t>ρ</w:t>
        </w:r>
      </w:ins>
      <w:ins w:id="53" w:author="Microsoft Office User" w:date="2020-04-22T12:19:00Z">
        <w:r w:rsidR="001C3E57" w:rsidRPr="001C3E57">
          <w:rPr>
            <w:rFonts w:ascii="Times New Roman" w:eastAsia="Times New Roman" w:hAnsi="Times New Roman" w:cs="Times New Roman"/>
            <w:color w:val="222222"/>
            <w:shd w:val="clear" w:color="auto" w:fill="FFFFFF"/>
            <w:rPrChange w:id="54" w:author="Microsoft Office User" w:date="2020-04-22T12:19:00Z">
              <w:rPr>
                <w:rFonts w:ascii="Arial" w:eastAsia="Times New Roman" w:hAnsi="Arial" w:cs="Arial"/>
                <w:color w:val="222222"/>
                <w:shd w:val="clear" w:color="auto" w:fill="FFFFFF"/>
              </w:rPr>
            </w:rPrChange>
          </w:rPr>
          <w:t>)</w:t>
        </w:r>
      </w:ins>
      <w:ins w:id="55" w:author="Microsoft Office User" w:date="2020-04-22T12:16:00Z">
        <w:r w:rsidRPr="001C3E57">
          <w:rPr>
            <w:rFonts w:ascii="Times New Roman" w:hAnsi="Times New Roman" w:cs="Times New Roman"/>
            <w:rPrChange w:id="56" w:author="Microsoft Office User" w:date="2020-04-22T12:19:00Z">
              <w:rPr>
                <w:rFonts w:cs="Times New Roman"/>
              </w:rPr>
            </w:rPrChange>
          </w:rPr>
          <w:t xml:space="preserve"> </w:t>
        </w:r>
      </w:ins>
      <w:ins w:id="57" w:author="Microsoft Office User" w:date="2020-04-22T12:19:00Z">
        <w:r w:rsidR="001C3E57">
          <w:rPr>
            <w:rFonts w:ascii="Times New Roman" w:hAnsi="Times New Roman" w:cs="Times New Roman"/>
          </w:rPr>
          <w:t>each of these is estimated separately for clades with holocentric a</w:t>
        </w:r>
      </w:ins>
      <w:ins w:id="58" w:author="Microsoft Office User" w:date="2020-04-22T12:20:00Z">
        <w:r w:rsidR="001C3E57">
          <w:rPr>
            <w:rFonts w:ascii="Times New Roman" w:hAnsi="Times New Roman" w:cs="Times New Roman"/>
          </w:rPr>
          <w:t xml:space="preserve">nd monocentric </w:t>
        </w:r>
        <w:proofErr w:type="spellStart"/>
        <w:r w:rsidR="001C3E57">
          <w:rPr>
            <w:rFonts w:ascii="Times New Roman" w:hAnsi="Times New Roman" w:cs="Times New Roman"/>
          </w:rPr>
          <w:t>chromsomes</w:t>
        </w:r>
        <w:proofErr w:type="spellEnd"/>
        <w:r w:rsidR="001C3E57">
          <w:rPr>
            <w:rFonts w:ascii="Times New Roman" w:hAnsi="Times New Roman" w:cs="Times New Roman"/>
          </w:rPr>
          <w:t xml:space="preserve"> leading to six chromosomal rate parameters. The final two </w:t>
        </w:r>
      </w:ins>
      <w:ins w:id="59" w:author="Microsoft Office User" w:date="2020-04-22T12:21:00Z">
        <w:r w:rsidR="001C3E57">
          <w:rPr>
            <w:rFonts w:ascii="Times New Roman" w:hAnsi="Times New Roman" w:cs="Times New Roman"/>
          </w:rPr>
          <w:t>parameters</w:t>
        </w:r>
      </w:ins>
      <w:ins w:id="60" w:author="Microsoft Office User" w:date="2020-04-22T12:20:00Z">
        <w:r w:rsidR="001C3E57">
          <w:rPr>
            <w:rFonts w:ascii="Times New Roman" w:hAnsi="Times New Roman" w:cs="Times New Roman"/>
          </w:rPr>
          <w:t xml:space="preserve"> describe the transition to and from monocentric and holocentric </w:t>
        </w:r>
      </w:ins>
      <w:ins w:id="61" w:author="Microsoft Office User" w:date="2020-04-22T12:16:00Z">
        <w:r w:rsidRPr="001C3E57">
          <w:rPr>
            <w:rFonts w:ascii="Times New Roman" w:hAnsi="Times New Roman" w:cs="Times New Roman"/>
            <w:rPrChange w:id="62" w:author="Microsoft Office User" w:date="2020-04-22T12:19:00Z">
              <w:rPr>
                <w:rFonts w:cs="Times New Roman"/>
              </w:rPr>
            </w:rPrChange>
          </w:rPr>
          <w:t>(</w:t>
        </w:r>
      </w:ins>
      <w:proofErr w:type="spellStart"/>
      <w:ins w:id="63" w:author="Microsoft Office User" w:date="2020-04-22T12:20:00Z">
        <w:r w:rsidR="001C3E57">
          <w:rPr>
            <w:rFonts w:ascii="Times New Roman" w:hAnsi="Times New Roman" w:cs="Times New Roman"/>
          </w:rPr>
          <w:t>q</w:t>
        </w:r>
        <w:r w:rsidR="001C3E57" w:rsidRPr="001C3E57">
          <w:rPr>
            <w:rFonts w:ascii="Times New Roman" w:hAnsi="Times New Roman" w:cs="Times New Roman"/>
            <w:vertAlign w:val="subscript"/>
            <w:rPrChange w:id="64" w:author="Microsoft Office User" w:date="2020-04-22T12:20:00Z">
              <w:rPr>
                <w:rFonts w:ascii="Times New Roman" w:hAnsi="Times New Roman" w:cs="Times New Roman"/>
              </w:rPr>
            </w:rPrChange>
          </w:rPr>
          <w:t>MH</w:t>
        </w:r>
      </w:ins>
      <w:proofErr w:type="spellEnd"/>
      <w:ins w:id="65" w:author="Microsoft Office User" w:date="2020-04-22T12:16:00Z">
        <w:r w:rsidRPr="001C3E57">
          <w:rPr>
            <w:rFonts w:ascii="Times New Roman" w:hAnsi="Times New Roman" w:cs="Times New Roman"/>
            <w:rPrChange w:id="66" w:author="Microsoft Office User" w:date="2020-04-22T12:19:00Z">
              <w:rPr>
                <w:rFonts w:cs="Times New Roman"/>
              </w:rPr>
            </w:rPrChange>
          </w:rPr>
          <w:t xml:space="preserve"> and </w:t>
        </w:r>
      </w:ins>
      <w:proofErr w:type="spellStart"/>
      <w:ins w:id="67" w:author="Microsoft Office User" w:date="2020-04-22T12:21:00Z">
        <w:r w:rsidR="001C3E57" w:rsidRPr="001C3E57">
          <w:rPr>
            <w:rFonts w:ascii="Times New Roman" w:hAnsi="Times New Roman" w:cs="Times New Roman"/>
            <w:rPrChange w:id="68" w:author="Microsoft Office User" w:date="2020-04-22T12:21:00Z">
              <w:rPr>
                <w:rFonts w:ascii="Times New Roman" w:hAnsi="Times New Roman" w:cs="Times New Roman"/>
                <w:i/>
                <w:iCs/>
              </w:rPr>
            </w:rPrChange>
          </w:rPr>
          <w:t>q</w:t>
        </w:r>
        <w:r w:rsidR="001C3E57" w:rsidRPr="001C3E57">
          <w:rPr>
            <w:rFonts w:ascii="Times New Roman" w:hAnsi="Times New Roman" w:cs="Times New Roman"/>
            <w:vertAlign w:val="subscript"/>
            <w:rPrChange w:id="69" w:author="Microsoft Office User" w:date="2020-04-22T12:21:00Z">
              <w:rPr>
                <w:rFonts w:ascii="Times New Roman" w:hAnsi="Times New Roman" w:cs="Times New Roman"/>
                <w:i/>
                <w:iCs/>
              </w:rPr>
            </w:rPrChange>
          </w:rPr>
          <w:t>HM</w:t>
        </w:r>
      </w:ins>
      <w:proofErr w:type="spellEnd"/>
      <w:ins w:id="70" w:author="Microsoft Office User" w:date="2020-04-22T12:16:00Z">
        <w:r w:rsidRPr="001C3E57">
          <w:rPr>
            <w:rFonts w:ascii="Times New Roman" w:hAnsi="Times New Roman" w:cs="Times New Roman"/>
            <w:rPrChange w:id="71" w:author="Microsoft Office User" w:date="2020-04-22T12:19:00Z">
              <w:rPr>
                <w:rFonts w:cs="Times New Roman"/>
              </w:rPr>
            </w:rPrChange>
          </w:rPr>
          <w:t xml:space="preserve">). </w:t>
        </w:r>
      </w:ins>
    </w:p>
    <w:p w14:paraId="54167459" w14:textId="3ED81725" w:rsidR="001C3E57" w:rsidRDefault="001C3E57" w:rsidP="001C3E57">
      <w:pPr>
        <w:rPr>
          <w:ins w:id="72" w:author="Microsoft Office User" w:date="2020-04-22T12:24:00Z"/>
          <w:rFonts w:ascii="Times New Roman" w:hAnsi="Times New Roman" w:cs="Times New Roman"/>
        </w:rPr>
      </w:pPr>
      <w:ins w:id="73" w:author="Microsoft Office User" w:date="2020-04-22T12:21:00Z">
        <w:r>
          <w:rPr>
            <w:rFonts w:ascii="Times New Roman" w:hAnsi="Times New Roman" w:cs="Times New Roman"/>
          </w:rPr>
          <w:t xml:space="preserve">This model </w:t>
        </w:r>
      </w:ins>
      <w:ins w:id="74" w:author="Microsoft Office User" w:date="2020-04-22T12:22:00Z">
        <w:r>
          <w:rPr>
            <w:rFonts w:ascii="Times New Roman" w:hAnsi="Times New Roman" w:cs="Times New Roman"/>
          </w:rPr>
          <w:t xml:space="preserve">was specified using the R package </w:t>
        </w:r>
        <w:proofErr w:type="spellStart"/>
        <w:r>
          <w:rPr>
            <w:rFonts w:ascii="Times New Roman" w:hAnsi="Times New Roman" w:cs="Times New Roman"/>
          </w:rPr>
          <w:t>chromePlus</w:t>
        </w:r>
        <w:proofErr w:type="spellEnd"/>
        <w:r>
          <w:rPr>
            <w:rFonts w:ascii="Times New Roman" w:hAnsi="Times New Roman" w:cs="Times New Roman"/>
          </w:rPr>
          <w:t xml:space="preserve"> </w:t>
        </w:r>
        <w:r w:rsidRPr="005B0D30">
          <w:rPr>
            <w:rFonts w:ascii="Times New Roman" w:hAnsi="Times New Roman" w:cs="Times New Roman"/>
          </w:rPr>
          <w:fldChar w:fldCharType="begin"/>
        </w:r>
      </w:ins>
      <w:r w:rsidR="00D7569D">
        <w:rPr>
          <w:rFonts w:ascii="Times New Roman" w:hAnsi="Times New Roman" w:cs="Times New Roman"/>
        </w:rPr>
        <w:instrText xml:space="preserve"> ADDIN EN.CITE &lt;EndNote&gt;&lt;Cite&gt;&lt;Author&gt;Blackmon&lt;/Author&gt;&lt;Year&gt;2019&lt;/Year&gt;&lt;RecNum&gt;2717&lt;/RecNum&gt;&lt;DisplayText&gt;(&lt;style face="smallcaps"&gt;Blackmon&lt;/style&gt;&lt;style face="italic"&gt; et al.&lt;/style&gt;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ins w:id="75" w:author="Microsoft Office User" w:date="2020-04-22T12:22:00Z">
        <w:r w:rsidRPr="005B0D30">
          <w:rPr>
            <w:rFonts w:ascii="Times New Roman" w:hAnsi="Times New Roman" w:cs="Times New Roman"/>
          </w:rPr>
          <w:fldChar w:fldCharType="separate"/>
        </w:r>
      </w:ins>
      <w:r w:rsidR="00D7569D">
        <w:rPr>
          <w:rFonts w:ascii="Times New Roman" w:hAnsi="Times New Roman" w:cs="Times New Roman"/>
          <w:noProof/>
        </w:rPr>
        <w:t>(</w:t>
      </w:r>
      <w:r w:rsidR="00D7569D" w:rsidRPr="00D7569D">
        <w:rPr>
          <w:rFonts w:ascii="Times New Roman" w:hAnsi="Times New Roman" w:cs="Times New Roman"/>
          <w:smallCaps/>
          <w:noProof/>
        </w:rPr>
        <w:t>Blackmon</w:t>
      </w:r>
      <w:r w:rsidR="00D7569D" w:rsidRPr="00D7569D">
        <w:rPr>
          <w:rFonts w:ascii="Times New Roman" w:hAnsi="Times New Roman" w:cs="Times New Roman"/>
          <w:i/>
          <w:noProof/>
        </w:rPr>
        <w:t xml:space="preserve"> et al.</w:t>
      </w:r>
      <w:r w:rsidR="00D7569D">
        <w:rPr>
          <w:rFonts w:ascii="Times New Roman" w:hAnsi="Times New Roman" w:cs="Times New Roman"/>
          <w:noProof/>
        </w:rPr>
        <w:t xml:space="preserve"> 2019)</w:t>
      </w:r>
      <w:ins w:id="76" w:author="Microsoft Office User" w:date="2020-04-22T12:22:00Z">
        <w:r w:rsidRPr="005B0D30">
          <w:rPr>
            <w:rFonts w:ascii="Times New Roman" w:hAnsi="Times New Roman" w:cs="Times New Roman"/>
          </w:rPr>
          <w:fldChar w:fldCharType="end"/>
        </w:r>
        <w:r>
          <w:rPr>
            <w:rFonts w:ascii="Times New Roman" w:hAnsi="Times New Roman" w:cs="Times New Roman"/>
          </w:rPr>
          <w:t xml:space="preserve"> and was fit using Bayesian approach in the R package </w:t>
        </w:r>
        <w:proofErr w:type="spellStart"/>
        <w:r>
          <w:rPr>
            <w:rFonts w:ascii="Times New Roman" w:hAnsi="Times New Roman" w:cs="Times New Roman"/>
          </w:rPr>
          <w:t>diversitree</w:t>
        </w:r>
        <w:proofErr w:type="spellEnd"/>
        <w:r>
          <w:rPr>
            <w:rFonts w:ascii="Times New Roman" w:hAnsi="Times New Roman" w:cs="Times New Roman"/>
          </w:rPr>
          <w:t xml:space="preserve"> (Fitzjohn).</w:t>
        </w:r>
      </w:ins>
    </w:p>
    <w:p w14:paraId="07C57FF8" w14:textId="3ECAF614" w:rsidR="001C3E57" w:rsidRDefault="001C3E57" w:rsidP="001C3E57">
      <w:pPr>
        <w:rPr>
          <w:ins w:id="77" w:author="Microsoft Office User" w:date="2020-04-22T12:24:00Z"/>
          <w:rFonts w:ascii="Times New Roman" w:hAnsi="Times New Roman" w:cs="Times New Roman"/>
        </w:rPr>
      </w:pPr>
    </w:p>
    <w:p w14:paraId="0B4F44D2" w14:textId="77777777" w:rsidR="001C3E57" w:rsidRDefault="001C3E57" w:rsidP="001C3E57">
      <w:pPr>
        <w:rPr>
          <w:ins w:id="78" w:author="Microsoft Office User" w:date="2020-04-22T12:21:00Z"/>
          <w:rFonts w:ascii="Times New Roman" w:hAnsi="Times New Roman" w:cs="Times New Roman"/>
        </w:rPr>
      </w:pPr>
    </w:p>
    <w:p w14:paraId="227C588D" w14:textId="3A2763CD" w:rsidR="00A243F8" w:rsidRPr="001C3E57" w:rsidRDefault="00A243F8">
      <w:pPr>
        <w:rPr>
          <w:moveTo w:id="79" w:author="Microsoft Office User" w:date="2020-04-22T12:15:00Z"/>
          <w:rFonts w:eastAsia="Times New Roman" w:cs="Times New Roman"/>
          <w:rPrChange w:id="80" w:author="Microsoft Office User" w:date="2020-04-22T12:19:00Z">
            <w:rPr>
              <w:moveTo w:id="81" w:author="Microsoft Office User" w:date="2020-04-22T12:15:00Z"/>
              <w:rFonts w:cs="Times New Roman"/>
              <w:iCs/>
              <w:szCs w:val="24"/>
            </w:rPr>
          </w:rPrChange>
        </w:rPr>
        <w:pPrChange w:id="82" w:author="Microsoft Office User" w:date="2020-04-22T12:19:00Z">
          <w:pPr>
            <w:pStyle w:val="Default"/>
            <w:widowControl w:val="0"/>
            <w:ind w:firstLine="720"/>
          </w:pPr>
        </w:pPrChange>
      </w:pPr>
      <w:moveToRangeStart w:id="83" w:author="Microsoft Office User" w:date="2020-04-22T12:15:00Z" w:name="move38450149"/>
      <w:moveTo w:id="84" w:author="Microsoft Office User" w:date="2020-04-22T12:15:00Z">
        <w:del w:id="85" w:author="Microsoft Office User" w:date="2020-04-22T12:22:00Z">
          <w:r w:rsidRPr="001C3E57" w:rsidDel="001C3E57">
            <w:rPr>
              <w:rFonts w:ascii="Times New Roman" w:hAnsi="Times New Roman" w:cs="Times New Roman"/>
            </w:rPr>
            <w:delText xml:space="preserve">Using the trait data and the posterior distribution trees, we implemented a chromosome number evolution model using chromePlus </w:delText>
          </w:r>
          <w:r w:rsidRPr="001C3E57" w:rsidDel="001C3E57">
            <w:rPr>
              <w:rFonts w:ascii="Times New Roman" w:hAnsi="Times New Roman" w:cs="Times New Roman"/>
              <w:rPrChange w:id="86" w:author="Microsoft Office User" w:date="2020-04-22T12:19:00Z">
                <w:rPr>
                  <w:rFonts w:cs="Times New Roman"/>
                </w:rPr>
              </w:rPrChange>
            </w:rPr>
            <w:fldChar w:fldCharType="begin"/>
          </w:r>
          <w:r w:rsidRPr="001C3E57" w:rsidDel="001C3E57">
            <w:rPr>
              <w:rFonts w:ascii="Times New Roman" w:hAnsi="Times New Roman" w:cs="Times New Roman"/>
            </w:rPr>
            <w:delInstrText xml:space="preserve"> ADDIN EN.CITE &lt;EndNote&gt;&lt;Cite&gt;&lt;Author&gt;Blackmon&lt;/Author&gt;&lt;Year&gt;2019&lt;/Year&gt;&lt;RecNum&gt;2717&lt;/RecNum&gt;&lt;DisplayText&gt;(Blackmon et al.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delInstrText>
          </w:r>
          <w:r w:rsidRPr="001C3E57" w:rsidDel="001C3E57">
            <w:rPr>
              <w:rFonts w:ascii="Times New Roman" w:hAnsi="Times New Roman" w:cs="Times New Roman"/>
              <w:rPrChange w:id="87" w:author="Microsoft Office User" w:date="2020-04-22T12:19:00Z">
                <w:rPr>
                  <w:rFonts w:cs="Times New Roman"/>
                </w:rPr>
              </w:rPrChange>
            </w:rPr>
            <w:fldChar w:fldCharType="separate"/>
          </w:r>
          <w:r w:rsidRPr="001C3E57" w:rsidDel="001C3E57">
            <w:rPr>
              <w:rFonts w:ascii="Times New Roman" w:hAnsi="Times New Roman" w:cs="Times New Roman"/>
              <w:noProof/>
            </w:rPr>
            <w:delText>(Blackmon et al. 2019)</w:delText>
          </w:r>
          <w:r w:rsidRPr="001C3E57" w:rsidDel="001C3E57">
            <w:rPr>
              <w:rFonts w:ascii="Times New Roman" w:hAnsi="Times New Roman" w:cs="Times New Roman"/>
              <w:rPrChange w:id="88" w:author="Microsoft Office User" w:date="2020-04-22T12:19:00Z">
                <w:rPr>
                  <w:rFonts w:cs="Times New Roman"/>
                </w:rPr>
              </w:rPrChange>
            </w:rPr>
            <w:fldChar w:fldCharType="end"/>
          </w:r>
          <w:r w:rsidRPr="001C3E57" w:rsidDel="001C3E57">
            <w:rPr>
              <w:rFonts w:ascii="Times New Roman" w:hAnsi="Times New Roman" w:cs="Times New Roman"/>
            </w:rPr>
            <w:delText xml:space="preserve">. </w:delText>
          </w:r>
        </w:del>
        <w:r w:rsidRPr="001C3E57">
          <w:rPr>
            <w:rFonts w:ascii="Times New Roman" w:hAnsi="Times New Roman" w:cs="Times New Roman"/>
          </w:rPr>
          <w:t xml:space="preserve">This model allows us to determine if the rate of chromosome number evolution is significantly different in clades with holocentric and monocentric chromosomes. </w:t>
        </w:r>
        <w:r w:rsidRPr="001C3E57">
          <w:rPr>
            <w:rFonts w:ascii="Times New Roman" w:hAnsi="Times New Roman" w:cs="Times New Roman"/>
            <w:rPrChange w:id="89" w:author="Microsoft Office User" w:date="2020-04-22T12:19:00Z">
              <w:rPr>
                <w:rFonts w:cs="Times New Roman"/>
              </w:rPr>
            </w:rPrChange>
          </w:rPr>
          <w:t xml:space="preserve">We obtained estimates of six </w:t>
        </w:r>
        <w:proofErr w:type="spellStart"/>
        <w:r w:rsidRPr="001C3E57">
          <w:rPr>
            <w:rFonts w:ascii="Times New Roman" w:hAnsi="Times New Roman" w:cs="Times New Roman"/>
            <w:rPrChange w:id="90" w:author="Microsoft Office User" w:date="2020-04-22T12:19:00Z">
              <w:rPr>
                <w:rFonts w:cs="Times New Roman"/>
              </w:rPr>
            </w:rPrChange>
          </w:rPr>
          <w:t>parameters</w:t>
        </w:r>
        <w:del w:id="91" w:author="Microsoft Office User" w:date="2020-04-22T12:16:00Z">
          <w:r w:rsidRPr="001C3E57" w:rsidDel="00A243F8">
            <w:rPr>
              <w:rFonts w:ascii="Times New Roman" w:hAnsi="Times New Roman" w:cs="Times New Roman"/>
              <w:rPrChange w:id="92" w:author="Microsoft Office User" w:date="2020-04-22T12:19:00Z">
                <w:rPr>
                  <w:rFonts w:cs="Times New Roman"/>
                </w:rPr>
              </w:rPrChange>
            </w:rPr>
            <w:delText>: rates of chromosome number increase, fissions, (γ1 and γ2), rates of chromosome number decrease, fusions, (δ1 and δ2), and rates of change in karyotype state, monocentric vs. holocentric (</w:delText>
          </w:r>
          <w:r w:rsidRPr="001C3E57" w:rsidDel="00A243F8">
            <w:rPr>
              <w:rFonts w:ascii="Times New Roman" w:hAnsi="Times New Roman" w:cs="Times New Roman"/>
              <w:i/>
              <w:iCs/>
              <w:rPrChange w:id="93" w:author="Microsoft Office User" w:date="2020-04-22T12:19:00Z">
                <w:rPr>
                  <w:rFonts w:cs="Times New Roman"/>
                  <w:i/>
                  <w:iCs/>
                </w:rPr>
              </w:rPrChange>
            </w:rPr>
            <w:delText>q</w:delText>
          </w:r>
          <w:r w:rsidRPr="001C3E57" w:rsidDel="00A243F8">
            <w:rPr>
              <w:rFonts w:ascii="Times New Roman" w:hAnsi="Times New Roman" w:cs="Times New Roman"/>
              <w:rPrChange w:id="94" w:author="Microsoft Office User" w:date="2020-04-22T12:19:00Z">
                <w:rPr>
                  <w:rFonts w:cs="Times New Roman"/>
                </w:rPr>
              </w:rPrChange>
            </w:rPr>
            <w:delText xml:space="preserve">12 </w:delText>
          </w:r>
          <w:r w:rsidRPr="001C3E57" w:rsidDel="00A243F8">
            <w:rPr>
              <w:rFonts w:ascii="Times New Roman" w:hAnsi="Times New Roman" w:cs="Times New Roman"/>
            </w:rPr>
            <w:delText xml:space="preserve">and </w:delText>
          </w:r>
          <w:r w:rsidRPr="001C3E57" w:rsidDel="00A243F8">
            <w:rPr>
              <w:rFonts w:ascii="Times New Roman" w:hAnsi="Times New Roman" w:cs="Times New Roman"/>
              <w:i/>
              <w:iCs/>
            </w:rPr>
            <w:delText>q</w:delText>
          </w:r>
          <w:r w:rsidRPr="001C3E57" w:rsidDel="00A243F8">
            <w:rPr>
              <w:rFonts w:ascii="Times New Roman" w:hAnsi="Times New Roman" w:cs="Times New Roman"/>
            </w:rPr>
            <w:delText xml:space="preserve">21). </w:delText>
          </w:r>
        </w:del>
        <w:r w:rsidRPr="001C3E57">
          <w:rPr>
            <w:rFonts w:ascii="Times New Roman" w:hAnsi="Times New Roman" w:cs="Times New Roman"/>
          </w:rPr>
          <w:t>We</w:t>
        </w:r>
        <w:proofErr w:type="spellEnd"/>
        <w:r w:rsidRPr="001C3E57">
          <w:rPr>
            <w:rFonts w:ascii="Times New Roman" w:hAnsi="Times New Roman" w:cs="Times New Roman"/>
          </w:rPr>
          <w:t xml:space="preserve"> then used an uninformative, unbounded improper prior that assumed that all non-negative values are equally likely for all of the parameters. The Markov Chain Monte Carlo (MCMC) was initialized with parameter values drawn from a uniform distribution from 0 to 8, which is broad but biologically reasonable. Preliminary analysis indicated that MCMC chains reached convergence, however some were sampling non-biologically relevant regions of parameter space. To fix this problem, we added a prior that drew from an exponential distribution with a shape parameter of 0.5. This prior tightened our sampled parameter space and ensured that values that were outside of a biologically relevant region were penalized. We repeated the MCMC with all 100 trees at 50 generations each. We removed the first twenty-five samples as our burnin for each run. </w:t>
        </w:r>
      </w:moveTo>
    </w:p>
    <w:moveToRangeEnd w:id="83"/>
    <w:p w14:paraId="20D9BBB6" w14:textId="175DDD7C" w:rsidR="00A243F8" w:rsidRPr="001C3E57" w:rsidRDefault="00A243F8" w:rsidP="00A243F8">
      <w:pPr>
        <w:pStyle w:val="Default"/>
        <w:widowControl w:val="0"/>
        <w:ind w:firstLine="720"/>
        <w:rPr>
          <w:ins w:id="95" w:author="Microsoft Office User" w:date="2020-04-22T12:15:00Z"/>
          <w:rFonts w:cs="Times New Roman"/>
          <w:szCs w:val="24"/>
        </w:rPr>
      </w:pPr>
    </w:p>
    <w:p w14:paraId="7973606D" w14:textId="77777777" w:rsidR="00A243F8" w:rsidRPr="001C3E57" w:rsidRDefault="00A243F8" w:rsidP="00A243F8">
      <w:pPr>
        <w:pStyle w:val="Default"/>
        <w:widowControl w:val="0"/>
        <w:ind w:firstLine="720"/>
        <w:rPr>
          <w:ins w:id="96" w:author="Microsoft Office User" w:date="2020-04-22T12:15:00Z"/>
          <w:rFonts w:cs="Times New Roman"/>
          <w:szCs w:val="24"/>
        </w:rPr>
      </w:pPr>
    </w:p>
    <w:p w14:paraId="5D8878F2" w14:textId="5C02FB66" w:rsidR="00543B0A" w:rsidRPr="001C3E57" w:rsidRDefault="00045392">
      <w:pPr>
        <w:pStyle w:val="Default"/>
        <w:widowControl w:val="0"/>
        <w:ind w:firstLine="720"/>
        <w:rPr>
          <w:rFonts w:cs="Times New Roman"/>
          <w:szCs w:val="24"/>
        </w:rPr>
        <w:pPrChange w:id="97" w:author="Microsoft Office User" w:date="2020-04-22T12:12:00Z">
          <w:pPr>
            <w:pStyle w:val="Default"/>
            <w:widowControl w:val="0"/>
            <w:spacing w:line="480" w:lineRule="auto"/>
            <w:ind w:firstLine="720"/>
          </w:pPr>
        </w:pPrChange>
      </w:pPr>
      <w:r w:rsidRPr="001C3E57">
        <w:rPr>
          <w:rFonts w:cs="Times New Roman"/>
          <w:szCs w:val="24"/>
        </w:rPr>
        <w:t xml:space="preserve"> on each tree from the posterior distribution and we randomly sample trait data when more than one species is available for a genus. This approach allows us to account for uncertainty in </w:t>
      </w:r>
      <w:r w:rsidR="006315DE" w:rsidRPr="001C3E57">
        <w:rPr>
          <w:rFonts w:cs="Times New Roman"/>
          <w:szCs w:val="24"/>
        </w:rPr>
        <w:t xml:space="preserve">the </w:t>
      </w:r>
      <w:r w:rsidRPr="001C3E57">
        <w:rPr>
          <w:rFonts w:cs="Times New Roman"/>
          <w:szCs w:val="24"/>
        </w:rPr>
        <w:t>phylogeny and tip states.</w:t>
      </w:r>
    </w:p>
    <w:p w14:paraId="0FC34B0B" w14:textId="27B9EB15" w:rsidR="000E33F0" w:rsidRPr="001C3E57" w:rsidDel="00A243F8" w:rsidRDefault="00D97F3B">
      <w:pPr>
        <w:pStyle w:val="Default"/>
        <w:widowControl w:val="0"/>
        <w:ind w:firstLine="720"/>
        <w:rPr>
          <w:moveFrom w:id="98" w:author="Microsoft Office User" w:date="2020-04-22T12:15:00Z"/>
          <w:rFonts w:cs="Times New Roman"/>
          <w:iCs/>
          <w:szCs w:val="24"/>
        </w:rPr>
        <w:pPrChange w:id="99" w:author="Microsoft Office User" w:date="2020-04-22T10:50:00Z">
          <w:pPr>
            <w:pStyle w:val="Default"/>
            <w:widowControl w:val="0"/>
            <w:spacing w:line="480" w:lineRule="auto"/>
            <w:ind w:firstLine="720"/>
          </w:pPr>
        </w:pPrChange>
      </w:pPr>
      <w:moveFromRangeStart w:id="100" w:author="Microsoft Office User" w:date="2020-04-22T12:15:00Z" w:name="move38450149"/>
      <w:moveFrom w:id="101" w:author="Microsoft Office User" w:date="2020-04-22T12:15:00Z">
        <w:r w:rsidRPr="001C3E57" w:rsidDel="00A243F8">
          <w:rPr>
            <w:rFonts w:cs="Times New Roman"/>
          </w:rPr>
          <w:t>Using the trait data and the posterior distribution trees, we implement</w:t>
        </w:r>
        <w:r w:rsidR="00543B0A" w:rsidRPr="001C3E57" w:rsidDel="00A243F8">
          <w:rPr>
            <w:rFonts w:cs="Times New Roman"/>
          </w:rPr>
          <w:t>ed</w:t>
        </w:r>
        <w:r w:rsidRPr="001C3E57" w:rsidDel="00A243F8">
          <w:rPr>
            <w:rFonts w:cs="Times New Roman"/>
          </w:rPr>
          <w:t xml:space="preserve"> a chromosome number evolution model using chromePlus </w:t>
        </w:r>
        <w:r w:rsidRPr="001C3E57" w:rsidDel="00A243F8">
          <w:rPr>
            <w:rFonts w:cs="Times New Roman"/>
          </w:rPr>
          <w:fldChar w:fldCharType="begin"/>
        </w:r>
        <w:r w:rsidR="00442BC8" w:rsidRPr="001C3E57" w:rsidDel="00A243F8">
          <w:rPr>
            <w:rFonts w:cs="Times New Roman"/>
            <w:szCs w:val="24"/>
          </w:rPr>
          <w:instrText xml:space="preserve"> ADDIN EN.CITE &lt;EndNote&gt;&lt;Cite&gt;&lt;Author&gt;Blackmon&lt;/Author&gt;&lt;Year&gt;2019&lt;/Year&gt;&lt;RecNum&gt;2717&lt;/RecNum&gt;&lt;DisplayText&gt;(Blackmon et al. 2019)&lt;/DisplayText&gt;&lt;record&gt;&lt;rec-number&gt;2717&lt;/rec-</w:instrText>
        </w:r>
        <w:r w:rsidR="00442BC8" w:rsidRPr="001C3E57" w:rsidDel="00A243F8">
          <w:rPr>
            <w:rFonts w:cs="Times New Roman"/>
          </w:rPr>
          <w:instrText>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sidRPr="001C3E57" w:rsidDel="00A243F8">
          <w:rPr>
            <w:rFonts w:cs="Times New Roman"/>
          </w:rPr>
          <w:fldChar w:fldCharType="separate"/>
        </w:r>
        <w:r w:rsidR="00442BC8" w:rsidRPr="001C3E57" w:rsidDel="00A243F8">
          <w:rPr>
            <w:rFonts w:cs="Times New Roman"/>
            <w:noProof/>
            <w:szCs w:val="24"/>
          </w:rPr>
          <w:t>(Blackmon et al. 2019)</w:t>
        </w:r>
        <w:r w:rsidRPr="001C3E57" w:rsidDel="00A243F8">
          <w:rPr>
            <w:rFonts w:cs="Times New Roman"/>
          </w:rPr>
          <w:fldChar w:fldCharType="end"/>
        </w:r>
        <w:r w:rsidRPr="001C3E57" w:rsidDel="00A243F8">
          <w:rPr>
            <w:rFonts w:cs="Times New Roman"/>
            <w:szCs w:val="24"/>
          </w:rPr>
          <w:t>. This model a</w:t>
        </w:r>
        <w:r w:rsidRPr="001C3E57" w:rsidDel="00A243F8">
          <w:rPr>
            <w:rFonts w:cs="Times New Roman"/>
          </w:rPr>
          <w:t>llow</w:t>
        </w:r>
        <w:r w:rsidR="00543B0A" w:rsidRPr="001C3E57" w:rsidDel="00A243F8">
          <w:rPr>
            <w:rFonts w:cs="Times New Roman"/>
          </w:rPr>
          <w:t>s</w:t>
        </w:r>
        <w:r w:rsidRPr="001C3E57" w:rsidDel="00A243F8">
          <w:rPr>
            <w:rFonts w:cs="Times New Roman"/>
          </w:rPr>
          <w:t xml:space="preserve"> us to determine if the rate of chromosome number evolution is significantly different in clades with holocentric and monocentric chromosomes. </w:t>
        </w:r>
        <w:r w:rsidR="00543B0A" w:rsidRPr="001C3E57" w:rsidDel="00A243F8">
          <w:rPr>
            <w:rFonts w:cs="Times New Roman"/>
          </w:rPr>
          <w:t>We obtained estimates of six parameters: rates of chromosome number increase, fissions, (γ1 and γ2), rates of chromosome number decrease, fusions, (δ1 and δ2), and rates of change in karyotype state, monocentric vs. holocentric (</w:t>
        </w:r>
        <w:r w:rsidR="00543B0A" w:rsidRPr="001C3E57" w:rsidDel="00A243F8">
          <w:rPr>
            <w:rFonts w:cs="Times New Roman"/>
            <w:i/>
            <w:iCs/>
          </w:rPr>
          <w:t>q</w:t>
        </w:r>
        <w:r w:rsidR="00543B0A" w:rsidRPr="001C3E57" w:rsidDel="00A243F8">
          <w:rPr>
            <w:rFonts w:cs="Times New Roman"/>
          </w:rPr>
          <w:t xml:space="preserve">12 and </w:t>
        </w:r>
        <w:r w:rsidR="00543B0A" w:rsidRPr="001C3E57" w:rsidDel="00A243F8">
          <w:rPr>
            <w:rFonts w:cs="Times New Roman"/>
            <w:i/>
            <w:iCs/>
          </w:rPr>
          <w:t>q</w:t>
        </w:r>
        <w:r w:rsidR="00543B0A" w:rsidRPr="001C3E57" w:rsidDel="00A243F8">
          <w:rPr>
            <w:rFonts w:cs="Times New Roman"/>
          </w:rPr>
          <w:t>21). We then used an uninformative, unbounded improper prior that assumed that all non-negative values are equally likely</w:t>
        </w:r>
        <w:r w:rsidR="00CD3686" w:rsidRPr="001C3E57" w:rsidDel="00A243F8">
          <w:rPr>
            <w:rFonts w:cs="Times New Roman"/>
          </w:rPr>
          <w:t xml:space="preserve"> for all of the parameters. The Markov Chain Monte Carlo (MCMC) was initialized with parameter values drawn from a uniform distribution from 0 to 8, which is broad but biologically reasonable. Preliminary analysis indicated that MCMC chains reached convergence, however some were sampling non-biologically relevant regions of parameter space. To fix this problem, we added a prior that drew from an exponential distribution with a shape parameter of 0.5. This prior tightened our sampled parameter space and ensured that values that were outside of a biologically relevant region were penalized. We repeated the MCMC with all 100 trees at 50 generations each. </w:t>
        </w:r>
        <w:r w:rsidR="00045392" w:rsidRPr="001C3E57" w:rsidDel="00A243F8">
          <w:rPr>
            <w:rFonts w:cs="Times New Roman"/>
          </w:rPr>
          <w:t xml:space="preserve">We removed the first </w:t>
        </w:r>
        <w:r w:rsidR="00FD325D" w:rsidRPr="001C3E57" w:rsidDel="00A243F8">
          <w:rPr>
            <w:rFonts w:cs="Times New Roman"/>
          </w:rPr>
          <w:t>twenty-five</w:t>
        </w:r>
        <w:r w:rsidR="00045392" w:rsidRPr="001C3E57" w:rsidDel="00A243F8">
          <w:rPr>
            <w:rFonts w:cs="Times New Roman"/>
          </w:rPr>
          <w:t xml:space="preserve"> samples as our burnin</w:t>
        </w:r>
        <w:r w:rsidR="00D32443" w:rsidRPr="001C3E57" w:rsidDel="00A243F8">
          <w:rPr>
            <w:rFonts w:cs="Times New Roman"/>
          </w:rPr>
          <w:t xml:space="preserve"> for each run</w:t>
        </w:r>
        <w:r w:rsidR="00045392" w:rsidRPr="001C3E57" w:rsidDel="00A243F8">
          <w:rPr>
            <w:rFonts w:cs="Times New Roman"/>
          </w:rPr>
          <w:t xml:space="preserve">. </w:t>
        </w:r>
      </w:moveFrom>
    </w:p>
    <w:moveFromRangeEnd w:id="100"/>
    <w:p w14:paraId="52229613" w14:textId="0FEBB234" w:rsidR="00D97F3B" w:rsidRPr="001C3E57" w:rsidRDefault="00FD325D">
      <w:pPr>
        <w:pStyle w:val="Default"/>
        <w:widowControl w:val="0"/>
        <w:rPr>
          <w:rFonts w:cs="Times New Roman"/>
          <w:szCs w:val="24"/>
        </w:rPr>
        <w:pPrChange w:id="102" w:author="Microsoft Office User" w:date="2020-04-22T10:50:00Z">
          <w:pPr>
            <w:pStyle w:val="Default"/>
            <w:widowControl w:val="0"/>
            <w:spacing w:line="480" w:lineRule="auto"/>
          </w:pPr>
        </w:pPrChange>
      </w:pPr>
      <w:r w:rsidRPr="001C3E57">
        <w:rPr>
          <w:rFonts w:cs="Times New Roman"/>
          <w:szCs w:val="24"/>
        </w:rPr>
        <w:tab/>
      </w:r>
      <w:r w:rsidR="004034FA" w:rsidRPr="001C3E57">
        <w:rPr>
          <w:rFonts w:cs="Times New Roman"/>
          <w:szCs w:val="24"/>
        </w:rPr>
        <w:t>We repeated similar analysis as above for the analysis of orders, however we ran the data twice. Once with polyploidy and once without polyploidy included in the model.</w:t>
      </w:r>
      <w:r w:rsidR="00687BFB" w:rsidRPr="001C3E57">
        <w:rPr>
          <w:rFonts w:cs="Times New Roman"/>
          <w:szCs w:val="24"/>
        </w:rPr>
        <w:t xml:space="preserve"> We only included order</w:t>
      </w:r>
      <w:r w:rsidR="00085A8D" w:rsidRPr="001C3E57">
        <w:rPr>
          <w:rFonts w:cs="Times New Roman"/>
          <w:szCs w:val="24"/>
        </w:rPr>
        <w:t>s</w:t>
      </w:r>
      <w:r w:rsidR="00687BFB" w:rsidRPr="001C3E57">
        <w:rPr>
          <w:rFonts w:cs="Times New Roman"/>
          <w:szCs w:val="24"/>
        </w:rPr>
        <w:t xml:space="preserve"> </w:t>
      </w:r>
      <w:r w:rsidR="00085A8D" w:rsidRPr="001C3E57">
        <w:rPr>
          <w:rFonts w:cs="Times New Roman"/>
          <w:szCs w:val="24"/>
        </w:rPr>
        <w:t>with</w:t>
      </w:r>
      <w:r w:rsidR="00687BFB" w:rsidRPr="001C3E57">
        <w:rPr>
          <w:rFonts w:cs="Times New Roman"/>
          <w:szCs w:val="24"/>
        </w:rPr>
        <w:t xml:space="preserve"> more than 20 genera in the analysis</w:t>
      </w:r>
      <w:ins w:id="103" w:author="Microsoft Office User" w:date="2020-04-25T02:17:00Z">
        <w:r w:rsidR="00E876A6">
          <w:rPr>
            <w:rFonts w:cs="Times New Roman"/>
            <w:szCs w:val="24"/>
          </w:rPr>
          <w:t>, limiting our analyses to 10 orders.</w:t>
        </w:r>
      </w:ins>
      <w:del w:id="104" w:author="Microsoft Office User" w:date="2020-04-25T02:17:00Z">
        <w:r w:rsidR="00687BFB" w:rsidRPr="001C3E57" w:rsidDel="00E876A6">
          <w:rPr>
            <w:rFonts w:cs="Times New Roman"/>
            <w:szCs w:val="24"/>
          </w:rPr>
          <w:delText>.</w:delText>
        </w:r>
      </w:del>
      <w:r w:rsidR="00687BFB" w:rsidRPr="001C3E57">
        <w:rPr>
          <w:rFonts w:cs="Times New Roman"/>
          <w:szCs w:val="24"/>
        </w:rPr>
        <w:t xml:space="preserve"> This was to ensure that we had a large enough sample size as well as enough time along the branches to determine the rates of chromosome evolution.</w:t>
      </w:r>
      <w:r w:rsidR="004034FA" w:rsidRPr="001C3E57">
        <w:rPr>
          <w:rFonts w:cs="Times New Roman"/>
          <w:szCs w:val="24"/>
        </w:rPr>
        <w:t xml:space="preserve"> </w:t>
      </w:r>
      <w:r w:rsidR="00687BFB" w:rsidRPr="001C3E57">
        <w:rPr>
          <w:rFonts w:cs="Times New Roman"/>
          <w:szCs w:val="24"/>
        </w:rPr>
        <w:t xml:space="preserve">In total, we used ten orders for our analysis. </w:t>
      </w:r>
      <w:r w:rsidR="00297E6F" w:rsidRPr="001C3E57">
        <w:rPr>
          <w:rFonts w:cs="Times New Roman"/>
          <w:szCs w:val="24"/>
        </w:rPr>
        <w:t xml:space="preserve">Three of which had holocentric chromosomes, and seven that had monocentric chromosomes. The three orders with holocentric chromosomes were </w:t>
      </w:r>
      <w:r w:rsidR="000E33F0" w:rsidRPr="001C3E57">
        <w:rPr>
          <w:rFonts w:cs="Times New Roman"/>
          <w:szCs w:val="24"/>
        </w:rPr>
        <w:t>Hemiptera, Lepidoptera, and Odonata.</w:t>
      </w:r>
      <w:r w:rsidR="00297E6F" w:rsidRPr="001C3E57">
        <w:rPr>
          <w:rFonts w:cs="Times New Roman"/>
          <w:szCs w:val="24"/>
        </w:rPr>
        <w:t xml:space="preserve"> </w:t>
      </w:r>
      <w:r w:rsidR="004034FA" w:rsidRPr="001C3E57">
        <w:rPr>
          <w:rFonts w:cs="Times New Roman"/>
          <w:szCs w:val="24"/>
        </w:rPr>
        <w:t>We used the same prior as above from an exponential distribution with a shape parameter of 0.5 and initialized our MCMC with parameter values drawn from a uniform distribution from either 0</w:t>
      </w:r>
      <w:r w:rsidR="00085A8D" w:rsidRPr="001C3E57">
        <w:rPr>
          <w:rFonts w:cs="Times New Roman"/>
          <w:szCs w:val="24"/>
        </w:rPr>
        <w:t>-</w:t>
      </w:r>
      <w:r w:rsidR="004034FA" w:rsidRPr="001C3E57">
        <w:rPr>
          <w:rFonts w:cs="Times New Roman"/>
          <w:szCs w:val="24"/>
        </w:rPr>
        <w:t xml:space="preserve">2 or 3 depending on if we </w:t>
      </w:r>
      <w:r w:rsidR="000E33F0" w:rsidRPr="001C3E57">
        <w:rPr>
          <w:rFonts w:cs="Times New Roman"/>
          <w:szCs w:val="24"/>
        </w:rPr>
        <w:t xml:space="preserve">included </w:t>
      </w:r>
      <w:r w:rsidR="004034FA" w:rsidRPr="001C3E57">
        <w:rPr>
          <w:rFonts w:cs="Times New Roman"/>
          <w:szCs w:val="24"/>
        </w:rPr>
        <w:t>polyploidy in our analysis. We repeated the MCMC with all 100 trees at 50 generations each. We removed the first twenty-five samples as our burnin for each run.</w:t>
      </w:r>
    </w:p>
    <w:p w14:paraId="13348B10" w14:textId="77777777" w:rsidR="00085A8D" w:rsidRPr="001C3E57" w:rsidRDefault="00085A8D">
      <w:pPr>
        <w:pStyle w:val="Default"/>
        <w:widowControl w:val="0"/>
        <w:rPr>
          <w:rFonts w:cs="Times New Roman"/>
          <w:b/>
          <w:bCs/>
          <w:szCs w:val="24"/>
        </w:rPr>
        <w:pPrChange w:id="105" w:author="Microsoft Office User" w:date="2020-04-22T10:50:00Z">
          <w:pPr>
            <w:pStyle w:val="Default"/>
            <w:widowControl w:val="0"/>
            <w:spacing w:line="480" w:lineRule="auto"/>
          </w:pPr>
        </w:pPrChange>
      </w:pPr>
    </w:p>
    <w:p w14:paraId="125B4166" w14:textId="0CB2C67C" w:rsidR="00854D0F" w:rsidRPr="001C3E57" w:rsidRDefault="00077899">
      <w:pPr>
        <w:pStyle w:val="Default"/>
        <w:widowControl w:val="0"/>
        <w:rPr>
          <w:rFonts w:cs="Times New Roman"/>
          <w:i/>
          <w:iCs/>
          <w:szCs w:val="24"/>
        </w:rPr>
        <w:pPrChange w:id="106" w:author="Microsoft Office User" w:date="2020-04-22T10:50:00Z">
          <w:pPr>
            <w:pStyle w:val="Default"/>
            <w:widowControl w:val="0"/>
            <w:spacing w:line="480" w:lineRule="auto"/>
          </w:pPr>
        </w:pPrChange>
      </w:pPr>
      <w:r w:rsidRPr="001C3E57">
        <w:rPr>
          <w:rFonts w:cs="Times New Roman"/>
          <w:b/>
          <w:bCs/>
          <w:szCs w:val="24"/>
        </w:rPr>
        <w:t>Results</w:t>
      </w:r>
    </w:p>
    <w:p w14:paraId="27CA44CB" w14:textId="5E9D8631" w:rsidR="00C15ED0" w:rsidRDefault="00C15ED0">
      <w:pPr>
        <w:pStyle w:val="Default"/>
        <w:widowControl w:val="0"/>
        <w:rPr>
          <w:ins w:id="107" w:author="Microsoft Office User" w:date="2020-04-25T02:14:00Z"/>
          <w:rFonts w:cs="Times New Roman"/>
          <w:i/>
          <w:iCs/>
          <w:szCs w:val="24"/>
        </w:rPr>
      </w:pPr>
      <w:ins w:id="108" w:author="Microsoft Office User" w:date="2020-04-25T02:14:00Z">
        <w:r>
          <w:rPr>
            <w:rFonts w:cs="Times New Roman"/>
            <w:i/>
            <w:iCs/>
            <w:szCs w:val="24"/>
          </w:rPr>
          <w:t xml:space="preserve">Rates of </w:t>
        </w:r>
      </w:ins>
      <w:ins w:id="109" w:author="Microsoft Office User" w:date="2020-04-25T02:15:00Z">
        <w:r w:rsidR="00E876A6">
          <w:rPr>
            <w:rFonts w:cs="Times New Roman"/>
            <w:i/>
            <w:iCs/>
            <w:szCs w:val="24"/>
          </w:rPr>
          <w:t>C</w:t>
        </w:r>
      </w:ins>
      <w:ins w:id="110" w:author="Microsoft Office User" w:date="2020-04-25T02:14:00Z">
        <w:r>
          <w:rPr>
            <w:rFonts w:cs="Times New Roman"/>
            <w:i/>
            <w:iCs/>
            <w:szCs w:val="24"/>
          </w:rPr>
          <w:t>hromosom</w:t>
        </w:r>
      </w:ins>
      <w:ins w:id="111" w:author="Microsoft Office User" w:date="2020-04-25T02:15:00Z">
        <w:r w:rsidR="00E876A6">
          <w:rPr>
            <w:rFonts w:cs="Times New Roman"/>
            <w:i/>
            <w:iCs/>
            <w:szCs w:val="24"/>
          </w:rPr>
          <w:t>e</w:t>
        </w:r>
      </w:ins>
      <w:ins w:id="112" w:author="Microsoft Office User" w:date="2020-04-25T02:14:00Z">
        <w:r>
          <w:rPr>
            <w:rFonts w:cs="Times New Roman"/>
            <w:i/>
            <w:iCs/>
            <w:szCs w:val="24"/>
          </w:rPr>
          <w:t xml:space="preserve"> </w:t>
        </w:r>
      </w:ins>
      <w:ins w:id="113" w:author="Microsoft Office User" w:date="2020-04-25T02:15:00Z">
        <w:r w:rsidR="00E876A6">
          <w:rPr>
            <w:rFonts w:cs="Times New Roman"/>
            <w:i/>
            <w:iCs/>
            <w:szCs w:val="24"/>
          </w:rPr>
          <w:t>Number Evolution Across Orders</w:t>
        </w:r>
      </w:ins>
    </w:p>
    <w:p w14:paraId="59D5E11A" w14:textId="77777777" w:rsidR="00ED07A0" w:rsidRDefault="00E876A6">
      <w:pPr>
        <w:pStyle w:val="Default"/>
        <w:widowControl w:val="0"/>
        <w:rPr>
          <w:ins w:id="114" w:author="Microsoft Office User" w:date="2020-04-25T02:50:00Z"/>
          <w:rFonts w:cs="Times New Roman"/>
          <w:iCs/>
          <w:szCs w:val="24"/>
        </w:rPr>
      </w:pPr>
      <w:ins w:id="115" w:author="Microsoft Office User" w:date="2020-04-25T02:15:00Z">
        <w:r>
          <w:rPr>
            <w:rFonts w:cs="Times New Roman"/>
            <w:i/>
            <w:iCs/>
            <w:szCs w:val="24"/>
          </w:rPr>
          <w:tab/>
        </w:r>
        <w:r w:rsidRPr="00ED07A0">
          <w:rPr>
            <w:rFonts w:cs="Times New Roman"/>
            <w:iCs/>
            <w:szCs w:val="24"/>
          </w:rPr>
          <w:t xml:space="preserve">Rates of chromosome number were tested </w:t>
        </w:r>
      </w:ins>
      <w:ins w:id="116" w:author="Microsoft Office User" w:date="2020-04-25T02:16:00Z">
        <w:r w:rsidRPr="00ED07A0">
          <w:rPr>
            <w:rFonts w:cs="Times New Roman"/>
            <w:iCs/>
            <w:szCs w:val="24"/>
          </w:rPr>
          <w:t xml:space="preserve">for each of the </w:t>
        </w:r>
      </w:ins>
      <w:ins w:id="117" w:author="Microsoft Office User" w:date="2020-04-25T02:17:00Z">
        <w:r w:rsidRPr="00ED07A0">
          <w:rPr>
            <w:rFonts w:cs="Times New Roman"/>
            <w:iCs/>
            <w:szCs w:val="24"/>
          </w:rPr>
          <w:t>10 orders.</w:t>
        </w:r>
      </w:ins>
      <w:ins w:id="118" w:author="Microsoft Office User" w:date="2020-04-25T02:30:00Z">
        <w:r w:rsidR="00515E10" w:rsidRPr="00ED07A0">
          <w:rPr>
            <w:rFonts w:cs="Times New Roman"/>
            <w:iCs/>
            <w:szCs w:val="24"/>
          </w:rPr>
          <w:t xml:space="preserve"> </w:t>
        </w:r>
      </w:ins>
      <w:ins w:id="119" w:author="Microsoft Office User" w:date="2020-04-25T02:20:00Z">
        <w:r w:rsidRPr="00ED07A0">
          <w:rPr>
            <w:rFonts w:cs="Times New Roman"/>
            <w:iCs/>
            <w:szCs w:val="24"/>
          </w:rPr>
          <w:t xml:space="preserve">Three orders are holocentric </w:t>
        </w:r>
      </w:ins>
      <w:ins w:id="120" w:author="Microsoft Office User" w:date="2020-04-25T02:29:00Z">
        <w:r w:rsidR="00515E10" w:rsidRPr="00ED07A0">
          <w:rPr>
            <w:rFonts w:cs="Times New Roman"/>
            <w:iCs/>
            <w:szCs w:val="24"/>
          </w:rPr>
          <w:t>(Hemiptera</w:t>
        </w:r>
      </w:ins>
      <w:ins w:id="121" w:author="Microsoft Office User" w:date="2020-04-25T02:20:00Z">
        <w:r w:rsidRPr="00ED07A0">
          <w:rPr>
            <w:rFonts w:cs="Times New Roman"/>
            <w:iCs/>
            <w:szCs w:val="24"/>
          </w:rPr>
          <w:t xml:space="preserve">, </w:t>
        </w:r>
      </w:ins>
      <w:ins w:id="122" w:author="Microsoft Office User" w:date="2020-04-25T02:29:00Z">
        <w:r w:rsidR="00515E10" w:rsidRPr="00ED07A0">
          <w:rPr>
            <w:rFonts w:cs="Times New Roman"/>
            <w:iCs/>
            <w:szCs w:val="24"/>
          </w:rPr>
          <w:t>Lepidoptera</w:t>
        </w:r>
      </w:ins>
      <w:ins w:id="123" w:author="Microsoft Office User" w:date="2020-04-25T02:20:00Z">
        <w:r w:rsidRPr="00ED07A0">
          <w:rPr>
            <w:rFonts w:cs="Times New Roman"/>
            <w:iCs/>
            <w:szCs w:val="24"/>
          </w:rPr>
          <w:t>,</w:t>
        </w:r>
      </w:ins>
      <w:ins w:id="124" w:author="Microsoft Office User" w:date="2020-04-25T02:29:00Z">
        <w:r w:rsidR="00515E10" w:rsidRPr="00ED07A0">
          <w:rPr>
            <w:rFonts w:cs="Times New Roman"/>
            <w:iCs/>
            <w:szCs w:val="24"/>
          </w:rPr>
          <w:t xml:space="preserve"> Odonata</w:t>
        </w:r>
      </w:ins>
      <w:ins w:id="125" w:author="Microsoft Office User" w:date="2020-04-25T02:20:00Z">
        <w:r w:rsidRPr="00ED07A0">
          <w:rPr>
            <w:rFonts w:cs="Times New Roman"/>
            <w:iCs/>
            <w:szCs w:val="24"/>
          </w:rPr>
          <w:t>) while the other 7 are holocentric (</w:t>
        </w:r>
      </w:ins>
      <w:proofErr w:type="spellStart"/>
      <w:ins w:id="126" w:author="Microsoft Office User" w:date="2020-04-25T02:30:00Z">
        <w:r w:rsidR="00515E10" w:rsidRPr="00ED07A0">
          <w:rPr>
            <w:rFonts w:cs="Times New Roman"/>
            <w:iCs/>
            <w:szCs w:val="24"/>
          </w:rPr>
          <w:t>Blattodea</w:t>
        </w:r>
        <w:proofErr w:type="spellEnd"/>
        <w:r w:rsidR="00515E10" w:rsidRPr="00ED07A0">
          <w:rPr>
            <w:rFonts w:cs="Times New Roman"/>
            <w:iCs/>
            <w:szCs w:val="24"/>
          </w:rPr>
          <w:t xml:space="preserve">, </w:t>
        </w:r>
        <w:proofErr w:type="spellStart"/>
        <w:r w:rsidR="00515E10" w:rsidRPr="00ED07A0">
          <w:rPr>
            <w:rFonts w:cs="Times New Roman"/>
            <w:iCs/>
            <w:szCs w:val="24"/>
          </w:rPr>
          <w:lastRenderedPageBreak/>
          <w:t>Coleoptera</w:t>
        </w:r>
        <w:proofErr w:type="spellEnd"/>
        <w:r w:rsidR="00515E10" w:rsidRPr="00ED07A0">
          <w:rPr>
            <w:rFonts w:cs="Times New Roman"/>
            <w:iCs/>
            <w:szCs w:val="24"/>
          </w:rPr>
          <w:t xml:space="preserve">, </w:t>
        </w:r>
        <w:proofErr w:type="spellStart"/>
        <w:r w:rsidR="00515E10" w:rsidRPr="00ED07A0">
          <w:rPr>
            <w:rFonts w:cs="Times New Roman"/>
            <w:iCs/>
            <w:szCs w:val="24"/>
          </w:rPr>
          <w:t>Diptera</w:t>
        </w:r>
        <w:proofErr w:type="spellEnd"/>
        <w:r w:rsidR="00515E10" w:rsidRPr="00ED07A0">
          <w:rPr>
            <w:rFonts w:cs="Times New Roman"/>
            <w:iCs/>
            <w:szCs w:val="24"/>
          </w:rPr>
          <w:t xml:space="preserve">, Hymenoptera, </w:t>
        </w:r>
        <w:proofErr w:type="spellStart"/>
        <w:r w:rsidR="00515E10" w:rsidRPr="00ED07A0">
          <w:rPr>
            <w:rFonts w:cs="Times New Roman"/>
            <w:iCs/>
            <w:szCs w:val="24"/>
          </w:rPr>
          <w:t>Isoptera</w:t>
        </w:r>
        <w:proofErr w:type="spellEnd"/>
        <w:r w:rsidR="00515E10" w:rsidRPr="00ED07A0">
          <w:rPr>
            <w:rFonts w:cs="Times New Roman"/>
            <w:iCs/>
            <w:szCs w:val="24"/>
          </w:rPr>
          <w:t xml:space="preserve">, </w:t>
        </w:r>
        <w:proofErr w:type="spellStart"/>
        <w:r w:rsidR="00515E10" w:rsidRPr="00ED07A0">
          <w:rPr>
            <w:rFonts w:cs="Times New Roman"/>
            <w:iCs/>
            <w:szCs w:val="24"/>
          </w:rPr>
          <w:t>Neuroptera</w:t>
        </w:r>
        <w:proofErr w:type="spellEnd"/>
        <w:r w:rsidR="00515E10" w:rsidRPr="00ED07A0">
          <w:rPr>
            <w:rFonts w:cs="Times New Roman"/>
            <w:iCs/>
            <w:szCs w:val="24"/>
          </w:rPr>
          <w:t xml:space="preserve">, and </w:t>
        </w:r>
        <w:proofErr w:type="spellStart"/>
        <w:r w:rsidR="00515E10" w:rsidRPr="00ED07A0">
          <w:rPr>
            <w:rFonts w:cs="Times New Roman"/>
            <w:iCs/>
            <w:szCs w:val="24"/>
          </w:rPr>
          <w:t>Phasmatodea</w:t>
        </w:r>
      </w:ins>
      <w:proofErr w:type="spellEnd"/>
      <w:ins w:id="127" w:author="Microsoft Office User" w:date="2020-04-25T02:20:00Z">
        <w:r w:rsidRPr="00ED07A0">
          <w:rPr>
            <w:rFonts w:cs="Times New Roman"/>
            <w:iCs/>
            <w:szCs w:val="24"/>
          </w:rPr>
          <w:t xml:space="preserve">). </w:t>
        </w:r>
      </w:ins>
      <w:ins w:id="128" w:author="Microsoft Office User" w:date="2020-04-25T02:17:00Z">
        <w:r w:rsidRPr="00ED07A0">
          <w:rPr>
            <w:rFonts w:cs="Times New Roman"/>
            <w:iCs/>
            <w:szCs w:val="24"/>
          </w:rPr>
          <w:t>Our analysis of the data</w:t>
        </w:r>
      </w:ins>
      <w:ins w:id="129" w:author="Microsoft Office User" w:date="2020-04-25T02:27:00Z">
        <w:r w:rsidR="00515E10" w:rsidRPr="00ED07A0">
          <w:rPr>
            <w:rFonts w:cs="Times New Roman"/>
            <w:iCs/>
            <w:szCs w:val="24"/>
          </w:rPr>
          <w:t xml:space="preserve"> </w:t>
        </w:r>
      </w:ins>
      <w:ins w:id="130" w:author="Microsoft Office User" w:date="2020-04-25T02:34:00Z">
        <w:r w:rsidR="00515E10">
          <w:rPr>
            <w:rFonts w:cs="Times New Roman"/>
            <w:iCs/>
            <w:szCs w:val="24"/>
          </w:rPr>
          <w:t xml:space="preserve">described with ascending and descending rates </w:t>
        </w:r>
      </w:ins>
      <w:ins w:id="131" w:author="Microsoft Office User" w:date="2020-04-25T02:35:00Z">
        <w:r w:rsidR="00515E10">
          <w:rPr>
            <w:rFonts w:cs="Times New Roman"/>
            <w:iCs/>
            <w:szCs w:val="24"/>
          </w:rPr>
          <w:t xml:space="preserve">of chromosome number evolution </w:t>
        </w:r>
      </w:ins>
      <w:ins w:id="132" w:author="Microsoft Office User" w:date="2020-04-25T02:34:00Z">
        <w:r w:rsidR="00515E10">
          <w:rPr>
            <w:rFonts w:cs="Times New Roman"/>
            <w:iCs/>
            <w:szCs w:val="24"/>
          </w:rPr>
          <w:t xml:space="preserve">alone showed </w:t>
        </w:r>
      </w:ins>
      <w:ins w:id="133" w:author="Microsoft Office User" w:date="2020-04-25T02:35:00Z">
        <w:r w:rsidR="009F7D52">
          <w:rPr>
            <w:rFonts w:cs="Times New Roman"/>
            <w:iCs/>
            <w:szCs w:val="24"/>
          </w:rPr>
          <w:t xml:space="preserve">some </w:t>
        </w:r>
      </w:ins>
      <w:ins w:id="134" w:author="Microsoft Office User" w:date="2020-04-25T02:34:00Z">
        <w:r w:rsidR="00515E10">
          <w:rPr>
            <w:rFonts w:cs="Times New Roman"/>
            <w:iCs/>
            <w:szCs w:val="24"/>
          </w:rPr>
          <w:t xml:space="preserve">variability, with </w:t>
        </w:r>
      </w:ins>
      <w:proofErr w:type="spellStart"/>
      <w:ins w:id="135" w:author="Microsoft Office User" w:date="2020-04-25T02:32:00Z">
        <w:r w:rsidR="00515E10">
          <w:rPr>
            <w:rFonts w:cs="Times New Roman"/>
            <w:iCs/>
            <w:szCs w:val="24"/>
          </w:rPr>
          <w:t>Phasmatodea</w:t>
        </w:r>
        <w:proofErr w:type="spellEnd"/>
        <w:r w:rsidR="00515E10">
          <w:rPr>
            <w:rFonts w:cs="Times New Roman"/>
            <w:iCs/>
            <w:szCs w:val="24"/>
          </w:rPr>
          <w:t xml:space="preserve"> and Lepidoptera having the most variance </w:t>
        </w:r>
      </w:ins>
      <w:ins w:id="136" w:author="Microsoft Office User" w:date="2020-04-25T02:27:00Z">
        <w:r w:rsidR="00515E10" w:rsidRPr="00ED07A0">
          <w:rPr>
            <w:rFonts w:cs="Times New Roman"/>
            <w:iCs/>
            <w:szCs w:val="24"/>
          </w:rPr>
          <w:t xml:space="preserve">(Figure </w:t>
        </w:r>
        <w:bookmarkStart w:id="137" w:name="_GoBack"/>
        <w:bookmarkEnd w:id="137"/>
        <w:r w:rsidR="00515E10" w:rsidRPr="00ED07A0">
          <w:rPr>
            <w:rFonts w:cs="Times New Roman"/>
            <w:iCs/>
            <w:szCs w:val="24"/>
          </w:rPr>
          <w:t xml:space="preserve">2a). </w:t>
        </w:r>
      </w:ins>
      <w:ins w:id="138" w:author="Microsoft Office User" w:date="2020-04-25T02:35:00Z">
        <w:r w:rsidR="009F7D52">
          <w:rPr>
            <w:rFonts w:cs="Times New Roman"/>
            <w:iCs/>
            <w:szCs w:val="24"/>
          </w:rPr>
          <w:t xml:space="preserve">Despite this variability, there appears to be no pattern in those clades with high rates of chromosome number evolution </w:t>
        </w:r>
      </w:ins>
      <w:ins w:id="139" w:author="Microsoft Office User" w:date="2020-04-25T02:36:00Z">
        <w:r w:rsidR="009F7D52">
          <w:rPr>
            <w:rFonts w:cs="Times New Roman"/>
            <w:iCs/>
            <w:szCs w:val="24"/>
          </w:rPr>
          <w:t xml:space="preserve">and either monocentric or holocentric chromosomes. </w:t>
        </w:r>
      </w:ins>
      <w:ins w:id="140" w:author="Microsoft Office User" w:date="2020-04-25T02:37:00Z">
        <w:r w:rsidR="009F7D52">
          <w:rPr>
            <w:rFonts w:cs="Times New Roman"/>
            <w:iCs/>
            <w:szCs w:val="24"/>
          </w:rPr>
          <w:t>This indicates di</w:t>
        </w:r>
      </w:ins>
      <w:ins w:id="141" w:author="Microsoft Office User" w:date="2020-04-25T02:38:00Z">
        <w:r w:rsidR="009F7D52">
          <w:rPr>
            <w:rFonts w:cs="Times New Roman"/>
            <w:iCs/>
            <w:szCs w:val="24"/>
          </w:rPr>
          <w:t xml:space="preserve">fferences among orders, but no relationship between </w:t>
        </w:r>
        <w:proofErr w:type="spellStart"/>
        <w:r w:rsidR="009F7D52">
          <w:rPr>
            <w:rFonts w:cs="Times New Roman"/>
            <w:iCs/>
            <w:szCs w:val="24"/>
          </w:rPr>
          <w:t>holocentricity</w:t>
        </w:r>
        <w:proofErr w:type="spellEnd"/>
        <w:r w:rsidR="009F7D52">
          <w:rPr>
            <w:rFonts w:cs="Times New Roman"/>
            <w:iCs/>
            <w:szCs w:val="24"/>
          </w:rPr>
          <w:t xml:space="preserve"> and rates of chromosome number </w:t>
        </w:r>
        <w:proofErr w:type="spellStart"/>
        <w:r w:rsidR="009F7D52">
          <w:rPr>
            <w:rFonts w:cs="Times New Roman"/>
            <w:iCs/>
            <w:szCs w:val="24"/>
          </w:rPr>
          <w:t xml:space="preserve">evolution. </w:t>
        </w:r>
      </w:ins>
      <w:proofErr w:type="spellEnd"/>
    </w:p>
    <w:p w14:paraId="3AE71CB3" w14:textId="0A8DE047" w:rsidR="00E876A6" w:rsidRPr="00ED07A0" w:rsidRDefault="009F7D52" w:rsidP="00ED07A0">
      <w:pPr>
        <w:pStyle w:val="Default"/>
        <w:widowControl w:val="0"/>
        <w:ind w:firstLine="720"/>
        <w:rPr>
          <w:ins w:id="142" w:author="Microsoft Office User" w:date="2020-04-25T02:22:00Z"/>
          <w:rFonts w:cs="Times New Roman"/>
          <w:iCs/>
          <w:szCs w:val="24"/>
        </w:rPr>
      </w:pPr>
      <w:ins w:id="143" w:author="Microsoft Office User" w:date="2020-04-25T02:36:00Z">
        <w:r>
          <w:rPr>
            <w:rFonts w:cs="Times New Roman"/>
            <w:iCs/>
            <w:szCs w:val="24"/>
          </w:rPr>
          <w:t>With the addition of polyploidy into the model, the variance among rates of chromosome number evolution is reduced among the orders</w:t>
        </w:r>
      </w:ins>
      <w:ins w:id="144" w:author="Microsoft Office User" w:date="2020-04-25T02:51:00Z">
        <w:r w:rsidR="00ED07A0">
          <w:rPr>
            <w:rFonts w:cs="Times New Roman"/>
            <w:iCs/>
            <w:szCs w:val="24"/>
          </w:rPr>
          <w:t xml:space="preserve"> (Figure 3b)</w:t>
        </w:r>
      </w:ins>
      <w:ins w:id="145" w:author="Microsoft Office User" w:date="2020-04-25T02:36:00Z">
        <w:r>
          <w:rPr>
            <w:rFonts w:cs="Times New Roman"/>
            <w:iCs/>
            <w:szCs w:val="24"/>
          </w:rPr>
          <w:t xml:space="preserve">. </w:t>
        </w:r>
      </w:ins>
      <w:ins w:id="146" w:author="Microsoft Office User" w:date="2020-04-25T02:46:00Z">
        <w:r w:rsidR="00ED07A0">
          <w:rPr>
            <w:rFonts w:cs="Times New Roman"/>
            <w:iCs/>
            <w:szCs w:val="24"/>
          </w:rPr>
          <w:t xml:space="preserve">Despite this, the descending rate was higher in </w:t>
        </w:r>
        <w:proofErr w:type="spellStart"/>
        <w:r w:rsidR="00ED07A0">
          <w:rPr>
            <w:rFonts w:cs="Times New Roman"/>
            <w:iCs/>
            <w:szCs w:val="24"/>
          </w:rPr>
          <w:t>Blattodea</w:t>
        </w:r>
        <w:proofErr w:type="spellEnd"/>
        <w:r w:rsidR="00ED07A0">
          <w:rPr>
            <w:rFonts w:cs="Times New Roman"/>
            <w:iCs/>
            <w:szCs w:val="24"/>
          </w:rPr>
          <w:t xml:space="preserve">, </w:t>
        </w:r>
      </w:ins>
      <w:ins w:id="147" w:author="Microsoft Office User" w:date="2020-04-25T02:47:00Z">
        <w:r w:rsidR="00ED07A0">
          <w:rPr>
            <w:rFonts w:cs="Times New Roman"/>
            <w:iCs/>
            <w:szCs w:val="24"/>
          </w:rPr>
          <w:t>I</w:t>
        </w:r>
      </w:ins>
      <w:ins w:id="148" w:author="Microsoft Office User" w:date="2020-04-25T02:46:00Z">
        <w:r w:rsidR="00ED07A0">
          <w:rPr>
            <w:rFonts w:cs="Times New Roman"/>
            <w:iCs/>
            <w:szCs w:val="24"/>
          </w:rPr>
          <w:t xml:space="preserve">soptera, </w:t>
        </w:r>
      </w:ins>
      <w:ins w:id="149" w:author="Microsoft Office User" w:date="2020-04-25T02:47:00Z">
        <w:r w:rsidR="00ED07A0">
          <w:rPr>
            <w:rFonts w:cs="Times New Roman"/>
            <w:iCs/>
            <w:szCs w:val="24"/>
          </w:rPr>
          <w:t xml:space="preserve">and </w:t>
        </w:r>
        <w:proofErr w:type="spellStart"/>
        <w:r w:rsidR="00ED07A0">
          <w:rPr>
            <w:rFonts w:cs="Times New Roman"/>
            <w:iCs/>
            <w:szCs w:val="24"/>
          </w:rPr>
          <w:t>Phasmatodea</w:t>
        </w:r>
        <w:proofErr w:type="spellEnd"/>
        <w:r w:rsidR="00ED07A0">
          <w:rPr>
            <w:rFonts w:cs="Times New Roman"/>
            <w:iCs/>
            <w:szCs w:val="24"/>
          </w:rPr>
          <w:t>. This is representative of some, but not all monocentric orders.</w:t>
        </w:r>
      </w:ins>
      <w:ins w:id="150" w:author="Microsoft Office User" w:date="2020-04-25T02:48:00Z">
        <w:r w:rsidR="00ED07A0">
          <w:rPr>
            <w:rFonts w:cs="Times New Roman"/>
            <w:iCs/>
            <w:szCs w:val="24"/>
          </w:rPr>
          <w:t xml:space="preserve"> </w:t>
        </w:r>
      </w:ins>
      <w:ins w:id="151" w:author="Microsoft Office User" w:date="2020-04-25T02:49:00Z">
        <w:r w:rsidR="00ED07A0">
          <w:rPr>
            <w:rFonts w:cs="Times New Roman"/>
            <w:iCs/>
            <w:szCs w:val="24"/>
          </w:rPr>
          <w:t xml:space="preserve">The order Lepidoptera shows a decrease in ascending and descending rates of chromosome number evolution with the addition of polyploid into the model. This is most likely driven by large variation in chromosome number </w:t>
        </w:r>
      </w:ins>
      <w:ins w:id="152" w:author="Microsoft Office User" w:date="2020-04-25T02:50:00Z">
        <w:r w:rsidR="00ED07A0">
          <w:rPr>
            <w:rFonts w:cs="Times New Roman"/>
            <w:iCs/>
            <w:szCs w:val="24"/>
          </w:rPr>
          <w:t>associated with the order.</w:t>
        </w:r>
      </w:ins>
      <w:ins w:id="153" w:author="Microsoft Office User" w:date="2020-04-25T02:48:00Z">
        <w:r w:rsidR="00ED07A0">
          <w:rPr>
            <w:rFonts w:cs="Times New Roman"/>
            <w:iCs/>
            <w:szCs w:val="24"/>
          </w:rPr>
          <w:t xml:space="preserve"> </w:t>
        </w:r>
      </w:ins>
    </w:p>
    <w:p w14:paraId="1D0D27AC" w14:textId="77777777" w:rsidR="00E876A6" w:rsidRDefault="00E876A6">
      <w:pPr>
        <w:pStyle w:val="Default"/>
        <w:widowControl w:val="0"/>
        <w:rPr>
          <w:ins w:id="154" w:author="Microsoft Office User" w:date="2020-04-25T02:22:00Z"/>
          <w:rFonts w:cs="Times New Roman"/>
          <w:i/>
          <w:iCs/>
          <w:szCs w:val="24"/>
        </w:rPr>
      </w:pPr>
    </w:p>
    <w:p w14:paraId="34095C61" w14:textId="3804A0BD" w:rsidR="00D97F3B" w:rsidRPr="001C3E57" w:rsidRDefault="00FD325D" w:rsidP="00ED07A0">
      <w:pPr>
        <w:pStyle w:val="Default"/>
        <w:widowControl w:val="0"/>
        <w:rPr>
          <w:rFonts w:cs="Times New Roman"/>
          <w:i/>
          <w:iCs/>
          <w:szCs w:val="24"/>
        </w:rPr>
      </w:pPr>
      <w:r w:rsidRPr="001C3E57">
        <w:rPr>
          <w:rFonts w:cs="Times New Roman"/>
          <w:i/>
          <w:iCs/>
          <w:szCs w:val="24"/>
        </w:rPr>
        <w:t>Analysis of Monocentric and Holocentric Species</w:t>
      </w:r>
    </w:p>
    <w:p w14:paraId="51B3B302" w14:textId="6D0A7361" w:rsidR="00FD325D" w:rsidRPr="001C3E57" w:rsidRDefault="00FD325D" w:rsidP="00164074">
      <w:pPr>
        <w:pStyle w:val="Default"/>
        <w:widowControl w:val="0"/>
        <w:rPr>
          <w:rFonts w:cs="Times New Roman"/>
          <w:szCs w:val="24"/>
        </w:rPr>
      </w:pPr>
      <w:r w:rsidRPr="001C3E57">
        <w:rPr>
          <w:rFonts w:cs="Times New Roman"/>
          <w:szCs w:val="24"/>
        </w:rPr>
        <w:tab/>
      </w:r>
      <w:ins w:id="155" w:author="Microsoft Office User" w:date="2020-04-25T02:04:00Z">
        <w:r w:rsidR="00C15ED0">
          <w:rPr>
            <w:rFonts w:cs="Times New Roman"/>
            <w:szCs w:val="24"/>
          </w:rPr>
          <w:t>R</w:t>
        </w:r>
      </w:ins>
      <w:r w:rsidR="000E33F0" w:rsidRPr="001C3E57">
        <w:rPr>
          <w:rFonts w:cs="Times New Roman"/>
          <w:szCs w:val="24"/>
        </w:rPr>
        <w:t xml:space="preserve">ates of chromosome evolution </w:t>
      </w:r>
      <w:ins w:id="156" w:author="Microsoft Office User" w:date="2020-04-25T02:05:00Z">
        <w:r w:rsidR="00C15ED0">
          <w:rPr>
            <w:rFonts w:cs="Times New Roman"/>
            <w:szCs w:val="24"/>
          </w:rPr>
          <w:t xml:space="preserve">were tested </w:t>
        </w:r>
      </w:ins>
      <w:r w:rsidR="000E33F0" w:rsidRPr="001C3E57">
        <w:rPr>
          <w:rFonts w:cs="Times New Roman"/>
          <w:szCs w:val="24"/>
        </w:rPr>
        <w:t xml:space="preserve">across the two insect trees. </w:t>
      </w:r>
      <w:ins w:id="157" w:author="Microsoft Office User" w:date="2020-04-25T02:07:00Z">
        <w:r w:rsidR="00C15ED0">
          <w:rPr>
            <w:rFonts w:cs="Times New Roman"/>
            <w:szCs w:val="24"/>
          </w:rPr>
          <w:t xml:space="preserve">Eight parameters were included when testing </w:t>
        </w:r>
      </w:ins>
      <w:r w:rsidR="000E33F0" w:rsidRPr="001C3E57">
        <w:rPr>
          <w:rFonts w:cs="Times New Roman"/>
          <w:szCs w:val="24"/>
        </w:rPr>
        <w:t>These parameters included fusion, fission, and the transition between monocentric and holocentric chromosomes</w:t>
      </w:r>
      <w:r w:rsidR="00200F32" w:rsidRPr="001C3E57">
        <w:rPr>
          <w:rFonts w:cs="Times New Roman"/>
          <w:szCs w:val="24"/>
        </w:rPr>
        <w:t xml:space="preserve"> and vice versa</w:t>
      </w:r>
      <w:r w:rsidR="000E33F0" w:rsidRPr="001C3E57">
        <w:rPr>
          <w:rFonts w:cs="Times New Roman"/>
          <w:szCs w:val="24"/>
        </w:rPr>
        <w:t xml:space="preserve">. </w:t>
      </w:r>
      <w:r w:rsidR="00200F32" w:rsidRPr="001C3E57">
        <w:rPr>
          <w:rFonts w:cs="Times New Roman"/>
          <w:szCs w:val="24"/>
        </w:rPr>
        <w:t xml:space="preserve">The data had low variability and the rates did not show a difference between monocentric and holocentric chromosomes (Figure 2). This indicates that there are no significant differences among rates of chromosome evolution based on type of </w:t>
      </w:r>
      <w:r w:rsidR="00164074">
        <w:rPr>
          <w:rFonts w:cs="Times New Roman"/>
          <w:szCs w:val="24"/>
        </w:rPr>
        <w:t>chromosome</w:t>
      </w:r>
      <w:r w:rsidR="00200F32" w:rsidRPr="001C3E57">
        <w:rPr>
          <w:rFonts w:cs="Times New Roman"/>
          <w:szCs w:val="24"/>
        </w:rPr>
        <w:t xml:space="preserve">. </w:t>
      </w:r>
    </w:p>
    <w:p w14:paraId="4324AA52" w14:textId="4F9C173D" w:rsidR="00FD325D" w:rsidRPr="001C3E57" w:rsidRDefault="00FD325D" w:rsidP="00164074">
      <w:pPr>
        <w:pStyle w:val="Default"/>
        <w:widowControl w:val="0"/>
        <w:rPr>
          <w:rFonts w:cs="Times New Roman"/>
          <w:szCs w:val="24"/>
        </w:rPr>
      </w:pPr>
    </w:p>
    <w:p w14:paraId="32344FA2" w14:textId="28915427" w:rsidR="00FD325D" w:rsidRPr="001C3E57" w:rsidRDefault="00FD325D" w:rsidP="00164074">
      <w:pPr>
        <w:pStyle w:val="Default"/>
        <w:widowControl w:val="0"/>
        <w:rPr>
          <w:rFonts w:cs="Times New Roman"/>
          <w:i/>
          <w:iCs/>
          <w:szCs w:val="24"/>
        </w:rPr>
      </w:pPr>
      <w:r w:rsidRPr="001C3E57">
        <w:rPr>
          <w:rFonts w:cs="Times New Roman"/>
          <w:i/>
          <w:iCs/>
          <w:szCs w:val="24"/>
        </w:rPr>
        <w:t>Analysis of Orders</w:t>
      </w:r>
    </w:p>
    <w:p w14:paraId="0EA30C59" w14:textId="34631D64" w:rsidR="004034FA" w:rsidRPr="001C3E57" w:rsidRDefault="00FD325D" w:rsidP="00164074">
      <w:pPr>
        <w:pStyle w:val="Default"/>
        <w:widowControl w:val="0"/>
        <w:rPr>
          <w:rFonts w:cs="Times New Roman"/>
        </w:rPr>
      </w:pPr>
      <w:r w:rsidRPr="001C3E57">
        <w:rPr>
          <w:rFonts w:cs="Times New Roman"/>
          <w:szCs w:val="24"/>
        </w:rPr>
        <w:tab/>
      </w:r>
      <w:r w:rsidR="00687BFB" w:rsidRPr="001C3E57">
        <w:rPr>
          <w:rFonts w:cs="Times New Roman"/>
          <w:szCs w:val="24"/>
        </w:rPr>
        <w:t xml:space="preserve">We tested the </w:t>
      </w:r>
      <w:r w:rsidR="004034FA" w:rsidRPr="001C3E57">
        <w:rPr>
          <w:rFonts w:cs="Times New Roman"/>
        </w:rPr>
        <w:t>rate</w:t>
      </w:r>
      <w:r w:rsidR="00687BFB" w:rsidRPr="001C3E57">
        <w:rPr>
          <w:rFonts w:cs="Times New Roman"/>
        </w:rPr>
        <w:t>s</w:t>
      </w:r>
      <w:r w:rsidR="004034FA" w:rsidRPr="001C3E57">
        <w:rPr>
          <w:rFonts w:cs="Times New Roman"/>
        </w:rPr>
        <w:t xml:space="preserve"> of chromosome evolution </w:t>
      </w:r>
      <w:r w:rsidR="00687BFB" w:rsidRPr="001C3E57">
        <w:rPr>
          <w:rFonts w:cs="Times New Roman"/>
        </w:rPr>
        <w:t>including</w:t>
      </w:r>
      <w:r w:rsidR="004034FA" w:rsidRPr="001C3E57">
        <w:rPr>
          <w:rFonts w:cs="Times New Roman"/>
        </w:rPr>
        <w:t xml:space="preserve"> polyploidy</w:t>
      </w:r>
      <w:r w:rsidR="00687BFB" w:rsidRPr="001C3E57">
        <w:rPr>
          <w:rFonts w:cs="Times New Roman"/>
        </w:rPr>
        <w:t xml:space="preserve"> for the ten orders</w:t>
      </w:r>
      <w:r w:rsidR="00941A9B" w:rsidRPr="001C3E57">
        <w:rPr>
          <w:rFonts w:cs="Times New Roman"/>
        </w:rPr>
        <w:t xml:space="preserve"> that contained more than 20 samples for analysis</w:t>
      </w:r>
      <w:r w:rsidR="004034FA" w:rsidRPr="001C3E57">
        <w:rPr>
          <w:rFonts w:cs="Times New Roman"/>
        </w:rPr>
        <w:t xml:space="preserve">. </w:t>
      </w:r>
      <w:r w:rsidR="00687BFB" w:rsidRPr="001C3E57">
        <w:rPr>
          <w:rFonts w:cs="Times New Roman"/>
        </w:rPr>
        <w:t xml:space="preserve">The range in rates was relatively low and there were no trends in the data (Figure </w:t>
      </w:r>
      <w:r w:rsidR="000E33F0" w:rsidRPr="001C3E57">
        <w:rPr>
          <w:rFonts w:cs="Times New Roman"/>
        </w:rPr>
        <w:t>3</w:t>
      </w:r>
      <w:r w:rsidR="00941A9B" w:rsidRPr="001C3E57">
        <w:rPr>
          <w:rFonts w:cs="Times New Roman"/>
        </w:rPr>
        <w:t>a</w:t>
      </w:r>
      <w:r w:rsidR="00687BFB" w:rsidRPr="001C3E57">
        <w:rPr>
          <w:rFonts w:cs="Times New Roman"/>
        </w:rPr>
        <w:t xml:space="preserve">). </w:t>
      </w:r>
      <w:r w:rsidR="004034FA" w:rsidRPr="001C3E57">
        <w:rPr>
          <w:rFonts w:cs="Times New Roman"/>
        </w:rPr>
        <w:t xml:space="preserve">The addition of polyploidy in the model decreased the variation of all rates of chromosome evolution. </w:t>
      </w:r>
      <w:r w:rsidR="00687BFB" w:rsidRPr="001C3E57">
        <w:rPr>
          <w:rFonts w:cs="Times New Roman"/>
        </w:rPr>
        <w:t xml:space="preserve">The fusion rate, however, was </w:t>
      </w:r>
      <w:r w:rsidR="006315DE" w:rsidRPr="001C3E57">
        <w:rPr>
          <w:rFonts w:cs="Times New Roman"/>
        </w:rPr>
        <w:t xml:space="preserve">higher in Blattodea, Isoptera, and Phasmatodea, but this does not include all of the monocentric species. The holocentric orders had similar rates to all other orders. </w:t>
      </w:r>
    </w:p>
    <w:p w14:paraId="2E97CED5" w14:textId="41B7409E" w:rsidR="006315DE" w:rsidRPr="001C3E57" w:rsidRDefault="006315DE" w:rsidP="00164074">
      <w:pPr>
        <w:pStyle w:val="Default"/>
        <w:widowControl w:val="0"/>
        <w:rPr>
          <w:rFonts w:cs="Times New Roman"/>
        </w:rPr>
      </w:pPr>
      <w:r w:rsidRPr="001C3E57">
        <w:rPr>
          <w:rFonts w:cs="Times New Roman"/>
        </w:rPr>
        <w:tab/>
        <w:t xml:space="preserve">Next, we tested the rates of chromosome evolution without polyploidy for the ten orders. There was more variability in this data, however, there were still no clear trends in the data (Figure </w:t>
      </w:r>
      <w:r w:rsidR="000E33F0" w:rsidRPr="001C3E57">
        <w:rPr>
          <w:rFonts w:cs="Times New Roman"/>
        </w:rPr>
        <w:t>3</w:t>
      </w:r>
      <w:r w:rsidR="00941A9B" w:rsidRPr="001C3E57">
        <w:rPr>
          <w:rFonts w:cs="Times New Roman"/>
        </w:rPr>
        <w:t>b</w:t>
      </w:r>
      <w:r w:rsidRPr="001C3E57">
        <w:rPr>
          <w:rFonts w:cs="Times New Roman"/>
        </w:rPr>
        <w:t xml:space="preserve">). Lepidoptera, however, had an increase in both the fission and fusion rates as compared to the rates with polyploidy. This is most likely driven by large variation in chromosome number associated with the order. The other species that </w:t>
      </w:r>
      <w:r w:rsidR="000E33F0" w:rsidRPr="001C3E57">
        <w:rPr>
          <w:rFonts w:cs="Times New Roman"/>
        </w:rPr>
        <w:t>were</w:t>
      </w:r>
      <w:r w:rsidRPr="001C3E57">
        <w:rPr>
          <w:rFonts w:cs="Times New Roman"/>
        </w:rPr>
        <w:t xml:space="preserve"> also holocentric do not show an increase in fission and fusion rates like Lepidoptera. </w:t>
      </w:r>
      <w:del w:id="158" w:author="Microsoft Office User" w:date="2020-04-25T02:38:00Z">
        <w:r w:rsidR="000E33F0" w:rsidRPr="001C3E57" w:rsidDel="009F7D52">
          <w:rPr>
            <w:rFonts w:cs="Times New Roman"/>
          </w:rPr>
          <w:delText>This indicates differences among orders, but no relationship between holocentricity and rates of chromosome evolution.</w:delText>
        </w:r>
      </w:del>
    </w:p>
    <w:p w14:paraId="6A562B37" w14:textId="6BFBE126" w:rsidR="00FD325D" w:rsidRPr="001C3E57" w:rsidRDefault="00FD325D" w:rsidP="00164074">
      <w:pPr>
        <w:pStyle w:val="Default"/>
        <w:widowControl w:val="0"/>
        <w:rPr>
          <w:rFonts w:cs="Times New Roman"/>
          <w:szCs w:val="24"/>
        </w:rPr>
      </w:pPr>
    </w:p>
    <w:p w14:paraId="0D031BF2" w14:textId="11A9E9F5" w:rsidR="00077899" w:rsidRPr="001C3E57" w:rsidRDefault="00077899" w:rsidP="00164074">
      <w:pPr>
        <w:pStyle w:val="Default"/>
        <w:widowControl w:val="0"/>
        <w:rPr>
          <w:rFonts w:cs="Times New Roman"/>
          <w:b/>
          <w:bCs/>
          <w:szCs w:val="24"/>
        </w:rPr>
      </w:pPr>
      <w:r w:rsidRPr="001C3E57">
        <w:rPr>
          <w:rFonts w:cs="Times New Roman"/>
          <w:b/>
          <w:bCs/>
          <w:szCs w:val="24"/>
        </w:rPr>
        <w:t>Discussion</w:t>
      </w:r>
    </w:p>
    <w:p w14:paraId="4A025FF6" w14:textId="6E125E26" w:rsidR="00200F32" w:rsidRPr="001C3E57" w:rsidRDefault="000E33F0" w:rsidP="00164074">
      <w:pPr>
        <w:rPr>
          <w:rFonts w:ascii="Times New Roman" w:hAnsi="Times New Roman" w:cs="Times New Roman"/>
        </w:rPr>
      </w:pPr>
      <w:r w:rsidRPr="001C3E57">
        <w:rPr>
          <w:rFonts w:ascii="Times New Roman" w:hAnsi="Times New Roman" w:cs="Times New Roman"/>
        </w:rPr>
        <w:tab/>
      </w:r>
      <w:r w:rsidR="00200F32" w:rsidRPr="001C3E57">
        <w:rPr>
          <w:rFonts w:ascii="Times New Roman" w:hAnsi="Times New Roman" w:cs="Times New Roman"/>
        </w:rPr>
        <w:t>The hypothesis that holocentric chromosomes are more tolerant to fusions and fissions and therefore have a higher rate of chromosome evolution was not supported by our data. Overall, the rates of chromosome evolution were similar among monocentric and holocentric species. When our data was separated based on orders, the rates showed differences among orders and not due to differences in chromosome type. This is most likely due differences amongst orders based on different selective pressures experienced by the clades rather than the type of chromosome. Holocentric chromosomes may be more tolerant to fusions and fissions</w:t>
      </w:r>
      <w:r w:rsidR="00AA221D" w:rsidRPr="001C3E57">
        <w:rPr>
          <w:rFonts w:ascii="Times New Roman" w:hAnsi="Times New Roman" w:cs="Times New Roman"/>
        </w:rPr>
        <w:t>.</w:t>
      </w:r>
      <w:r w:rsidR="00200F32" w:rsidRPr="001C3E57">
        <w:rPr>
          <w:rFonts w:ascii="Times New Roman" w:hAnsi="Times New Roman" w:cs="Times New Roman"/>
        </w:rPr>
        <w:t xml:space="preserve"> </w:t>
      </w:r>
      <w:r w:rsidR="00AA221D" w:rsidRPr="001C3E57">
        <w:rPr>
          <w:rFonts w:ascii="Times New Roman" w:hAnsi="Times New Roman" w:cs="Times New Roman"/>
        </w:rPr>
        <w:t>However,</w:t>
      </w:r>
      <w:r w:rsidR="00200F32" w:rsidRPr="001C3E57">
        <w:rPr>
          <w:rFonts w:ascii="Times New Roman" w:hAnsi="Times New Roman" w:cs="Times New Roman"/>
        </w:rPr>
        <w:t xml:space="preserve"> chromosome number </w:t>
      </w:r>
      <w:r w:rsidR="005512B9" w:rsidRPr="001C3E57">
        <w:rPr>
          <w:rFonts w:ascii="Times New Roman" w:hAnsi="Times New Roman" w:cs="Times New Roman"/>
        </w:rPr>
        <w:t>is constrained by external factors that have not caused a difference in the rate of chromosome evolution</w:t>
      </w:r>
      <w:r w:rsidR="00AA221D" w:rsidRPr="001C3E57">
        <w:rPr>
          <w:rFonts w:ascii="Times New Roman" w:hAnsi="Times New Roman" w:cs="Times New Roman"/>
        </w:rPr>
        <w:t xml:space="preserve"> due to holocentricity alone</w:t>
      </w:r>
      <w:r w:rsidR="005512B9" w:rsidRPr="001C3E57">
        <w:rPr>
          <w:rFonts w:ascii="Times New Roman" w:hAnsi="Times New Roman" w:cs="Times New Roman"/>
        </w:rPr>
        <w:t>.</w:t>
      </w:r>
    </w:p>
    <w:p w14:paraId="7AB89DDD" w14:textId="77777777" w:rsidR="006315DE" w:rsidRPr="001C3E57" w:rsidRDefault="006315DE" w:rsidP="00164074">
      <w:pPr>
        <w:rPr>
          <w:rFonts w:ascii="Times New Roman" w:hAnsi="Times New Roman" w:cs="Times New Roman"/>
        </w:rPr>
      </w:pPr>
    </w:p>
    <w:p w14:paraId="709E9F15" w14:textId="60F1AE42" w:rsidR="0041099B" w:rsidRPr="001C3E57" w:rsidRDefault="0041099B" w:rsidP="009C5348">
      <w:pPr>
        <w:rPr>
          <w:rFonts w:ascii="Times New Roman" w:hAnsi="Times New Roman" w:cs="Times New Roman"/>
          <w:b/>
          <w:bCs/>
        </w:rPr>
      </w:pPr>
      <w:r w:rsidRPr="001C3E57">
        <w:rPr>
          <w:rFonts w:ascii="Times New Roman" w:hAnsi="Times New Roman" w:cs="Times New Roman"/>
          <w:b/>
          <w:bCs/>
        </w:rPr>
        <w:t>Figures:</w:t>
      </w:r>
    </w:p>
    <w:p w14:paraId="25C540E4" w14:textId="3CAC27CE" w:rsidR="0041099B" w:rsidRPr="001C3E57" w:rsidRDefault="008612EC" w:rsidP="009C5348">
      <w:pPr>
        <w:rPr>
          <w:rFonts w:ascii="Times New Roman" w:hAnsi="Times New Roman" w:cs="Times New Roman"/>
        </w:rPr>
      </w:pPr>
      <w:r w:rsidRPr="001C3E57">
        <w:rPr>
          <w:rFonts w:ascii="Times New Roman" w:hAnsi="Times New Roman" w:cs="Times New Roman"/>
          <w:noProof/>
        </w:rPr>
        <w:drawing>
          <wp:inline distT="0" distB="0" distL="0" distR="0" wp14:anchorId="3A5AB20C" wp14:editId="7EF3D496">
            <wp:extent cx="5871870" cy="50205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01934" cy="5046279"/>
                    </a:xfrm>
                    <a:prstGeom prst="rect">
                      <a:avLst/>
                    </a:prstGeom>
                  </pic:spPr>
                </pic:pic>
              </a:graphicData>
            </a:graphic>
          </wp:inline>
        </w:drawing>
      </w:r>
    </w:p>
    <w:p w14:paraId="61EAE394" w14:textId="5262D5DC" w:rsidR="0041099B" w:rsidRPr="001C3E57" w:rsidRDefault="0041099B" w:rsidP="00DD0A86">
      <w:pPr>
        <w:rPr>
          <w:rFonts w:ascii="Times New Roman" w:hAnsi="Times New Roman" w:cs="Times New Roman"/>
        </w:rPr>
      </w:pPr>
      <w:r w:rsidRPr="001C3E57">
        <w:rPr>
          <w:rFonts w:ascii="Times New Roman" w:hAnsi="Times New Roman" w:cs="Times New Roman"/>
          <w:b/>
          <w:bCs/>
        </w:rPr>
        <w:t xml:space="preserve">Figure 1: </w:t>
      </w:r>
      <w:r w:rsidR="00E238CE" w:rsidRPr="001C3E57">
        <w:rPr>
          <w:rFonts w:ascii="Times New Roman" w:hAnsi="Times New Roman" w:cs="Times New Roman"/>
          <w:b/>
          <w:bCs/>
        </w:rPr>
        <w:t>Phylogeny</w:t>
      </w:r>
      <w:r w:rsidR="00E238CE" w:rsidRPr="001C3E57">
        <w:rPr>
          <w:rFonts w:ascii="Times New Roman" w:hAnsi="Times New Roman" w:cs="Times New Roman"/>
          <w:b/>
        </w:rPr>
        <w:t xml:space="preserve"> of type of centromeres and chromosome number.</w:t>
      </w:r>
      <w:r w:rsidR="00E238CE" w:rsidRPr="001C3E57">
        <w:rPr>
          <w:rFonts w:ascii="Times New Roman" w:hAnsi="Times New Roman" w:cs="Times New Roman"/>
        </w:rPr>
        <w:t xml:space="preserve"> </w:t>
      </w:r>
      <w:r w:rsidRPr="001C3E57">
        <w:rPr>
          <w:rFonts w:ascii="Times New Roman" w:hAnsi="Times New Roman" w:cs="Times New Roman"/>
        </w:rPr>
        <w:t xml:space="preserve">The black branches represent </w:t>
      </w:r>
      <w:r w:rsidR="00085A8D" w:rsidRPr="001C3E57">
        <w:rPr>
          <w:rFonts w:ascii="Times New Roman" w:hAnsi="Times New Roman" w:cs="Times New Roman"/>
        </w:rPr>
        <w:t xml:space="preserve">orders with </w:t>
      </w:r>
      <w:r w:rsidRPr="001C3E57">
        <w:rPr>
          <w:rFonts w:ascii="Times New Roman" w:hAnsi="Times New Roman" w:cs="Times New Roman"/>
        </w:rPr>
        <w:t>monocentric chromosomes and the gr</w:t>
      </w:r>
      <w:r w:rsidR="00085A8D" w:rsidRPr="001C3E57">
        <w:rPr>
          <w:rFonts w:ascii="Times New Roman" w:hAnsi="Times New Roman" w:cs="Times New Roman"/>
        </w:rPr>
        <w:t>a</w:t>
      </w:r>
      <w:r w:rsidRPr="001C3E57">
        <w:rPr>
          <w:rFonts w:ascii="Times New Roman" w:hAnsi="Times New Roman" w:cs="Times New Roman"/>
        </w:rPr>
        <w:t>y branches represen</w:t>
      </w:r>
      <w:r w:rsidR="00DD3DFC" w:rsidRPr="001C3E57">
        <w:rPr>
          <w:rFonts w:ascii="Times New Roman" w:hAnsi="Times New Roman" w:cs="Times New Roman"/>
        </w:rPr>
        <w:t>t</w:t>
      </w:r>
      <w:r w:rsidRPr="001C3E57">
        <w:rPr>
          <w:rFonts w:ascii="Times New Roman" w:hAnsi="Times New Roman" w:cs="Times New Roman"/>
        </w:rPr>
        <w:t xml:space="preserve"> </w:t>
      </w:r>
      <w:r w:rsidR="00085A8D" w:rsidRPr="001C3E57">
        <w:rPr>
          <w:rFonts w:ascii="Times New Roman" w:hAnsi="Times New Roman" w:cs="Times New Roman"/>
        </w:rPr>
        <w:t xml:space="preserve">orders with </w:t>
      </w:r>
      <w:r w:rsidRPr="001C3E57">
        <w:rPr>
          <w:rFonts w:ascii="Times New Roman" w:hAnsi="Times New Roman" w:cs="Times New Roman"/>
        </w:rPr>
        <w:t xml:space="preserve">holocentric chromosomes. The </w:t>
      </w:r>
      <w:r w:rsidR="00DD3DFC" w:rsidRPr="001C3E57">
        <w:rPr>
          <w:rFonts w:ascii="Times New Roman" w:hAnsi="Times New Roman" w:cs="Times New Roman"/>
        </w:rPr>
        <w:t>colored</w:t>
      </w:r>
      <w:r w:rsidRPr="001C3E57">
        <w:rPr>
          <w:rFonts w:ascii="Times New Roman" w:hAnsi="Times New Roman" w:cs="Times New Roman"/>
        </w:rPr>
        <w:t xml:space="preserve"> circles </w:t>
      </w:r>
      <w:r w:rsidR="008612EC" w:rsidRPr="001C3E57">
        <w:rPr>
          <w:rFonts w:ascii="Times New Roman" w:hAnsi="Times New Roman" w:cs="Times New Roman"/>
        </w:rPr>
        <w:t>at the tips</w:t>
      </w:r>
      <w:r w:rsidRPr="001C3E57">
        <w:rPr>
          <w:rFonts w:ascii="Times New Roman" w:hAnsi="Times New Roman" w:cs="Times New Roman"/>
        </w:rPr>
        <w:t xml:space="preserve"> represents the haploid chromosome number</w:t>
      </w:r>
      <w:r w:rsidR="008612EC" w:rsidRPr="001C3E57">
        <w:rPr>
          <w:rFonts w:ascii="Times New Roman" w:hAnsi="Times New Roman" w:cs="Times New Roman"/>
        </w:rPr>
        <w:t xml:space="preserve"> the color scale is log transformed to allow better visualization of variation in species with low chromosome number</w:t>
      </w:r>
      <w:r w:rsidRPr="001C3E57">
        <w:rPr>
          <w:rFonts w:ascii="Times New Roman" w:hAnsi="Times New Roman" w:cs="Times New Roman"/>
        </w:rPr>
        <w:t xml:space="preserve">. </w:t>
      </w:r>
    </w:p>
    <w:p w14:paraId="51B7144F" w14:textId="7577DF71" w:rsidR="0041099B" w:rsidRPr="001C3E57" w:rsidRDefault="0041099B" w:rsidP="00DD0A86">
      <w:pPr>
        <w:rPr>
          <w:rFonts w:ascii="Times New Roman" w:hAnsi="Times New Roman" w:cs="Times New Roman"/>
        </w:rPr>
      </w:pPr>
    </w:p>
    <w:p w14:paraId="12C3E0DF" w14:textId="77777777" w:rsidR="00200F32" w:rsidRPr="001C3E57" w:rsidRDefault="00200F32" w:rsidP="00DD0A86">
      <w:pPr>
        <w:rPr>
          <w:rFonts w:ascii="Times New Roman" w:hAnsi="Times New Roman" w:cs="Times New Roman"/>
        </w:rPr>
      </w:pPr>
    </w:p>
    <w:p w14:paraId="0742F269" w14:textId="7F96975C" w:rsidR="000E33F0" w:rsidRPr="001C3E57" w:rsidRDefault="000E33F0" w:rsidP="00DD0A86">
      <w:pPr>
        <w:rPr>
          <w:rFonts w:ascii="Times New Roman" w:hAnsi="Times New Roman" w:cs="Times New Roman"/>
          <w:b/>
          <w:bCs/>
        </w:rPr>
      </w:pPr>
      <w:commentRangeStart w:id="159"/>
      <w:r w:rsidRPr="001C3E57">
        <w:rPr>
          <w:rFonts w:ascii="Times New Roman" w:hAnsi="Times New Roman" w:cs="Times New Roman"/>
          <w:b/>
          <w:bCs/>
        </w:rPr>
        <w:t>Figure 2: Rates of chromosome evolution</w:t>
      </w:r>
      <w:r w:rsidR="00200F32" w:rsidRPr="001C3E57">
        <w:rPr>
          <w:rFonts w:ascii="Times New Roman" w:hAnsi="Times New Roman" w:cs="Times New Roman"/>
          <w:b/>
          <w:bCs/>
        </w:rPr>
        <w:t>.</w:t>
      </w:r>
      <w:commentRangeEnd w:id="159"/>
      <w:r w:rsidR="00200F32" w:rsidRPr="001C3E57">
        <w:rPr>
          <w:rStyle w:val="CommentReference"/>
          <w:rFonts w:ascii="Times New Roman" w:hAnsi="Times New Roman" w:cs="Times New Roman"/>
          <w:rPrChange w:id="160" w:author="Microsoft Office User" w:date="2020-04-22T12:19:00Z">
            <w:rPr>
              <w:rStyle w:val="CommentReference"/>
            </w:rPr>
          </w:rPrChange>
        </w:rPr>
        <w:commentReference w:id="159"/>
      </w:r>
    </w:p>
    <w:p w14:paraId="4F39A825" w14:textId="2C97F611" w:rsidR="00200F32" w:rsidRPr="001C3E57" w:rsidRDefault="00D7569D" w:rsidP="00A243F8">
      <w:pPr>
        <w:rPr>
          <w:rFonts w:ascii="Times New Roman" w:hAnsi="Times New Roman" w:cs="Times New Roman"/>
          <w:b/>
          <w:bCs/>
        </w:rPr>
      </w:pPr>
      <w:ins w:id="161" w:author="Microsoft Office User" w:date="2020-04-25T00:43:00Z">
        <w:r>
          <w:rPr>
            <w:rFonts w:ascii="Times New Roman" w:hAnsi="Times New Roman" w:cs="Times New Roman"/>
            <w:b/>
            <w:bCs/>
            <w:noProof/>
          </w:rPr>
          <w:lastRenderedPageBreak/>
          <w:drawing>
            <wp:inline distT="0" distB="0" distL="0" distR="0" wp14:anchorId="5CC7B9F9" wp14:editId="4484FAAA">
              <wp:extent cx="3657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nt.rates.pdf"/>
                      <pic:cNvPicPr/>
                    </pic:nvPicPr>
                    <pic:blipFill>
                      <a:blip r:embed="rId10">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ins>
    </w:p>
    <w:p w14:paraId="20FFE358" w14:textId="724B6735" w:rsidR="0041099B" w:rsidRPr="001C3E57" w:rsidRDefault="00297E6F" w:rsidP="00A243F8">
      <w:pPr>
        <w:rPr>
          <w:rFonts w:ascii="Times New Roman" w:hAnsi="Times New Roman" w:cs="Times New Roman"/>
        </w:rPr>
      </w:pPr>
      <w:r w:rsidRPr="001C3E57">
        <w:rPr>
          <w:rFonts w:ascii="Times New Roman" w:hAnsi="Times New Roman" w:cs="Times New Roman"/>
          <w:noProof/>
        </w:rPr>
        <w:lastRenderedPageBreak/>
        <w:drawing>
          <wp:inline distT="0" distB="0" distL="0" distR="0" wp14:anchorId="18FBA01B" wp14:editId="70D3B7DC">
            <wp:extent cx="5900468" cy="578739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25"/>
                    <a:stretch/>
                  </pic:blipFill>
                  <pic:spPr bwMode="auto">
                    <a:xfrm>
                      <a:off x="0" y="0"/>
                      <a:ext cx="5900468" cy="5787390"/>
                    </a:xfrm>
                    <a:prstGeom prst="rect">
                      <a:avLst/>
                    </a:prstGeom>
                    <a:ln>
                      <a:noFill/>
                    </a:ln>
                    <a:extLst>
                      <a:ext uri="{53640926-AAD7-44D8-BBD7-CCE9431645EC}">
                        <a14:shadowObscured xmlns:a14="http://schemas.microsoft.com/office/drawing/2010/main"/>
                      </a:ext>
                    </a:extLst>
                  </pic:spPr>
                </pic:pic>
              </a:graphicData>
            </a:graphic>
          </wp:inline>
        </w:drawing>
      </w:r>
    </w:p>
    <w:p w14:paraId="2B2F5B82" w14:textId="18C1DC9C" w:rsidR="0041099B" w:rsidRPr="001C3E57" w:rsidRDefault="0041099B" w:rsidP="001C3E57">
      <w:pPr>
        <w:rPr>
          <w:rFonts w:ascii="Times New Roman" w:hAnsi="Times New Roman" w:cs="Times New Roman"/>
        </w:rPr>
      </w:pPr>
      <w:r w:rsidRPr="001C3E57">
        <w:rPr>
          <w:rFonts w:ascii="Times New Roman" w:hAnsi="Times New Roman" w:cs="Times New Roman"/>
          <w:b/>
          <w:bCs/>
        </w:rPr>
        <w:t xml:space="preserve">Figure </w:t>
      </w:r>
      <w:r w:rsidR="000E33F0" w:rsidRPr="001C3E57">
        <w:rPr>
          <w:rFonts w:ascii="Times New Roman" w:hAnsi="Times New Roman" w:cs="Times New Roman"/>
          <w:b/>
          <w:bCs/>
        </w:rPr>
        <w:t>3</w:t>
      </w:r>
      <w:r w:rsidRPr="001C3E57">
        <w:rPr>
          <w:rFonts w:ascii="Times New Roman" w:hAnsi="Times New Roman" w:cs="Times New Roman"/>
          <w:b/>
          <w:bCs/>
        </w:rPr>
        <w:t>:</w:t>
      </w:r>
      <w:r w:rsidRPr="001C3E57">
        <w:rPr>
          <w:rFonts w:ascii="Times New Roman" w:hAnsi="Times New Roman" w:cs="Times New Roman"/>
        </w:rPr>
        <w:t xml:space="preserve"> </w:t>
      </w:r>
      <w:r w:rsidR="00DD3DFC" w:rsidRPr="001C3E57">
        <w:rPr>
          <w:rFonts w:ascii="Times New Roman" w:hAnsi="Times New Roman" w:cs="Times New Roman"/>
          <w:b/>
        </w:rPr>
        <w:t>R</w:t>
      </w:r>
      <w:r w:rsidR="00FD325D" w:rsidRPr="001C3E57">
        <w:rPr>
          <w:rFonts w:ascii="Times New Roman" w:hAnsi="Times New Roman" w:cs="Times New Roman"/>
          <w:b/>
        </w:rPr>
        <w:t>ate of chromosome evolution</w:t>
      </w:r>
      <w:r w:rsidR="000E33F0" w:rsidRPr="001C3E57">
        <w:rPr>
          <w:rFonts w:ascii="Times New Roman" w:hAnsi="Times New Roman" w:cs="Times New Roman"/>
          <w:b/>
        </w:rPr>
        <w:t xml:space="preserve"> based on order</w:t>
      </w:r>
      <w:r w:rsidR="00DD3DFC" w:rsidRPr="001C3E57">
        <w:rPr>
          <w:rFonts w:ascii="Times New Roman" w:hAnsi="Times New Roman" w:cs="Times New Roman"/>
        </w:rPr>
        <w:t>.</w:t>
      </w:r>
      <w:r w:rsidR="00FD325D" w:rsidRPr="001C3E57">
        <w:rPr>
          <w:rFonts w:ascii="Times New Roman" w:hAnsi="Times New Roman" w:cs="Times New Roman"/>
        </w:rPr>
        <w:t xml:space="preserve"> Ascending </w:t>
      </w:r>
      <w:r w:rsidR="00DD3DFC" w:rsidRPr="001C3E57">
        <w:rPr>
          <w:rFonts w:ascii="Times New Roman" w:hAnsi="Times New Roman" w:cs="Times New Roman"/>
        </w:rPr>
        <w:t xml:space="preserve">rates </w:t>
      </w:r>
      <w:r w:rsidR="00FD325D" w:rsidRPr="001C3E57">
        <w:rPr>
          <w:rFonts w:ascii="Times New Roman" w:hAnsi="Times New Roman" w:cs="Times New Roman"/>
        </w:rPr>
        <w:t>represent the rate</w:t>
      </w:r>
      <w:r w:rsidR="00DD3DFC" w:rsidRPr="001C3E57">
        <w:rPr>
          <w:rFonts w:ascii="Times New Roman" w:hAnsi="Times New Roman" w:cs="Times New Roman"/>
        </w:rPr>
        <w:t xml:space="preserve"> of fissions</w:t>
      </w:r>
      <w:r w:rsidR="00FD325D" w:rsidRPr="001C3E57">
        <w:rPr>
          <w:rFonts w:ascii="Times New Roman" w:hAnsi="Times New Roman" w:cs="Times New Roman"/>
        </w:rPr>
        <w:t>, descending r</w:t>
      </w:r>
      <w:r w:rsidR="00DD3DFC" w:rsidRPr="001C3E57">
        <w:rPr>
          <w:rFonts w:ascii="Times New Roman" w:hAnsi="Times New Roman" w:cs="Times New Roman"/>
        </w:rPr>
        <w:t>ates r</w:t>
      </w:r>
      <w:r w:rsidR="00FD325D" w:rsidRPr="001C3E57">
        <w:rPr>
          <w:rFonts w:ascii="Times New Roman" w:hAnsi="Times New Roman" w:cs="Times New Roman"/>
        </w:rPr>
        <w:t>epresent the rate</w:t>
      </w:r>
      <w:r w:rsidR="00DD3DFC" w:rsidRPr="001C3E57">
        <w:rPr>
          <w:rFonts w:ascii="Times New Roman" w:hAnsi="Times New Roman" w:cs="Times New Roman"/>
        </w:rPr>
        <w:t xml:space="preserve"> of fusions</w:t>
      </w:r>
      <w:r w:rsidR="00FD325D" w:rsidRPr="001C3E57">
        <w:rPr>
          <w:rFonts w:ascii="Times New Roman" w:hAnsi="Times New Roman" w:cs="Times New Roman"/>
        </w:rPr>
        <w:t xml:space="preserve">, and pol </w:t>
      </w:r>
      <w:r w:rsidR="00DD3DFC" w:rsidRPr="001C3E57">
        <w:rPr>
          <w:rFonts w:ascii="Times New Roman" w:hAnsi="Times New Roman" w:cs="Times New Roman"/>
        </w:rPr>
        <w:t xml:space="preserve">rates </w:t>
      </w:r>
      <w:r w:rsidR="00FD325D" w:rsidRPr="001C3E57">
        <w:rPr>
          <w:rFonts w:ascii="Times New Roman" w:hAnsi="Times New Roman" w:cs="Times New Roman"/>
        </w:rPr>
        <w:t>represent the rate</w:t>
      </w:r>
      <w:r w:rsidR="00DD3DFC" w:rsidRPr="001C3E57">
        <w:rPr>
          <w:rFonts w:ascii="Times New Roman" w:hAnsi="Times New Roman" w:cs="Times New Roman"/>
        </w:rPr>
        <w:t xml:space="preserve"> of polyploidy</w:t>
      </w:r>
      <w:r w:rsidR="00FD325D" w:rsidRPr="001C3E57">
        <w:rPr>
          <w:rFonts w:ascii="Times New Roman" w:hAnsi="Times New Roman" w:cs="Times New Roman"/>
        </w:rPr>
        <w:t xml:space="preserve">. </w:t>
      </w:r>
      <w:r w:rsidR="00DD3DFC" w:rsidRPr="001C3E57">
        <w:rPr>
          <w:rFonts w:ascii="Times New Roman" w:hAnsi="Times New Roman" w:cs="Times New Roman"/>
        </w:rPr>
        <w:t xml:space="preserve">(A) Modelling for rates of chromosome evolution with polyploidy. </w:t>
      </w:r>
      <w:r w:rsidR="00FD325D" w:rsidRPr="001C3E57">
        <w:rPr>
          <w:rFonts w:ascii="Times New Roman" w:hAnsi="Times New Roman" w:cs="Times New Roman"/>
        </w:rPr>
        <w:t>The addition of polyploidy in the model has decreased the variation of all rates of chromosome evolution. There is no trend between holocentric and monocentric chromosome orders.</w:t>
      </w:r>
      <w:r w:rsidR="00DD3DFC" w:rsidRPr="001C3E57">
        <w:rPr>
          <w:rFonts w:ascii="Times New Roman" w:hAnsi="Times New Roman" w:cs="Times New Roman"/>
        </w:rPr>
        <w:t xml:space="preserve"> (B) Modelling for the rates of chromosome evolution without polyploidy. The removal of polyploidy has kept most of the other species at about the same rates of chromosome evolution, expect for Lepidoptera. Lepidoptera has an increase in both fusion and fission rates.</w:t>
      </w:r>
    </w:p>
    <w:p w14:paraId="364E0815" w14:textId="500342D1" w:rsidR="00077899" w:rsidRPr="001C3E57" w:rsidRDefault="00077899">
      <w:pPr>
        <w:rPr>
          <w:rFonts w:ascii="Times New Roman" w:hAnsi="Times New Roman" w:cs="Times New Roman"/>
        </w:rPr>
      </w:pPr>
      <w:r w:rsidRPr="001C3E57">
        <w:rPr>
          <w:rFonts w:ascii="Times New Roman" w:hAnsi="Times New Roman" w:cs="Times New Roman"/>
        </w:rPr>
        <w:br w:type="page"/>
      </w:r>
    </w:p>
    <w:p w14:paraId="2FF4A398" w14:textId="0B4DBEF4" w:rsidR="006A5BDC" w:rsidRPr="001C3E57" w:rsidRDefault="00077899">
      <w:pPr>
        <w:rPr>
          <w:rFonts w:ascii="Times New Roman" w:hAnsi="Times New Roman" w:cs="Times New Roman"/>
          <w:b/>
          <w:bCs/>
        </w:rPr>
      </w:pPr>
      <w:r w:rsidRPr="001C3E57">
        <w:rPr>
          <w:rFonts w:ascii="Times New Roman" w:hAnsi="Times New Roman" w:cs="Times New Roman"/>
          <w:b/>
          <w:bCs/>
        </w:rPr>
        <w:lastRenderedPageBreak/>
        <w:t>References</w:t>
      </w:r>
    </w:p>
    <w:p w14:paraId="2952BD7D" w14:textId="77777777" w:rsidR="00433F19" w:rsidRPr="00433F19" w:rsidRDefault="006A5BDC" w:rsidP="00433F19">
      <w:pPr>
        <w:pStyle w:val="EndNoteBibliography"/>
        <w:spacing w:after="0"/>
        <w:ind w:left="720" w:hanging="720"/>
        <w:rPr>
          <w:noProof/>
        </w:rPr>
      </w:pPr>
      <w:r w:rsidRPr="001C3E57">
        <w:rPr>
          <w:rFonts w:ascii="Times New Roman" w:hAnsi="Times New Roman" w:cs="Times New Roman"/>
          <w:b/>
          <w:bCs/>
        </w:rPr>
        <w:fldChar w:fldCharType="begin"/>
      </w:r>
      <w:r w:rsidRPr="001C3E57">
        <w:rPr>
          <w:rFonts w:ascii="Times New Roman" w:hAnsi="Times New Roman" w:cs="Times New Roman"/>
          <w:b/>
          <w:bCs/>
        </w:rPr>
        <w:instrText xml:space="preserve"> ADDIN EN.REFLIST </w:instrText>
      </w:r>
      <w:r w:rsidRPr="00894C6E">
        <w:rPr>
          <w:rFonts w:ascii="Times New Roman" w:hAnsi="Times New Roman" w:cs="Times New Roman"/>
          <w:b/>
          <w:bCs/>
        </w:rPr>
        <w:fldChar w:fldCharType="separate"/>
      </w:r>
      <w:r w:rsidR="00433F19" w:rsidRPr="00433F19">
        <w:rPr>
          <w:noProof/>
        </w:rPr>
        <w:t xml:space="preserve">Blackman, R. L., 1980 Chromosomes and parthenogenesis in aphids, pp. 133-148 in </w:t>
      </w:r>
      <w:r w:rsidR="00433F19" w:rsidRPr="00433F19">
        <w:rPr>
          <w:i/>
          <w:noProof/>
        </w:rPr>
        <w:t>Insect cytogenetics, 10th Symposium of the Royal Entomological Society. Blackwell Scientifi Publ, Oxford</w:t>
      </w:r>
      <w:r w:rsidR="00433F19" w:rsidRPr="00433F19">
        <w:rPr>
          <w:noProof/>
        </w:rPr>
        <w:t>.</w:t>
      </w:r>
    </w:p>
    <w:p w14:paraId="665CF41B" w14:textId="77777777" w:rsidR="00433F19" w:rsidRPr="00433F19" w:rsidRDefault="00433F19" w:rsidP="00433F19">
      <w:pPr>
        <w:pStyle w:val="EndNoteBibliography"/>
        <w:spacing w:after="0"/>
        <w:ind w:left="720" w:hanging="720"/>
        <w:rPr>
          <w:noProof/>
        </w:rPr>
      </w:pPr>
      <w:r w:rsidRPr="00433F19">
        <w:rPr>
          <w:noProof/>
        </w:rPr>
        <w:t>Blackmon, H., J. Justison, I. Mayrose and E. E. Goldberg, 2019 Meiotic drive shapes rates of karyotype evolution in mammals. Evolution 73</w:t>
      </w:r>
      <w:r w:rsidRPr="00433F19">
        <w:rPr>
          <w:b/>
          <w:noProof/>
        </w:rPr>
        <w:t>:</w:t>
      </w:r>
      <w:r w:rsidRPr="00433F19">
        <w:rPr>
          <w:noProof/>
        </w:rPr>
        <w:t xml:space="preserve"> 511-523.</w:t>
      </w:r>
    </w:p>
    <w:p w14:paraId="00E74EA2" w14:textId="77777777" w:rsidR="00433F19" w:rsidRPr="00433F19" w:rsidRDefault="00433F19" w:rsidP="00433F19">
      <w:pPr>
        <w:pStyle w:val="EndNoteBibliography"/>
        <w:spacing w:after="0"/>
        <w:ind w:left="720" w:hanging="720"/>
        <w:rPr>
          <w:noProof/>
        </w:rPr>
      </w:pPr>
      <w:r w:rsidRPr="00433F19">
        <w:rPr>
          <w:noProof/>
        </w:rPr>
        <w:t>Blackmon, H., L. Ross and D. Bachtrog, 2017 Sex Determination, Sex Chromosomes, and Karyotype Evolution in Insects. Journal of Heredity 108</w:t>
      </w:r>
      <w:r w:rsidRPr="00433F19">
        <w:rPr>
          <w:b/>
          <w:noProof/>
        </w:rPr>
        <w:t>:</w:t>
      </w:r>
      <w:r w:rsidRPr="00433F19">
        <w:rPr>
          <w:noProof/>
        </w:rPr>
        <w:t xml:space="preserve"> 78-93.</w:t>
      </w:r>
    </w:p>
    <w:p w14:paraId="1089FFD1" w14:textId="77777777" w:rsidR="00433F19" w:rsidRPr="00433F19" w:rsidRDefault="00433F19" w:rsidP="00433F19">
      <w:pPr>
        <w:pStyle w:val="EndNoteBibliography"/>
        <w:spacing w:after="0"/>
        <w:ind w:left="720" w:hanging="720"/>
        <w:rPr>
          <w:noProof/>
        </w:rPr>
      </w:pPr>
      <w:r w:rsidRPr="00433F19">
        <w:rPr>
          <w:noProof/>
        </w:rPr>
        <w:t>Brown, K. S., T. C. Emmel, P. J. Eliazar and E. Suomalainen, 1992 Evolutionary patterns in chromosome numbers in neotropical Lepidoptera: I. Chromosomes of the Heliconiini (Family Nymphalidae: Subfamily Nymphalinae). Hereditas 117</w:t>
      </w:r>
      <w:r w:rsidRPr="00433F19">
        <w:rPr>
          <w:b/>
          <w:noProof/>
        </w:rPr>
        <w:t>:</w:t>
      </w:r>
      <w:r w:rsidRPr="00433F19">
        <w:rPr>
          <w:noProof/>
        </w:rPr>
        <w:t xml:space="preserve"> 109-125.</w:t>
      </w:r>
    </w:p>
    <w:p w14:paraId="483D610E" w14:textId="77777777" w:rsidR="00433F19" w:rsidRPr="00433F19" w:rsidRDefault="00433F19" w:rsidP="00433F19">
      <w:pPr>
        <w:pStyle w:val="EndNoteBibliography"/>
        <w:spacing w:after="0"/>
        <w:ind w:left="720" w:hanging="720"/>
        <w:rPr>
          <w:noProof/>
        </w:rPr>
      </w:pPr>
      <w:r w:rsidRPr="00433F19">
        <w:rPr>
          <w:noProof/>
        </w:rPr>
        <w:t>Church, S. H., S. Donoughe, B. A. de Medeiros and C. G. Extavour, 2019 Insect egg size and shape evolve with ecology but not developmental rate. Nature 571</w:t>
      </w:r>
      <w:r w:rsidRPr="00433F19">
        <w:rPr>
          <w:b/>
          <w:noProof/>
        </w:rPr>
        <w:t>:</w:t>
      </w:r>
      <w:r w:rsidRPr="00433F19">
        <w:rPr>
          <w:noProof/>
        </w:rPr>
        <w:t xml:space="preserve"> 58-62.</w:t>
      </w:r>
    </w:p>
    <w:p w14:paraId="6564A38B" w14:textId="77777777" w:rsidR="00433F19" w:rsidRPr="00433F19" w:rsidRDefault="00433F19" w:rsidP="00433F19">
      <w:pPr>
        <w:pStyle w:val="EndNoteBibliography"/>
        <w:spacing w:after="0"/>
        <w:ind w:left="720" w:hanging="720"/>
        <w:rPr>
          <w:noProof/>
        </w:rPr>
      </w:pPr>
      <w:r w:rsidRPr="00433F19">
        <w:rPr>
          <w:noProof/>
        </w:rPr>
        <w:t>Cook, L. G., 2000 Extraordinary and extensive karyotypic variation: a 48-fold range in chromosome number in the gall-inducing scale insect Apiomorpha (Hemiptera: Coccoidea: Eriococcidae). Genome 43</w:t>
      </w:r>
      <w:r w:rsidRPr="00433F19">
        <w:rPr>
          <w:b/>
          <w:noProof/>
        </w:rPr>
        <w:t>:</w:t>
      </w:r>
      <w:r w:rsidRPr="00433F19">
        <w:rPr>
          <w:noProof/>
        </w:rPr>
        <w:t xml:space="preserve"> 255-263.</w:t>
      </w:r>
    </w:p>
    <w:p w14:paraId="7F47DA96" w14:textId="77777777" w:rsidR="00433F19" w:rsidRPr="00433F19" w:rsidRDefault="00433F19" w:rsidP="00433F19">
      <w:pPr>
        <w:pStyle w:val="EndNoteBibliography"/>
        <w:spacing w:after="0"/>
        <w:ind w:left="720" w:hanging="720"/>
        <w:rPr>
          <w:noProof/>
        </w:rPr>
      </w:pPr>
      <w:r w:rsidRPr="00433F19">
        <w:rPr>
          <w:noProof/>
        </w:rPr>
        <w:t xml:space="preserve">Cope, T., 1985 Cytology and hybridization in the Juncus bufonius L. aggregate in western Europe, pp.  in </w:t>
      </w:r>
      <w:r w:rsidRPr="00433F19">
        <w:rPr>
          <w:i/>
          <w:noProof/>
        </w:rPr>
        <w:t>Watsonia</w:t>
      </w:r>
      <w:r w:rsidRPr="00433F19">
        <w:rPr>
          <w:noProof/>
        </w:rPr>
        <w:t>. Citeseer.</w:t>
      </w:r>
    </w:p>
    <w:p w14:paraId="1610F887" w14:textId="77777777" w:rsidR="00433F19" w:rsidRPr="00433F19" w:rsidRDefault="00433F19" w:rsidP="00433F19">
      <w:pPr>
        <w:pStyle w:val="EndNoteBibliography"/>
        <w:spacing w:after="0"/>
        <w:ind w:left="720" w:hanging="720"/>
        <w:rPr>
          <w:noProof/>
        </w:rPr>
      </w:pPr>
      <w:r w:rsidRPr="00433F19">
        <w:rPr>
          <w:noProof/>
        </w:rPr>
        <w:t>Emmel, T., P. Eliazar, K. Brown Jr and E. Suomalainen, 1995 Chromosome evolution in the Papilionidae. Swallowtail butterflies: their ecology and evolution. Scientific Publishers, Gainesville</w:t>
      </w:r>
      <w:r w:rsidRPr="00433F19">
        <w:rPr>
          <w:b/>
          <w:noProof/>
        </w:rPr>
        <w:t>:</w:t>
      </w:r>
      <w:r w:rsidRPr="00433F19">
        <w:rPr>
          <w:noProof/>
        </w:rPr>
        <w:t xml:space="preserve"> 283-298.</w:t>
      </w:r>
    </w:p>
    <w:p w14:paraId="3A46CD22" w14:textId="77777777" w:rsidR="00433F19" w:rsidRPr="00433F19" w:rsidRDefault="00433F19" w:rsidP="00433F19">
      <w:pPr>
        <w:pStyle w:val="EndNoteBibliography"/>
        <w:spacing w:after="0"/>
        <w:ind w:left="720" w:hanging="720"/>
        <w:rPr>
          <w:noProof/>
        </w:rPr>
      </w:pPr>
      <w:r w:rsidRPr="00433F19">
        <w:rPr>
          <w:noProof/>
        </w:rPr>
        <w:t>Escudero, M., A. L. Hipp, T. F. Hansen, K. L. Voje and M. Luceño, 2012 Selection and inertia in the evolution of holocentric chromosomes in sedges (Carex, Cyperaceae). New Phytologist 195</w:t>
      </w:r>
      <w:r w:rsidRPr="00433F19">
        <w:rPr>
          <w:b/>
          <w:noProof/>
        </w:rPr>
        <w:t>:</w:t>
      </w:r>
      <w:r w:rsidRPr="00433F19">
        <w:rPr>
          <w:noProof/>
        </w:rPr>
        <w:t xml:space="preserve"> 237-247.</w:t>
      </w:r>
    </w:p>
    <w:p w14:paraId="15C83937" w14:textId="77777777" w:rsidR="00433F19" w:rsidRPr="00433F19" w:rsidRDefault="00433F19" w:rsidP="00433F19">
      <w:pPr>
        <w:pStyle w:val="EndNoteBibliography"/>
        <w:spacing w:after="0"/>
        <w:ind w:left="720" w:hanging="720"/>
        <w:rPr>
          <w:noProof/>
        </w:rPr>
      </w:pPr>
      <w:r w:rsidRPr="00433F19">
        <w:rPr>
          <w:noProof/>
        </w:rPr>
        <w:t>Faria, R., and A. Navarro, 2010 Chromosomal speciation revisited: rearranging theory with pieces of evidence. Trends in ecology &amp; evolution 25</w:t>
      </w:r>
      <w:r w:rsidRPr="00433F19">
        <w:rPr>
          <w:b/>
          <w:noProof/>
        </w:rPr>
        <w:t>:</w:t>
      </w:r>
      <w:r w:rsidRPr="00433F19">
        <w:rPr>
          <w:noProof/>
        </w:rPr>
        <w:t xml:space="preserve"> 660-669.</w:t>
      </w:r>
    </w:p>
    <w:p w14:paraId="3F47CE3E" w14:textId="77777777" w:rsidR="00433F19" w:rsidRPr="00433F19" w:rsidRDefault="00433F19" w:rsidP="00433F19">
      <w:pPr>
        <w:pStyle w:val="EndNoteBibliography"/>
        <w:spacing w:after="0"/>
        <w:ind w:left="720" w:hanging="720"/>
        <w:rPr>
          <w:noProof/>
        </w:rPr>
      </w:pPr>
      <w:r w:rsidRPr="00433F19">
        <w:rPr>
          <w:noProof/>
        </w:rPr>
        <w:t>Faulkner, J., 1972 Chromosome studies on Carex section Acutae in north-west Europe. Botanical Journal of the Linnean Society 65</w:t>
      </w:r>
      <w:r w:rsidRPr="00433F19">
        <w:rPr>
          <w:b/>
          <w:noProof/>
        </w:rPr>
        <w:t>:</w:t>
      </w:r>
      <w:r w:rsidRPr="00433F19">
        <w:rPr>
          <w:noProof/>
        </w:rPr>
        <w:t xml:space="preserve"> 271-301.</w:t>
      </w:r>
    </w:p>
    <w:p w14:paraId="52D144A6" w14:textId="77777777" w:rsidR="00433F19" w:rsidRPr="00433F19" w:rsidRDefault="00433F19" w:rsidP="00433F19">
      <w:pPr>
        <w:pStyle w:val="EndNoteBibliography"/>
        <w:spacing w:after="0"/>
        <w:ind w:left="720" w:hanging="720"/>
        <w:rPr>
          <w:noProof/>
        </w:rPr>
      </w:pPr>
      <w:r w:rsidRPr="00433F19">
        <w:rPr>
          <w:noProof/>
        </w:rPr>
        <w:t>Garagna, S., D. Broccoli, C. A. Redi, J. B. Searle, H. J. Cooke</w:t>
      </w:r>
      <w:r w:rsidRPr="00433F19">
        <w:rPr>
          <w:i/>
          <w:noProof/>
        </w:rPr>
        <w:t xml:space="preserve"> et al.</w:t>
      </w:r>
      <w:r w:rsidRPr="00433F19">
        <w:rPr>
          <w:noProof/>
        </w:rPr>
        <w:t>, 1995 Robertsonian metacentrics of the house mouse lose telomeric sequences but retain some minor satellite DNA in the pericentromeric area. Chromosoma 103</w:t>
      </w:r>
      <w:r w:rsidRPr="00433F19">
        <w:rPr>
          <w:b/>
          <w:noProof/>
        </w:rPr>
        <w:t>:</w:t>
      </w:r>
      <w:r w:rsidRPr="00433F19">
        <w:rPr>
          <w:noProof/>
        </w:rPr>
        <w:t xml:space="preserve"> 685-692.</w:t>
      </w:r>
    </w:p>
    <w:p w14:paraId="52FF31F3" w14:textId="77777777" w:rsidR="00433F19" w:rsidRPr="00433F19" w:rsidRDefault="00433F19" w:rsidP="00433F19">
      <w:pPr>
        <w:pStyle w:val="EndNoteBibliography"/>
        <w:spacing w:after="0"/>
        <w:ind w:left="720" w:hanging="720"/>
        <w:rPr>
          <w:noProof/>
        </w:rPr>
      </w:pPr>
      <w:r w:rsidRPr="00433F19">
        <w:rPr>
          <w:noProof/>
        </w:rPr>
        <w:t>Lande, R., 1984 The expected fixation rate of chromosomal inversions. Evolution</w:t>
      </w:r>
      <w:r w:rsidRPr="00433F19">
        <w:rPr>
          <w:b/>
          <w:noProof/>
        </w:rPr>
        <w:t>:</w:t>
      </w:r>
      <w:r w:rsidRPr="00433F19">
        <w:rPr>
          <w:noProof/>
        </w:rPr>
        <w:t xml:space="preserve"> 743-752.</w:t>
      </w:r>
    </w:p>
    <w:p w14:paraId="1479B03B" w14:textId="77777777" w:rsidR="00433F19" w:rsidRPr="00433F19" w:rsidRDefault="00433F19" w:rsidP="00433F19">
      <w:pPr>
        <w:pStyle w:val="EndNoteBibliography"/>
        <w:spacing w:after="0"/>
        <w:ind w:left="720" w:hanging="720"/>
        <w:rPr>
          <w:noProof/>
        </w:rPr>
      </w:pPr>
      <w:r w:rsidRPr="00433F19">
        <w:rPr>
          <w:noProof/>
        </w:rPr>
        <w:t>Lucek, K., 2018 Evolutionary mechanisms of varying chromosome numbers in the radiation of Erebia butterflies. Genes 9</w:t>
      </w:r>
      <w:r w:rsidRPr="00433F19">
        <w:rPr>
          <w:b/>
          <w:noProof/>
        </w:rPr>
        <w:t>:</w:t>
      </w:r>
      <w:r w:rsidRPr="00433F19">
        <w:rPr>
          <w:noProof/>
        </w:rPr>
        <w:t xml:space="preserve"> 166.</w:t>
      </w:r>
    </w:p>
    <w:p w14:paraId="5DDA9B3F" w14:textId="77777777" w:rsidR="00433F19" w:rsidRPr="00433F19" w:rsidRDefault="00433F19" w:rsidP="00433F19">
      <w:pPr>
        <w:pStyle w:val="EndNoteBibliography"/>
        <w:spacing w:after="0"/>
        <w:ind w:left="720" w:hanging="720"/>
        <w:rPr>
          <w:noProof/>
        </w:rPr>
      </w:pPr>
      <w:r w:rsidRPr="00433F19">
        <w:rPr>
          <w:noProof/>
        </w:rPr>
        <w:t>Luceño, M., and M. Guerra, 1996 Numerical variations in species exhibiting holocentric chromosomes: a nomenclatural proposal. Caryologia 49</w:t>
      </w:r>
      <w:r w:rsidRPr="00433F19">
        <w:rPr>
          <w:b/>
          <w:noProof/>
        </w:rPr>
        <w:t>:</w:t>
      </w:r>
      <w:r w:rsidRPr="00433F19">
        <w:rPr>
          <w:noProof/>
        </w:rPr>
        <w:t xml:space="preserve"> 301-309.</w:t>
      </w:r>
    </w:p>
    <w:p w14:paraId="6C824505" w14:textId="77777777" w:rsidR="00433F19" w:rsidRPr="00433F19" w:rsidRDefault="00433F19" w:rsidP="00433F19">
      <w:pPr>
        <w:pStyle w:val="EndNoteBibliography"/>
        <w:spacing w:after="0"/>
        <w:ind w:left="720" w:hanging="720"/>
        <w:rPr>
          <w:noProof/>
        </w:rPr>
      </w:pPr>
      <w:r w:rsidRPr="00433F19">
        <w:rPr>
          <w:noProof/>
        </w:rPr>
        <w:t>Malheiros-Garde, N., and A. Gardé, 1950 Fragmentation as a possible evolutionary process in the genus Luzula DC. Genetica Iberica 2</w:t>
      </w:r>
      <w:r w:rsidRPr="00433F19">
        <w:rPr>
          <w:b/>
          <w:noProof/>
        </w:rPr>
        <w:t>:</w:t>
      </w:r>
      <w:r w:rsidRPr="00433F19">
        <w:rPr>
          <w:noProof/>
        </w:rPr>
        <w:t xml:space="preserve"> 257-262.</w:t>
      </w:r>
    </w:p>
    <w:p w14:paraId="5743E6F8" w14:textId="77777777" w:rsidR="00433F19" w:rsidRPr="00433F19" w:rsidRDefault="00433F19" w:rsidP="00433F19">
      <w:pPr>
        <w:pStyle w:val="EndNoteBibliography"/>
        <w:spacing w:after="0"/>
        <w:ind w:left="720" w:hanging="720"/>
        <w:rPr>
          <w:noProof/>
        </w:rPr>
      </w:pPr>
      <w:r w:rsidRPr="00433F19">
        <w:rPr>
          <w:noProof/>
        </w:rPr>
        <w:t>Miga, K. H., 2017 Chromosome-specific centromere sequences provide an estimate of the ancestral chromosome 2 fusion event in hominin genomes. Journal of Heredity 108</w:t>
      </w:r>
      <w:r w:rsidRPr="00433F19">
        <w:rPr>
          <w:b/>
          <w:noProof/>
        </w:rPr>
        <w:t>:</w:t>
      </w:r>
      <w:r w:rsidRPr="00433F19">
        <w:rPr>
          <w:noProof/>
        </w:rPr>
        <w:t xml:space="preserve"> 45-52.</w:t>
      </w:r>
    </w:p>
    <w:p w14:paraId="29EAF87A" w14:textId="77777777" w:rsidR="00433F19" w:rsidRPr="00433F19" w:rsidRDefault="00433F19" w:rsidP="00433F19">
      <w:pPr>
        <w:pStyle w:val="EndNoteBibliography"/>
        <w:spacing w:after="0"/>
        <w:ind w:left="720" w:hanging="720"/>
        <w:rPr>
          <w:noProof/>
        </w:rPr>
      </w:pPr>
      <w:r w:rsidRPr="00433F19">
        <w:rPr>
          <w:noProof/>
        </w:rPr>
        <w:t>Mora, C., D. P. Tittensor, S. Adl, A. G. Simpson and B. Worm, 2011 How many species are there on Earth and in the ocean? PLoS biology 9.</w:t>
      </w:r>
    </w:p>
    <w:p w14:paraId="67B85B80" w14:textId="77777777" w:rsidR="00433F19" w:rsidRPr="00433F19" w:rsidRDefault="00433F19" w:rsidP="00433F19">
      <w:pPr>
        <w:pStyle w:val="EndNoteBibliography"/>
        <w:spacing w:after="0"/>
        <w:ind w:left="720" w:hanging="720"/>
        <w:rPr>
          <w:noProof/>
        </w:rPr>
      </w:pPr>
      <w:r w:rsidRPr="00433F19">
        <w:rPr>
          <w:noProof/>
        </w:rPr>
        <w:lastRenderedPageBreak/>
        <w:t>Moretti, A., and S. Sabato, 1984 Karyotype evolution by centromeric fission inZamia (Cycadales). Plant Systematics and Evolution 146</w:t>
      </w:r>
      <w:r w:rsidRPr="00433F19">
        <w:rPr>
          <w:b/>
          <w:noProof/>
        </w:rPr>
        <w:t>:</w:t>
      </w:r>
      <w:r w:rsidRPr="00433F19">
        <w:rPr>
          <w:noProof/>
        </w:rPr>
        <w:t xml:space="preserve"> 215-223.</w:t>
      </w:r>
    </w:p>
    <w:p w14:paraId="270EF3F4" w14:textId="77777777" w:rsidR="00433F19" w:rsidRPr="00433F19" w:rsidRDefault="00433F19" w:rsidP="00433F19">
      <w:pPr>
        <w:pStyle w:val="EndNoteBibliography"/>
        <w:spacing w:after="0"/>
        <w:ind w:left="720" w:hanging="720"/>
        <w:rPr>
          <w:noProof/>
        </w:rPr>
      </w:pPr>
      <w:r w:rsidRPr="00433F19">
        <w:rPr>
          <w:noProof/>
        </w:rPr>
        <w:t>Papeschi, A., 1988 C-banding and DNA content in three species of Belostoma (Heteroptera) with large differences in chromosome size and number. Genetica 76</w:t>
      </w:r>
      <w:r w:rsidRPr="00433F19">
        <w:rPr>
          <w:b/>
          <w:noProof/>
        </w:rPr>
        <w:t>:</w:t>
      </w:r>
      <w:r w:rsidRPr="00433F19">
        <w:rPr>
          <w:noProof/>
        </w:rPr>
        <w:t xml:space="preserve"> 43-51.</w:t>
      </w:r>
    </w:p>
    <w:p w14:paraId="4105825E" w14:textId="77777777" w:rsidR="00433F19" w:rsidRPr="00433F19" w:rsidRDefault="00433F19" w:rsidP="00433F19">
      <w:pPr>
        <w:pStyle w:val="EndNoteBibliography"/>
        <w:spacing w:after="0"/>
        <w:ind w:left="720" w:hanging="720"/>
        <w:rPr>
          <w:noProof/>
        </w:rPr>
      </w:pPr>
      <w:r w:rsidRPr="00433F19">
        <w:rPr>
          <w:noProof/>
        </w:rPr>
        <w:t>Papeschi, A., 1991 DNA content and heterochromatin variation in species of Belostoma (Heteroptera, Belostomatidae). Hereditas 115</w:t>
      </w:r>
      <w:r w:rsidRPr="00433F19">
        <w:rPr>
          <w:b/>
          <w:noProof/>
        </w:rPr>
        <w:t>:</w:t>
      </w:r>
      <w:r w:rsidRPr="00433F19">
        <w:rPr>
          <w:noProof/>
        </w:rPr>
        <w:t xml:space="preserve"> 109-114.</w:t>
      </w:r>
    </w:p>
    <w:p w14:paraId="0F978286" w14:textId="77777777" w:rsidR="00433F19" w:rsidRPr="00433F19" w:rsidRDefault="00433F19" w:rsidP="00433F19">
      <w:pPr>
        <w:pStyle w:val="EndNoteBibliography"/>
        <w:spacing w:after="0"/>
        <w:ind w:left="720" w:hanging="720"/>
        <w:rPr>
          <w:noProof/>
        </w:rPr>
      </w:pPr>
      <w:r w:rsidRPr="00433F19">
        <w:rPr>
          <w:noProof/>
        </w:rPr>
        <w:t>Rieseberg, L. H., 2001 Chromosomal rearrangements and speciation. Trends in ecology &amp; evolution 16</w:t>
      </w:r>
      <w:r w:rsidRPr="00433F19">
        <w:rPr>
          <w:b/>
          <w:noProof/>
        </w:rPr>
        <w:t>:</w:t>
      </w:r>
      <w:r w:rsidRPr="00433F19">
        <w:rPr>
          <w:noProof/>
        </w:rPr>
        <w:t xml:space="preserve"> 351-358.</w:t>
      </w:r>
    </w:p>
    <w:p w14:paraId="0425C2B8" w14:textId="77777777" w:rsidR="00433F19" w:rsidRPr="00433F19" w:rsidRDefault="00433F19" w:rsidP="00433F19">
      <w:pPr>
        <w:pStyle w:val="EndNoteBibliography"/>
        <w:spacing w:after="0"/>
        <w:ind w:left="720" w:hanging="720"/>
        <w:rPr>
          <w:noProof/>
        </w:rPr>
      </w:pPr>
      <w:r w:rsidRPr="00433F19">
        <w:rPr>
          <w:noProof/>
        </w:rPr>
        <w:t xml:space="preserve">Robinson, R., 2017 </w:t>
      </w:r>
      <w:r w:rsidRPr="00433F19">
        <w:rPr>
          <w:i/>
          <w:noProof/>
        </w:rPr>
        <w:t>Lepidoptera Genetics: International Series of Monographs in Pure and Applied Biology: Zoology</w:t>
      </w:r>
      <w:r w:rsidRPr="00433F19">
        <w:rPr>
          <w:noProof/>
        </w:rPr>
        <w:t>. Elsevier.</w:t>
      </w:r>
    </w:p>
    <w:p w14:paraId="3CF09050" w14:textId="77777777" w:rsidR="00433F19" w:rsidRPr="00433F19" w:rsidRDefault="00433F19" w:rsidP="00433F19">
      <w:pPr>
        <w:pStyle w:val="EndNoteBibliography"/>
        <w:spacing w:after="0"/>
        <w:ind w:left="720" w:hanging="720"/>
        <w:rPr>
          <w:noProof/>
        </w:rPr>
      </w:pPr>
      <w:r w:rsidRPr="00433F19">
        <w:rPr>
          <w:noProof/>
        </w:rPr>
        <w:t>Ross, L., H. Blackmon, P. Lorite, V. E. Gokhman and N. B. Hardy, 2015 Recombination, chromosome number and eusociality in the Hymenoptera. Journal of evolutionary biology 28</w:t>
      </w:r>
      <w:r w:rsidRPr="00433F19">
        <w:rPr>
          <w:b/>
          <w:noProof/>
        </w:rPr>
        <w:t>:</w:t>
      </w:r>
      <w:r w:rsidRPr="00433F19">
        <w:rPr>
          <w:noProof/>
        </w:rPr>
        <w:t xml:space="preserve"> 105-116.</w:t>
      </w:r>
    </w:p>
    <w:p w14:paraId="072A1215" w14:textId="77777777" w:rsidR="00433F19" w:rsidRPr="00433F19" w:rsidRDefault="00433F19" w:rsidP="00433F19">
      <w:pPr>
        <w:pStyle w:val="EndNoteBibliography"/>
        <w:spacing w:after="0"/>
        <w:ind w:left="720" w:hanging="720"/>
        <w:rPr>
          <w:noProof/>
        </w:rPr>
      </w:pPr>
      <w:r w:rsidRPr="00433F19">
        <w:rPr>
          <w:noProof/>
        </w:rPr>
        <w:t>Sunnucks, P., P. R. England, A. C. Taylor and D. F. Hales, 1996 Microsatellite and chromosome evolution of parthenogenetic Sitobion aphids in Australia. Genetics 144</w:t>
      </w:r>
      <w:r w:rsidRPr="00433F19">
        <w:rPr>
          <w:b/>
          <w:noProof/>
        </w:rPr>
        <w:t>:</w:t>
      </w:r>
      <w:r w:rsidRPr="00433F19">
        <w:rPr>
          <w:noProof/>
        </w:rPr>
        <w:t xml:space="preserve"> 747-756.</w:t>
      </w:r>
    </w:p>
    <w:p w14:paraId="67194C2B" w14:textId="77777777" w:rsidR="00433F19" w:rsidRPr="00433F19" w:rsidRDefault="00433F19" w:rsidP="00433F19">
      <w:pPr>
        <w:pStyle w:val="EndNoteBibliography"/>
        <w:spacing w:after="0"/>
        <w:ind w:left="720" w:hanging="720"/>
        <w:rPr>
          <w:noProof/>
        </w:rPr>
      </w:pPr>
      <w:r w:rsidRPr="00433F19">
        <w:rPr>
          <w:noProof/>
        </w:rPr>
        <w:t>Torres, E. M., B. R. Williams and A. Amon, 2008 Aneuploidy: cells losing their balance. Genetics 179</w:t>
      </w:r>
      <w:r w:rsidRPr="00433F19">
        <w:rPr>
          <w:b/>
          <w:noProof/>
        </w:rPr>
        <w:t>:</w:t>
      </w:r>
      <w:r w:rsidRPr="00433F19">
        <w:rPr>
          <w:noProof/>
        </w:rPr>
        <w:t xml:space="preserve"> 737-746.</w:t>
      </w:r>
    </w:p>
    <w:p w14:paraId="236EFDB4" w14:textId="77777777" w:rsidR="00433F19" w:rsidRPr="00433F19" w:rsidRDefault="00433F19" w:rsidP="00433F19">
      <w:pPr>
        <w:pStyle w:val="EndNoteBibliography"/>
        <w:spacing w:after="0"/>
        <w:ind w:left="720" w:hanging="720"/>
        <w:rPr>
          <w:noProof/>
        </w:rPr>
      </w:pPr>
      <w:r w:rsidRPr="00433F19">
        <w:rPr>
          <w:noProof/>
        </w:rPr>
        <w:t>Vershinina, A. O., and V. A. Lukhtanov, 2017 Evolutionary mechanisms of runaway chromosome number change in Agrodiaetus butterflies. Scientific reports 7</w:t>
      </w:r>
      <w:r w:rsidRPr="00433F19">
        <w:rPr>
          <w:b/>
          <w:noProof/>
        </w:rPr>
        <w:t>:</w:t>
      </w:r>
      <w:r w:rsidRPr="00433F19">
        <w:rPr>
          <w:noProof/>
        </w:rPr>
        <w:t xml:space="preserve"> 1-9.</w:t>
      </w:r>
    </w:p>
    <w:p w14:paraId="2BA6C498" w14:textId="77777777" w:rsidR="00433F19" w:rsidRPr="00433F19" w:rsidRDefault="00433F19" w:rsidP="00433F19">
      <w:pPr>
        <w:pStyle w:val="EndNoteBibliography"/>
        <w:spacing w:after="0"/>
        <w:ind w:left="720" w:hanging="720"/>
        <w:rPr>
          <w:noProof/>
        </w:rPr>
      </w:pPr>
      <w:r w:rsidRPr="00433F19">
        <w:rPr>
          <w:noProof/>
        </w:rPr>
        <w:t>White, M., 1969 Chromosomal rearrangements and speciation in animals. Annual review of genetics 3</w:t>
      </w:r>
      <w:r w:rsidRPr="00433F19">
        <w:rPr>
          <w:b/>
          <w:noProof/>
        </w:rPr>
        <w:t>:</w:t>
      </w:r>
      <w:r w:rsidRPr="00433F19">
        <w:rPr>
          <w:noProof/>
        </w:rPr>
        <w:t xml:space="preserve"> 75-98.</w:t>
      </w:r>
    </w:p>
    <w:p w14:paraId="5DCD3D2F" w14:textId="77777777" w:rsidR="00433F19" w:rsidRPr="00433F19" w:rsidRDefault="00433F19" w:rsidP="00433F19">
      <w:pPr>
        <w:pStyle w:val="EndNoteBibliography"/>
        <w:spacing w:after="0"/>
        <w:ind w:left="720" w:hanging="720"/>
        <w:rPr>
          <w:noProof/>
        </w:rPr>
      </w:pPr>
      <w:r w:rsidRPr="00433F19">
        <w:rPr>
          <w:noProof/>
        </w:rPr>
        <w:t xml:space="preserve">White, M. J. D., 1977 </w:t>
      </w:r>
      <w:r w:rsidRPr="00433F19">
        <w:rPr>
          <w:i/>
          <w:noProof/>
        </w:rPr>
        <w:t>Animal cytology and evolution</w:t>
      </w:r>
      <w:r w:rsidRPr="00433F19">
        <w:rPr>
          <w:noProof/>
        </w:rPr>
        <w:t>. CUP Archive.</w:t>
      </w:r>
    </w:p>
    <w:p w14:paraId="29B32312" w14:textId="77777777" w:rsidR="00433F19" w:rsidRPr="00433F19" w:rsidRDefault="00433F19" w:rsidP="00433F19">
      <w:pPr>
        <w:pStyle w:val="EndNoteBibliography"/>
        <w:ind w:left="720" w:hanging="720"/>
        <w:rPr>
          <w:noProof/>
        </w:rPr>
      </w:pPr>
      <w:r w:rsidRPr="00433F19">
        <w:rPr>
          <w:noProof/>
        </w:rPr>
        <w:t>Wolf, K. W., K. Novák and F. Marec, 1997 Kinetic organization of metaphase I bivalents in spermatogenesis of Lepidoptera and Trichoptera species with small chromosome numbers. Heredity 79</w:t>
      </w:r>
      <w:r w:rsidRPr="00433F19">
        <w:rPr>
          <w:b/>
          <w:noProof/>
        </w:rPr>
        <w:t>:</w:t>
      </w:r>
      <w:r w:rsidRPr="00433F19">
        <w:rPr>
          <w:noProof/>
        </w:rPr>
        <w:t xml:space="preserve"> 135-143.</w:t>
      </w:r>
    </w:p>
    <w:p w14:paraId="2890D356" w14:textId="18CDC960" w:rsidR="00077899" w:rsidRPr="001C3E57" w:rsidRDefault="006A5BDC" w:rsidP="009C5348">
      <w:pPr>
        <w:rPr>
          <w:ins w:id="162" w:author="Microsoft Office User" w:date="2020-04-22T11:24:00Z"/>
          <w:rFonts w:ascii="Times New Roman" w:hAnsi="Times New Roman" w:cs="Times New Roman"/>
          <w:b/>
          <w:bCs/>
        </w:rPr>
      </w:pPr>
      <w:r w:rsidRPr="001C3E57">
        <w:rPr>
          <w:rFonts w:ascii="Times New Roman" w:hAnsi="Times New Roman" w:cs="Times New Roman"/>
          <w:b/>
          <w:bCs/>
        </w:rPr>
        <w:fldChar w:fldCharType="end"/>
      </w:r>
    </w:p>
    <w:p w14:paraId="442F1FC9" w14:textId="7E3A67C6" w:rsidR="00DD0A86" w:rsidRPr="001C3E57" w:rsidRDefault="00DD0A86" w:rsidP="009C5348">
      <w:pPr>
        <w:rPr>
          <w:ins w:id="163" w:author="Microsoft Office User" w:date="2020-04-22T11:24:00Z"/>
          <w:rFonts w:ascii="Times New Roman" w:hAnsi="Times New Roman" w:cs="Times New Roman"/>
          <w:b/>
          <w:bCs/>
        </w:rPr>
      </w:pPr>
    </w:p>
    <w:p w14:paraId="21AC0FF1" w14:textId="60EC5183" w:rsidR="00DD0A86" w:rsidRPr="001C3E57" w:rsidRDefault="00DD0A86" w:rsidP="009C5348">
      <w:pPr>
        <w:rPr>
          <w:ins w:id="164" w:author="Microsoft Office User" w:date="2020-04-22T11:24:00Z"/>
          <w:rFonts w:ascii="Times New Roman" w:hAnsi="Times New Roman" w:cs="Times New Roman"/>
          <w:b/>
          <w:bCs/>
        </w:rPr>
      </w:pPr>
    </w:p>
    <w:p w14:paraId="64FFFAEF" w14:textId="57606BD0" w:rsidR="00DD0A86" w:rsidRPr="001C3E57" w:rsidRDefault="00DD0A86" w:rsidP="009C5348">
      <w:pPr>
        <w:rPr>
          <w:ins w:id="165" w:author="Microsoft Office User" w:date="2020-04-22T11:25:00Z"/>
          <w:rFonts w:ascii="Times New Roman" w:hAnsi="Times New Roman" w:cs="Times New Roman"/>
          <w:b/>
          <w:bCs/>
        </w:rPr>
      </w:pPr>
      <w:ins w:id="166" w:author="Microsoft Office User" w:date="2020-04-22T11:24:00Z">
        <w:r w:rsidRPr="001C3E57">
          <w:rPr>
            <w:rFonts w:ascii="Times New Roman" w:hAnsi="Times New Roman" w:cs="Times New Roman"/>
            <w:b/>
            <w:bCs/>
          </w:rPr>
          <w:t>SNIPPETS</w:t>
        </w:r>
      </w:ins>
    </w:p>
    <w:p w14:paraId="2273F615" w14:textId="369E793E" w:rsidR="00DD0A86" w:rsidRPr="001C3E57" w:rsidRDefault="00DD0A86" w:rsidP="00DD0A86">
      <w:pPr>
        <w:ind w:firstLine="720"/>
        <w:rPr>
          <w:rFonts w:ascii="Times New Roman" w:hAnsi="Times New Roman" w:cs="Times New Roman"/>
        </w:rPr>
      </w:pPr>
      <w:r w:rsidRPr="001C3E57">
        <w:rPr>
          <w:rFonts w:ascii="Times New Roman" w:hAnsi="Times New Roman" w:cs="Times New Roman"/>
        </w:rPr>
        <w:t xml:space="preserve">the range of chromosome numbers in holocentric species does not appear remarkably different from those species with monocentric chromosomes. Although tolerance in fragmentation of chromosomes has been observed for some species with holocentric chromosomes, this evolution does not appear to lead to excessive ranges in chromosome number for many species </w:t>
      </w:r>
      <w:r w:rsidRPr="001C3E57">
        <w:rPr>
          <w:rFonts w:ascii="Times New Roman" w:hAnsi="Times New Roman" w:cs="Times New Roman"/>
        </w:rPr>
        <w:fldChar w:fldCharType="begin">
          <w:fldData xml:space="preserve">PEVuZE5vdGU+PENpdGU+PEF1dGhvcj5XaGl0ZTwvQXV0aG9yPjxZZWFyPjE5Nzc8L1llYXI+PFJl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</w:fldData>
        </w:fldChar>
      </w:r>
      <w:r w:rsidR="00D7569D">
        <w:rPr>
          <w:rFonts w:ascii="Times New Roman" w:hAnsi="Times New Roman" w:cs="Times New Roman"/>
        </w:rPr>
        <w:instrText xml:space="preserve"> ADDIN EN.CITE </w:instrText>
      </w:r>
      <w:r w:rsidR="00D7569D">
        <w:rPr>
          <w:rFonts w:ascii="Times New Roman" w:hAnsi="Times New Roman" w:cs="Times New Roman"/>
        </w:rPr>
        <w:fldChar w:fldCharType="begin">
          <w:fldData xml:space="preserve">PEVuZE5vdGU+PENpdGU+PEF1dGhvcj5XaGl0ZTwvQXV0aG9yPjxZZWFyPjE5Nzc8L1llYXI+PFJl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</w:fldData>
        </w:fldChar>
      </w:r>
      <w:r w:rsidR="00D7569D">
        <w:rPr>
          <w:rFonts w:ascii="Times New Roman" w:hAnsi="Times New Roman" w:cs="Times New Roman"/>
        </w:rPr>
        <w:instrText xml:space="preserve"> ADDIN EN.CITE.DATA </w:instrText>
      </w:r>
      <w:r w:rsidR="00D7569D">
        <w:rPr>
          <w:rFonts w:ascii="Times New Roman" w:hAnsi="Times New Roman" w:cs="Times New Roman"/>
        </w:rPr>
      </w:r>
      <w:r w:rsidR="00D7569D">
        <w:rPr>
          <w:rFonts w:ascii="Times New Roman" w:hAnsi="Times New Roman" w:cs="Times New Roman"/>
        </w:rPr>
        <w:fldChar w:fldCharType="end"/>
      </w:r>
      <w:r w:rsidRPr="00894C6E">
        <w:rPr>
          <w:rFonts w:ascii="Times New Roman" w:hAnsi="Times New Roman" w:cs="Times New Roman"/>
        </w:rPr>
        <w:fldChar w:fldCharType="separate"/>
      </w:r>
      <w:r w:rsidR="00D7569D">
        <w:rPr>
          <w:rFonts w:ascii="Times New Roman" w:hAnsi="Times New Roman" w:cs="Times New Roman"/>
          <w:noProof/>
        </w:rPr>
        <w:t>(</w:t>
      </w:r>
      <w:r w:rsidR="00D7569D" w:rsidRPr="00D7569D">
        <w:rPr>
          <w:rFonts w:ascii="Times New Roman" w:hAnsi="Times New Roman" w:cs="Times New Roman"/>
          <w:smallCaps/>
          <w:noProof/>
        </w:rPr>
        <w:t>White</w:t>
      </w:r>
      <w:r w:rsidR="00D7569D">
        <w:rPr>
          <w:rFonts w:ascii="Times New Roman" w:hAnsi="Times New Roman" w:cs="Times New Roman"/>
          <w:noProof/>
        </w:rPr>
        <w:t xml:space="preserve"> 1977; </w:t>
      </w:r>
      <w:r w:rsidR="00D7569D" w:rsidRPr="00D7569D">
        <w:rPr>
          <w:rFonts w:ascii="Times New Roman" w:hAnsi="Times New Roman" w:cs="Times New Roman"/>
          <w:smallCaps/>
          <w:noProof/>
        </w:rPr>
        <w:t>Blackman</w:t>
      </w:r>
      <w:r w:rsidR="00D7569D">
        <w:rPr>
          <w:rFonts w:ascii="Times New Roman" w:hAnsi="Times New Roman" w:cs="Times New Roman"/>
          <w:noProof/>
        </w:rPr>
        <w:t xml:space="preserve"> 1980; </w:t>
      </w:r>
      <w:r w:rsidR="00D7569D" w:rsidRPr="00D7569D">
        <w:rPr>
          <w:rFonts w:ascii="Times New Roman" w:hAnsi="Times New Roman" w:cs="Times New Roman"/>
          <w:smallCaps/>
          <w:noProof/>
        </w:rPr>
        <w:t>Papeschi</w:t>
      </w:r>
      <w:r w:rsidR="00D7569D">
        <w:rPr>
          <w:rFonts w:ascii="Times New Roman" w:hAnsi="Times New Roman" w:cs="Times New Roman"/>
          <w:noProof/>
        </w:rPr>
        <w:t xml:space="preserve"> 1988; </w:t>
      </w:r>
      <w:r w:rsidR="00D7569D" w:rsidRPr="00D7569D">
        <w:rPr>
          <w:rFonts w:ascii="Times New Roman" w:hAnsi="Times New Roman" w:cs="Times New Roman"/>
          <w:smallCaps/>
          <w:noProof/>
        </w:rPr>
        <w:t>Papeschi</w:t>
      </w:r>
      <w:r w:rsidR="00D7569D">
        <w:rPr>
          <w:rFonts w:ascii="Times New Roman" w:hAnsi="Times New Roman" w:cs="Times New Roman"/>
          <w:noProof/>
        </w:rPr>
        <w:t xml:space="preserve"> 1991; </w:t>
      </w:r>
      <w:r w:rsidR="00D7569D" w:rsidRPr="00D7569D">
        <w:rPr>
          <w:rFonts w:ascii="Times New Roman" w:hAnsi="Times New Roman" w:cs="Times New Roman"/>
          <w:smallCaps/>
          <w:noProof/>
        </w:rPr>
        <w:t>Brown</w:t>
      </w:r>
      <w:r w:rsidR="00D7569D" w:rsidRPr="00D7569D">
        <w:rPr>
          <w:rFonts w:ascii="Times New Roman" w:hAnsi="Times New Roman" w:cs="Times New Roman"/>
          <w:i/>
          <w:noProof/>
        </w:rPr>
        <w:t xml:space="preserve"> et al.</w:t>
      </w:r>
      <w:r w:rsidR="00D7569D">
        <w:rPr>
          <w:rFonts w:ascii="Times New Roman" w:hAnsi="Times New Roman" w:cs="Times New Roman"/>
          <w:noProof/>
        </w:rPr>
        <w:t xml:space="preserve"> 1992; </w:t>
      </w:r>
      <w:r w:rsidR="00D7569D" w:rsidRPr="00D7569D">
        <w:rPr>
          <w:rFonts w:ascii="Times New Roman" w:hAnsi="Times New Roman" w:cs="Times New Roman"/>
          <w:smallCaps/>
          <w:noProof/>
        </w:rPr>
        <w:t>Sunnucks</w:t>
      </w:r>
      <w:r w:rsidR="00D7569D" w:rsidRPr="00D7569D">
        <w:rPr>
          <w:rFonts w:ascii="Times New Roman" w:hAnsi="Times New Roman" w:cs="Times New Roman"/>
          <w:i/>
          <w:noProof/>
        </w:rPr>
        <w:t xml:space="preserve"> et al.</w:t>
      </w:r>
      <w:r w:rsidR="00D7569D">
        <w:rPr>
          <w:rFonts w:ascii="Times New Roman" w:hAnsi="Times New Roman" w:cs="Times New Roman"/>
          <w:noProof/>
        </w:rPr>
        <w:t xml:space="preserve"> 1996)</w:t>
      </w:r>
      <w:r w:rsidRPr="00D7569D">
        <w:rPr>
          <w:rFonts w:ascii="Times New Roman" w:hAnsi="Times New Roman" w:cs="Times New Roman"/>
        </w:rPr>
        <w:fldChar w:fldCharType="end"/>
      </w:r>
      <w:r w:rsidRPr="001C3E57">
        <w:rPr>
          <w:rFonts w:ascii="Times New Roman" w:hAnsi="Times New Roman" w:cs="Times New Roman"/>
        </w:rPr>
        <w:t xml:space="preserve">. </w:t>
      </w:r>
    </w:p>
    <w:p w14:paraId="55B43A1A" w14:textId="7E093B68" w:rsidR="00DD0A86" w:rsidRPr="001C3E57" w:rsidRDefault="00DD0A86" w:rsidP="00DD0A86">
      <w:pPr>
        <w:ind w:firstLine="720"/>
        <w:rPr>
          <w:rFonts w:ascii="Times New Roman" w:hAnsi="Times New Roman" w:cs="Times New Roman"/>
        </w:rPr>
      </w:pPr>
      <w:r w:rsidRPr="001C3E57">
        <w:rPr>
          <w:rFonts w:ascii="Times New Roman" w:hAnsi="Times New Roman" w:cs="Times New Roman"/>
        </w:rPr>
        <w:t xml:space="preserve">An example of this is the order Lepidoptera, a group with holocentric chromosomes that contains large diversity in chromosome number </w:t>
      </w:r>
      <w:r w:rsidRPr="001C3E57">
        <w:rPr>
          <w:rFonts w:ascii="Times New Roman" w:hAnsi="Times New Roman" w:cs="Times New Roman"/>
        </w:rPr>
        <w:fldChar w:fldCharType="begin"/>
      </w:r>
      <w:r w:rsidR="00D7569D">
        <w:rPr>
          <w:rFonts w:ascii="Times New Roman" w:hAnsi="Times New Roman" w:cs="Times New Roman"/>
        </w:rPr>
        <w:instrText xml:space="preserve"> ADDIN EN.CITE &lt;EndNote&gt;&lt;Cite&gt;&lt;Author&gt;Wolf&lt;/Author&gt;&lt;Year&gt;1997&lt;/Year&gt;&lt;RecNum&gt;386&lt;/RecNum&gt;&lt;DisplayText&gt;(&lt;style face="smallcaps"&gt;Wolf&lt;/style&gt;&lt;style face="italic"&gt; et al.&lt;/style&gt; 1997)&lt;/DisplayText&gt;&lt;record&gt;&lt;rec-number&gt;386&lt;/rec-number&gt;&lt;foreign-keys&gt;&lt;key app="EN" db-id="psx5aavda22efleatx5vaweatapzwapastxd" timestamp="1586931169" guid="58f89613-e237-448e-8957-baafca4e2284"&gt;386&lt;/key&gt;&lt;/foreign-keys&gt;&lt;ref-type name="Journal Article"&gt;17&lt;/ref-type&gt;&lt;contributors&gt;&lt;authors&gt;&lt;author&gt;Wolf, Klaus Werner&lt;/author&gt;&lt;author&gt;Novák, Karel&lt;/author&gt;&lt;author&gt;Marec, František&lt;/author&gt;&lt;/authors&gt;&lt;/contributors&gt;&lt;titles&gt;&lt;title&gt;Kinetic organization of metaphase I bivalents in spermatogenesis of Lepidoptera and Trichoptera species with small chromosome numbers&lt;/title&gt;&lt;secondary-title&gt;Heredity&lt;/secondary-title&gt;&lt;/titles&gt;&lt;periodical&gt;&lt;full-title&gt;Heredity&lt;/full-title&gt;&lt;/periodical&gt;&lt;pages&gt;135-143&lt;/pages&gt;&lt;volume&gt;79&lt;/volume&gt;&lt;number&gt;2&lt;/number&gt;&lt;dates&gt;&lt;year&gt;1997&lt;/year&gt;&lt;/dates&gt;&lt;isbn&gt;1365-2540&lt;/isbn&gt;&lt;urls&gt;&lt;/urls&gt;&lt;/record&gt;&lt;/Cite&gt;&lt;/EndNote&gt;</w:instrText>
      </w:r>
      <w:r w:rsidRPr="00894C6E">
        <w:rPr>
          <w:rFonts w:ascii="Times New Roman" w:hAnsi="Times New Roman" w:cs="Times New Roman"/>
        </w:rPr>
        <w:fldChar w:fldCharType="separate"/>
      </w:r>
      <w:r w:rsidR="00D7569D">
        <w:rPr>
          <w:rFonts w:ascii="Times New Roman" w:hAnsi="Times New Roman" w:cs="Times New Roman"/>
          <w:noProof/>
        </w:rPr>
        <w:t>(</w:t>
      </w:r>
      <w:r w:rsidR="00D7569D" w:rsidRPr="00D7569D">
        <w:rPr>
          <w:rFonts w:ascii="Times New Roman" w:hAnsi="Times New Roman" w:cs="Times New Roman"/>
          <w:smallCaps/>
          <w:noProof/>
        </w:rPr>
        <w:t>Wolf</w:t>
      </w:r>
      <w:r w:rsidR="00D7569D" w:rsidRPr="00D7569D">
        <w:rPr>
          <w:rFonts w:ascii="Times New Roman" w:hAnsi="Times New Roman" w:cs="Times New Roman"/>
          <w:i/>
          <w:noProof/>
        </w:rPr>
        <w:t xml:space="preserve"> et al.</w:t>
      </w:r>
      <w:r w:rsidR="00D7569D">
        <w:rPr>
          <w:rFonts w:ascii="Times New Roman" w:hAnsi="Times New Roman" w:cs="Times New Roman"/>
          <w:noProof/>
        </w:rPr>
        <w:t xml:space="preserve"> 1997)</w:t>
      </w:r>
      <w:r w:rsidRPr="00D7569D">
        <w:rPr>
          <w:rFonts w:ascii="Times New Roman" w:hAnsi="Times New Roman" w:cs="Times New Roman"/>
        </w:rPr>
        <w:fldChar w:fldCharType="end"/>
      </w:r>
      <w:r w:rsidRPr="001C3E57">
        <w:rPr>
          <w:rFonts w:ascii="Times New Roman" w:hAnsi="Times New Roman" w:cs="Times New Roman"/>
        </w:rPr>
        <w:t xml:space="preserve">. While a few species seem to be tolerant to chromosomal rearrangements </w:t>
      </w:r>
      <w:r w:rsidRPr="001C3E57">
        <w:rPr>
          <w:rFonts w:ascii="Times New Roman" w:hAnsi="Times New Roman" w:cs="Times New Roman"/>
        </w:rPr>
        <w:fldChar w:fldCharType="begin"/>
      </w:r>
      <w:r w:rsidR="00D7569D">
        <w:rPr>
          <w:rFonts w:ascii="Times New Roman" w:hAnsi="Times New Roman" w:cs="Times New Roman"/>
        </w:rPr>
        <w:instrText xml:space="preserve"> ADDIN EN.CITE &lt;EndNote&gt;&lt;Cite&gt;&lt;Author&gt;Robinson&lt;/Author&gt;&lt;Year&gt;2017&lt;/Year&gt;&lt;RecNum&gt;387&lt;/RecNum&gt;&lt;DisplayText&gt;(&lt;style face="smallcaps"&gt;Brown&lt;/style&gt;&lt;style face="italic"&gt; et al.&lt;/style&gt; 1992; &lt;style face="smallcaps"&gt;Robinson&lt;/style&gt; 2017)&lt;/DisplayText&gt;&lt;record&gt;&lt;rec-number&gt;387&lt;/rec-number&gt;&lt;foreign-keys&gt;&lt;key app="EN" db-id="psx5aavda22efleatx5vaweatapzwapastxd" timestamp="1586931169" guid="95649634-a778-41e6-823f-e87f76b1b1f6"&gt;387&lt;/key&gt;&lt;/foreign-keys&gt;&lt;ref-type name="Book"&gt;6&lt;/ref-type&gt;&lt;contributors&gt;&lt;authors&gt;&lt;author&gt;Robinson, Roy&lt;/author&gt;&lt;/authors&gt;&lt;/contributors&gt;&lt;titles&gt;&lt;title&gt;Lepidoptera Genetics: International Series of Monographs in Pure and Applied Biology: Zoology&lt;/title&gt;&lt;/titles&gt;&lt;volume&gt;46&lt;/volume&gt;&lt;dates&gt;&lt;year&gt;2017&lt;/year&gt;&lt;/dates&gt;&lt;publisher&gt;Elsevier&lt;/publisher&gt;&lt;isbn&gt;148315470X&lt;/isbn&gt;&lt;urls&gt;&lt;/urls&gt;&lt;/record&gt;&lt;/Cite&gt;&lt;Cite&gt;&lt;Author&gt;Brown&lt;/Author&gt;&lt;Year&gt;1992&lt;/Year&gt;&lt;RecNum&gt;389&lt;/RecNum&gt;&lt;record&gt;&lt;rec-number&gt;389&lt;/rec-number&gt;&lt;foreign-keys&gt;&lt;key app="EN" db-id="psx5aavda22efleatx5vaweatapzwapastxd" timestamp="1586931612" guid="48b59e46-b0a3-48a0-bbfc-aba85bc551fd"&gt;389&lt;/key&gt;&lt;/foreign-keys&gt;&lt;ref-type name="Journal Article"&gt;17&lt;/ref-type&gt;&lt;contributors&gt;&lt;authors&gt;&lt;author&gt;Brown, Keith S&lt;/author&gt;&lt;author&gt;Emmel, Thomas C&lt;/author&gt;&lt;author&gt;Eliazar, Peter J&lt;/author&gt;&lt;author&gt;Suomalainen, Esko&lt;/author&gt;&lt;/authors&gt;&lt;/contributors&gt;&lt;titles&gt;&lt;title&gt;Evolutionary patterns in chromosome numbers in neotropical Lepidoptera: I. Chromosomes of the Heliconiini (Family Nymphalidae: Subfamily Nymphalinae)&lt;/title&gt;&lt;secondary-title&gt;Hereditas&lt;/secondary-title&gt;&lt;/titles&gt;&lt;periodical&gt;&lt;full-title&gt;Hereditas&lt;/full-title&gt;&lt;/periodical&gt;&lt;pages&gt;109-125&lt;/pages&gt;&lt;volume&gt;117&lt;/volume&gt;&lt;number&gt;2&lt;/number&gt;&lt;dates&gt;&lt;year&gt;1992&lt;/year&gt;&lt;/dates&gt;&lt;isbn&gt;0018-0661&lt;/isbn&gt;&lt;urls&gt;&lt;/urls&gt;&lt;/record&gt;&lt;/Cite&gt;&lt;/EndNote&gt;</w:instrText>
      </w:r>
      <w:r w:rsidRPr="00894C6E">
        <w:rPr>
          <w:rFonts w:ascii="Times New Roman" w:hAnsi="Times New Roman" w:cs="Times New Roman"/>
        </w:rPr>
        <w:fldChar w:fldCharType="separate"/>
      </w:r>
      <w:r w:rsidR="00D7569D">
        <w:rPr>
          <w:rFonts w:ascii="Times New Roman" w:hAnsi="Times New Roman" w:cs="Times New Roman"/>
          <w:noProof/>
        </w:rPr>
        <w:t>(</w:t>
      </w:r>
      <w:r w:rsidR="00D7569D" w:rsidRPr="00D7569D">
        <w:rPr>
          <w:rFonts w:ascii="Times New Roman" w:hAnsi="Times New Roman" w:cs="Times New Roman"/>
          <w:smallCaps/>
          <w:noProof/>
        </w:rPr>
        <w:t>Brown</w:t>
      </w:r>
      <w:r w:rsidR="00D7569D" w:rsidRPr="00D7569D">
        <w:rPr>
          <w:rFonts w:ascii="Times New Roman" w:hAnsi="Times New Roman" w:cs="Times New Roman"/>
          <w:i/>
          <w:noProof/>
        </w:rPr>
        <w:t xml:space="preserve"> et al.</w:t>
      </w:r>
      <w:r w:rsidR="00D7569D">
        <w:rPr>
          <w:rFonts w:ascii="Times New Roman" w:hAnsi="Times New Roman" w:cs="Times New Roman"/>
          <w:noProof/>
        </w:rPr>
        <w:t xml:space="preserve"> 1992; </w:t>
      </w:r>
      <w:r w:rsidR="00D7569D" w:rsidRPr="00D7569D">
        <w:rPr>
          <w:rFonts w:ascii="Times New Roman" w:hAnsi="Times New Roman" w:cs="Times New Roman"/>
          <w:smallCaps/>
          <w:noProof/>
        </w:rPr>
        <w:t>Robinson</w:t>
      </w:r>
      <w:r w:rsidR="00D7569D">
        <w:rPr>
          <w:rFonts w:ascii="Times New Roman" w:hAnsi="Times New Roman" w:cs="Times New Roman"/>
          <w:noProof/>
        </w:rPr>
        <w:t xml:space="preserve"> 2017)</w:t>
      </w:r>
      <w:r w:rsidRPr="00D7569D">
        <w:rPr>
          <w:rFonts w:ascii="Times New Roman" w:hAnsi="Times New Roman" w:cs="Times New Roman"/>
        </w:rPr>
        <w:fldChar w:fldCharType="end"/>
      </w:r>
      <w:r w:rsidRPr="001C3E57">
        <w:rPr>
          <w:rFonts w:ascii="Times New Roman" w:hAnsi="Times New Roman" w:cs="Times New Roman"/>
        </w:rPr>
        <w:t xml:space="preserve">, many species exhibit little variation in chromosome number </w:t>
      </w:r>
      <w:r w:rsidRPr="001C3E57">
        <w:rPr>
          <w:rFonts w:ascii="Times New Roman" w:hAnsi="Times New Roman" w:cs="Times New Roman"/>
        </w:rPr>
        <w:fldChar w:fldCharType="begin">
          <w:fldData xml:space="preserve">PEVuZE5vdGU+PENpdGU+PEF1dGhvcj5Sb2JpbnNvbjwvQXV0aG9yPjxZZWFyPjIwMTc8L1llYXI+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</w:fldData>
        </w:fldChar>
      </w:r>
      <w:r w:rsidR="00D7569D">
        <w:rPr>
          <w:rFonts w:ascii="Times New Roman" w:hAnsi="Times New Roman" w:cs="Times New Roman"/>
        </w:rPr>
        <w:instrText xml:space="preserve"> ADDIN EN.CITE </w:instrText>
      </w:r>
      <w:r w:rsidR="00D7569D">
        <w:rPr>
          <w:rFonts w:ascii="Times New Roman" w:hAnsi="Times New Roman" w:cs="Times New Roman"/>
        </w:rPr>
        <w:fldChar w:fldCharType="begin">
          <w:fldData xml:space="preserve">PEVuZE5vdGU+PENpdGU+PEF1dGhvcj5Sb2JpbnNvbjwvQXV0aG9yPjxZZWFyPjIwMTc8L1llYXI+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</w:fldData>
        </w:fldChar>
      </w:r>
      <w:r w:rsidR="00D7569D">
        <w:rPr>
          <w:rFonts w:ascii="Times New Roman" w:hAnsi="Times New Roman" w:cs="Times New Roman"/>
        </w:rPr>
        <w:instrText xml:space="preserve"> ADDIN EN.CITE.DATA </w:instrText>
      </w:r>
      <w:r w:rsidR="00D7569D">
        <w:rPr>
          <w:rFonts w:ascii="Times New Roman" w:hAnsi="Times New Roman" w:cs="Times New Roman"/>
        </w:rPr>
      </w:r>
      <w:r w:rsidR="00D7569D">
        <w:rPr>
          <w:rFonts w:ascii="Times New Roman" w:hAnsi="Times New Roman" w:cs="Times New Roman"/>
        </w:rPr>
        <w:fldChar w:fldCharType="end"/>
      </w:r>
      <w:r w:rsidRPr="00894C6E">
        <w:rPr>
          <w:rFonts w:ascii="Times New Roman" w:hAnsi="Times New Roman" w:cs="Times New Roman"/>
        </w:rPr>
        <w:fldChar w:fldCharType="separate"/>
      </w:r>
      <w:r w:rsidR="00D7569D">
        <w:rPr>
          <w:rFonts w:ascii="Times New Roman" w:hAnsi="Times New Roman" w:cs="Times New Roman"/>
          <w:noProof/>
        </w:rPr>
        <w:t>(</w:t>
      </w:r>
      <w:r w:rsidR="00D7569D" w:rsidRPr="00D7569D">
        <w:rPr>
          <w:rFonts w:ascii="Times New Roman" w:hAnsi="Times New Roman" w:cs="Times New Roman"/>
          <w:smallCaps/>
          <w:noProof/>
        </w:rPr>
        <w:t>White</w:t>
      </w:r>
      <w:r w:rsidR="00D7569D">
        <w:rPr>
          <w:rFonts w:ascii="Times New Roman" w:hAnsi="Times New Roman" w:cs="Times New Roman"/>
          <w:noProof/>
        </w:rPr>
        <w:t xml:space="preserve"> 1977; </w:t>
      </w:r>
      <w:r w:rsidR="00D7569D" w:rsidRPr="00D7569D">
        <w:rPr>
          <w:rFonts w:ascii="Times New Roman" w:hAnsi="Times New Roman" w:cs="Times New Roman"/>
          <w:smallCaps/>
          <w:noProof/>
        </w:rPr>
        <w:t>Emmel</w:t>
      </w:r>
      <w:r w:rsidR="00D7569D" w:rsidRPr="00D7569D">
        <w:rPr>
          <w:rFonts w:ascii="Times New Roman" w:hAnsi="Times New Roman" w:cs="Times New Roman"/>
          <w:i/>
          <w:noProof/>
        </w:rPr>
        <w:t xml:space="preserve"> et al.</w:t>
      </w:r>
      <w:r w:rsidR="00D7569D">
        <w:rPr>
          <w:rFonts w:ascii="Times New Roman" w:hAnsi="Times New Roman" w:cs="Times New Roman"/>
          <w:noProof/>
        </w:rPr>
        <w:t xml:space="preserve"> 1995; </w:t>
      </w:r>
      <w:r w:rsidR="00D7569D" w:rsidRPr="00D7569D">
        <w:rPr>
          <w:rFonts w:ascii="Times New Roman" w:hAnsi="Times New Roman" w:cs="Times New Roman"/>
          <w:smallCaps/>
          <w:noProof/>
        </w:rPr>
        <w:t>Robinson</w:t>
      </w:r>
      <w:r w:rsidR="00D7569D">
        <w:rPr>
          <w:rFonts w:ascii="Times New Roman" w:hAnsi="Times New Roman" w:cs="Times New Roman"/>
          <w:noProof/>
        </w:rPr>
        <w:t xml:space="preserve"> 2017)</w:t>
      </w:r>
      <w:r w:rsidRPr="00D7569D">
        <w:rPr>
          <w:rFonts w:ascii="Times New Roman" w:hAnsi="Times New Roman" w:cs="Times New Roman"/>
        </w:rPr>
        <w:fldChar w:fldCharType="end"/>
      </w:r>
      <w:r w:rsidRPr="001C3E57">
        <w:rPr>
          <w:rFonts w:ascii="Times New Roman" w:hAnsi="Times New Roman" w:cs="Times New Roman"/>
        </w:rPr>
        <w:t xml:space="preserve">. </w:t>
      </w:r>
    </w:p>
    <w:p w14:paraId="2914EA79" w14:textId="77777777" w:rsidR="00DD0A86" w:rsidRPr="001C3E57" w:rsidRDefault="00DD0A86">
      <w:pPr>
        <w:rPr>
          <w:rFonts w:ascii="Times New Roman" w:hAnsi="Times New Roman" w:cs="Times New Roman"/>
          <w:b/>
          <w:bCs/>
        </w:rPr>
        <w:pPrChange w:id="167" w:author="Microsoft Office User" w:date="2020-04-22T10:50:00Z">
          <w:pPr>
            <w:spacing w:line="480" w:lineRule="auto"/>
          </w:pPr>
        </w:pPrChange>
      </w:pPr>
    </w:p>
    <w:sectPr w:rsidR="00DD0A86" w:rsidRPr="001C3E57" w:rsidSect="008450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9" w:author="Sarah Ruckman" w:date="2020-04-21T13:30:00Z" w:initials="SR">
    <w:p w14:paraId="71F479DE" w14:textId="1AC98D75" w:rsidR="00200F32" w:rsidRDefault="00200F32">
      <w:pPr>
        <w:pStyle w:val="CommentText"/>
      </w:pPr>
      <w:r>
        <w:rPr>
          <w:rStyle w:val="CommentReference"/>
        </w:rPr>
        <w:annotationRef/>
      </w:r>
      <w:r>
        <w:t xml:space="preserve">Insert figure and caption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F479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A9E78" w16cex:dateUtc="2020-04-22T15: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F479DE" w16cid:durableId="224974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743EA" w14:textId="77777777" w:rsidR="003022CF" w:rsidRDefault="003022CF" w:rsidP="00854D0F">
      <w:pPr>
        <w:spacing w:after="0"/>
      </w:pPr>
      <w:r>
        <w:separator/>
      </w:r>
    </w:p>
  </w:endnote>
  <w:endnote w:type="continuationSeparator" w:id="0">
    <w:p w14:paraId="0AB66E01" w14:textId="77777777" w:rsidR="003022CF" w:rsidRDefault="003022CF"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egoe UI Emoji">
    <w:altName w:val="Calibri"/>
    <w:panose1 w:val="020B0604020202020204"/>
    <w:charset w:val="00"/>
    <w:family w:val="swiss"/>
    <w:pitch w:val="variable"/>
    <w:sig w:usb0="00000003" w:usb1="02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536AC2" w14:textId="77777777" w:rsidR="003022CF" w:rsidRDefault="003022CF" w:rsidP="00854D0F">
      <w:pPr>
        <w:spacing w:after="0"/>
      </w:pPr>
      <w:r>
        <w:separator/>
      </w:r>
    </w:p>
  </w:footnote>
  <w:footnote w:type="continuationSeparator" w:id="0">
    <w:p w14:paraId="4B67ACCB" w14:textId="77777777" w:rsidR="003022CF" w:rsidRDefault="003022CF"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Sarah Ruckman">
    <w15:presenceInfo w15:providerId="Windows Live" w15:userId="ea2b557ca9b781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kwqwUAuMkXMCw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5aavda22efleatx5vaweatapzwapastxd&quot;&gt;My EndNote Library&lt;record-ids&gt;&lt;item&gt;273&lt;/item&gt;&lt;item&gt;290&lt;/item&gt;&lt;item&gt;347&lt;/item&gt;&lt;item&gt;358&lt;/item&gt;&lt;item&gt;359&lt;/item&gt;&lt;item&gt;362&lt;/item&gt;&lt;item&gt;365&lt;/item&gt;&lt;item&gt;368&lt;/item&gt;&lt;item&gt;371&lt;/item&gt;&lt;item&gt;372&lt;/item&gt;&lt;item&gt;374&lt;/item&gt;&lt;item&gt;377&lt;/item&gt;&lt;item&gt;379&lt;/item&gt;&lt;item&gt;380&lt;/item&gt;&lt;item&gt;381&lt;/item&gt;&lt;item&gt;382&lt;/item&gt;&lt;item&gt;383&lt;/item&gt;&lt;item&gt;386&lt;/item&gt;&lt;item&gt;387&lt;/item&gt;&lt;item&gt;388&lt;/item&gt;&lt;item&gt;389&lt;/item&gt;&lt;item&gt;390&lt;/item&gt;&lt;item&gt;415&lt;/item&gt;&lt;item&gt;416&lt;/item&gt;&lt;item&gt;417&lt;/item&gt;&lt;item&gt;418&lt;/item&gt;&lt;item&gt;419&lt;/item&gt;&lt;item&gt;420&lt;/item&gt;&lt;item&gt;422&lt;/item&gt;&lt;item&gt;423&lt;/item&gt;&lt;/record-ids&gt;&lt;/item&gt;&lt;/Libraries&gt;"/>
  </w:docVars>
  <w:rsids>
    <w:rsidRoot w:val="00E466B2"/>
    <w:rsid w:val="00006095"/>
    <w:rsid w:val="00020DAE"/>
    <w:rsid w:val="00045392"/>
    <w:rsid w:val="00077899"/>
    <w:rsid w:val="00085A8D"/>
    <w:rsid w:val="00087532"/>
    <w:rsid w:val="0009189E"/>
    <w:rsid w:val="000E33F0"/>
    <w:rsid w:val="00122986"/>
    <w:rsid w:val="001577E5"/>
    <w:rsid w:val="00164074"/>
    <w:rsid w:val="00186372"/>
    <w:rsid w:val="00195C79"/>
    <w:rsid w:val="001A663F"/>
    <w:rsid w:val="001C3E57"/>
    <w:rsid w:val="00200F32"/>
    <w:rsid w:val="00215E65"/>
    <w:rsid w:val="00244164"/>
    <w:rsid w:val="00297E6F"/>
    <w:rsid w:val="002A05AD"/>
    <w:rsid w:val="002D26E1"/>
    <w:rsid w:val="003022CF"/>
    <w:rsid w:val="003861C7"/>
    <w:rsid w:val="003873E6"/>
    <w:rsid w:val="003A0DAF"/>
    <w:rsid w:val="003B52AF"/>
    <w:rsid w:val="003C6248"/>
    <w:rsid w:val="003F14DB"/>
    <w:rsid w:val="004034FA"/>
    <w:rsid w:val="0041099B"/>
    <w:rsid w:val="00433F19"/>
    <w:rsid w:val="00442BC8"/>
    <w:rsid w:val="004877A9"/>
    <w:rsid w:val="00515E10"/>
    <w:rsid w:val="005329D6"/>
    <w:rsid w:val="00543B0A"/>
    <w:rsid w:val="005512B9"/>
    <w:rsid w:val="00554932"/>
    <w:rsid w:val="00590DFB"/>
    <w:rsid w:val="00596E61"/>
    <w:rsid w:val="006315DE"/>
    <w:rsid w:val="0064352A"/>
    <w:rsid w:val="0064695D"/>
    <w:rsid w:val="0065584C"/>
    <w:rsid w:val="00687BFB"/>
    <w:rsid w:val="006A5BDC"/>
    <w:rsid w:val="006C5152"/>
    <w:rsid w:val="006C71CA"/>
    <w:rsid w:val="006E0083"/>
    <w:rsid w:val="007029AE"/>
    <w:rsid w:val="00821B6D"/>
    <w:rsid w:val="0084141E"/>
    <w:rsid w:val="00845083"/>
    <w:rsid w:val="00854D0F"/>
    <w:rsid w:val="008612EC"/>
    <w:rsid w:val="008745ED"/>
    <w:rsid w:val="008925B5"/>
    <w:rsid w:val="00894C6E"/>
    <w:rsid w:val="008B016B"/>
    <w:rsid w:val="008B1174"/>
    <w:rsid w:val="008E6082"/>
    <w:rsid w:val="008F1532"/>
    <w:rsid w:val="008F1E2B"/>
    <w:rsid w:val="0090352F"/>
    <w:rsid w:val="00906B10"/>
    <w:rsid w:val="009202C0"/>
    <w:rsid w:val="00941605"/>
    <w:rsid w:val="00941A9B"/>
    <w:rsid w:val="009659FA"/>
    <w:rsid w:val="009805C9"/>
    <w:rsid w:val="00997DF4"/>
    <w:rsid w:val="009C5348"/>
    <w:rsid w:val="009F7D52"/>
    <w:rsid w:val="00A11DB9"/>
    <w:rsid w:val="00A243F8"/>
    <w:rsid w:val="00A352D4"/>
    <w:rsid w:val="00A40753"/>
    <w:rsid w:val="00A62304"/>
    <w:rsid w:val="00A631A4"/>
    <w:rsid w:val="00AA1CDE"/>
    <w:rsid w:val="00AA221D"/>
    <w:rsid w:val="00AB025A"/>
    <w:rsid w:val="00B01304"/>
    <w:rsid w:val="00B52DD3"/>
    <w:rsid w:val="00B52E05"/>
    <w:rsid w:val="00BD0893"/>
    <w:rsid w:val="00C15ED0"/>
    <w:rsid w:val="00C30D50"/>
    <w:rsid w:val="00C31ED2"/>
    <w:rsid w:val="00C674C3"/>
    <w:rsid w:val="00C84AE0"/>
    <w:rsid w:val="00CD3686"/>
    <w:rsid w:val="00D32443"/>
    <w:rsid w:val="00D7569D"/>
    <w:rsid w:val="00D97F3B"/>
    <w:rsid w:val="00DD0A86"/>
    <w:rsid w:val="00DD3DFC"/>
    <w:rsid w:val="00DD5BFC"/>
    <w:rsid w:val="00E238CE"/>
    <w:rsid w:val="00E30419"/>
    <w:rsid w:val="00E3165A"/>
    <w:rsid w:val="00E35653"/>
    <w:rsid w:val="00E35FCD"/>
    <w:rsid w:val="00E366BE"/>
    <w:rsid w:val="00E427C1"/>
    <w:rsid w:val="00E466B2"/>
    <w:rsid w:val="00E876A6"/>
    <w:rsid w:val="00EA0DA4"/>
    <w:rsid w:val="00ED07A0"/>
    <w:rsid w:val="00EE6581"/>
    <w:rsid w:val="00FD3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semiHidden/>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webSettings" Target="web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endnotes" Target="endnotes.xml"/><Relationship Id="rId15" Type="http://schemas.microsoft.com/office/2018/08/relationships/commentsExtensible" Target="commentsExtensible.xml"/><Relationship Id="rId10" Type="http://schemas.openxmlformats.org/officeDocument/2006/relationships/image" Target="media/image2.emf"/><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10</Pages>
  <Words>6814</Words>
  <Characters>38846</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2020-04-16T02:37:00Z</dcterms:created>
  <dcterms:modified xsi:type="dcterms:W3CDTF">2020-04-25T07:53:00Z</dcterms:modified>
</cp:coreProperties>
</file>