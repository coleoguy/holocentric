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1C23EF">
        <w:rPr>
          <w:rStyle w:val="CommentReference"/>
          <w:rFonts w:asciiTheme="minorHAnsi" w:hAnsiTheme="minorHAnsi"/>
        </w:rPr>
        <w:commentReference w:id="0"/>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6E1AA78" w:rsidR="00EE6581" w:rsidRPr="009612EA" w:rsidRDefault="00111ACE" w:rsidP="00DE1F25">
      <w:pPr>
        <w:pStyle w:val="Default"/>
        <w:widowControl w:val="0"/>
        <w:rPr>
          <w:rFonts w:asciiTheme="minorHAnsi" w:hAnsiTheme="minorHAnsi" w:cstheme="minorHAnsi"/>
          <w:iCs/>
          <w:sz w:val="22"/>
        </w:rPr>
      </w:pPr>
      <w:commentRangeStart w:id="1"/>
      <w:del w:id="2" w:author="Microsoft Office User" w:date="2020-06-01T23:42:00Z">
        <w:r w:rsidDel="005A3DA6">
          <w:rPr>
            <w:rFonts w:asciiTheme="minorHAnsi" w:hAnsiTheme="minorHAnsi" w:cstheme="minorHAnsi"/>
            <w:iCs/>
            <w:sz w:val="22"/>
          </w:rPr>
          <w:delText xml:space="preserve">The reliable segregation of chromosome during cell division is a fundamental requirement for life. Centromeres function as the site on chromosomes to which spindle fibers attach allowing for ordered segregation of chromosome. </w:delText>
        </w:r>
      </w:del>
      <w:commentRangeEnd w:id="1"/>
      <w:r w:rsidR="005A3DA6">
        <w:rPr>
          <w:rStyle w:val="CommentReference"/>
          <w:rFonts w:asciiTheme="minorHAnsi" w:hAnsiTheme="minorHAnsi"/>
        </w:rPr>
        <w:commentReference w:id="1"/>
      </w:r>
      <w:r>
        <w:rPr>
          <w:rFonts w:asciiTheme="minorHAnsi" w:hAnsiTheme="minorHAnsi" w:cstheme="minorHAnsi"/>
          <w:iCs/>
          <w:sz w:val="22"/>
        </w:rPr>
        <w:t xml:space="preserve">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t>
      </w:r>
      <w:ins w:id="3" w:author="Microsoft Office User" w:date="2020-06-01T23:24:00Z">
        <w:r w:rsidR="00427E90">
          <w:rPr>
            <w:rFonts w:asciiTheme="minorHAnsi" w:hAnsiTheme="minorHAnsi" w:cstheme="minorHAnsi"/>
            <w:iCs/>
            <w:sz w:val="22"/>
          </w:rPr>
          <w:t xml:space="preserve">entire </w:t>
        </w:r>
      </w:ins>
      <w:del w:id="4" w:author="Microsoft Office User" w:date="2020-06-01T23:24:00Z">
        <w:r w:rsidDel="00427E90">
          <w:rPr>
            <w:rFonts w:asciiTheme="minorHAnsi" w:hAnsiTheme="minorHAnsi" w:cstheme="minorHAnsi"/>
            <w:iCs/>
            <w:sz w:val="22"/>
          </w:rPr>
          <w:delText xml:space="preserve">whole </w:delText>
        </w:r>
      </w:del>
      <w:r>
        <w:rPr>
          <w:rFonts w:asciiTheme="minorHAnsi" w:hAnsiTheme="minorHAnsi" w:cstheme="minorHAnsi"/>
          <w:iCs/>
          <w:sz w:val="22"/>
        </w:rPr>
        <w:t xml:space="preserve">chromosome. </w:t>
      </w:r>
      <w:commentRangeStart w:id="5"/>
      <w:del w:id="6" w:author="Microsoft Office User" w:date="2020-06-01T23:26:00Z">
        <w:r w:rsidR="00C328DC" w:rsidDel="00427E90">
          <w:rPr>
            <w:rFonts w:asciiTheme="minorHAnsi" w:hAnsiTheme="minorHAnsi" w:cstheme="minorHAnsi"/>
            <w:iCs/>
            <w:sz w:val="22"/>
          </w:rPr>
          <w:delText>When chromosomal fusion or fission occurs species with monocentric chromosomes can fail to properly segregate chromosomes that have either no or multiple</w:delText>
        </w:r>
        <w:r w:rsidDel="00427E90">
          <w:rPr>
            <w:rFonts w:asciiTheme="minorHAnsi" w:hAnsiTheme="minorHAnsi" w:cstheme="minorHAnsi"/>
            <w:iCs/>
            <w:sz w:val="22"/>
          </w:rPr>
          <w:delText xml:space="preserve"> </w:delText>
        </w:r>
        <w:r w:rsidR="00C328DC" w:rsidDel="00427E90">
          <w:rPr>
            <w:rFonts w:asciiTheme="minorHAnsi" w:hAnsiTheme="minorHAnsi" w:cstheme="minorHAnsi"/>
            <w:iCs/>
            <w:sz w:val="22"/>
          </w:rPr>
          <w:delText xml:space="preserve">centromeres. </w:delText>
        </w:r>
        <w:commentRangeEnd w:id="5"/>
        <w:r w:rsidR="00427E90" w:rsidDel="00427E90">
          <w:rPr>
            <w:rStyle w:val="CommentReference"/>
            <w:rFonts w:asciiTheme="minorHAnsi" w:hAnsiTheme="minorHAnsi"/>
          </w:rPr>
          <w:commentReference w:id="5"/>
        </w:r>
      </w:del>
      <w:ins w:id="7" w:author="Microsoft Office User" w:date="2020-06-01T23:26:00Z">
        <w:r w:rsidR="00427E90">
          <w:rPr>
            <w:rFonts w:asciiTheme="minorHAnsi" w:hAnsiTheme="minorHAnsi" w:cstheme="minorHAnsi"/>
            <w:iCs/>
            <w:sz w:val="22"/>
          </w:rPr>
          <w:t xml:space="preserve"> </w:t>
        </w:r>
      </w:ins>
      <w:ins w:id="8" w:author="Microsoft Office User" w:date="2020-06-01T23:40:00Z">
        <w:r w:rsidR="00427E90">
          <w:rPr>
            <w:rFonts w:asciiTheme="minorHAnsi" w:hAnsiTheme="minorHAnsi" w:cstheme="minorHAnsi"/>
            <w:iCs/>
            <w:sz w:val="22"/>
          </w:rPr>
          <w:t>Proper segregation may fail in species with monocentric chromosomes after a fusion or fission event, which may disrupt the number of centromere</w:t>
        </w:r>
      </w:ins>
      <w:ins w:id="9" w:author="Microsoft Office User" w:date="2020-06-01T23:41:00Z">
        <w:r w:rsidR="00427E90">
          <w:rPr>
            <w:rFonts w:asciiTheme="minorHAnsi" w:hAnsiTheme="minorHAnsi" w:cstheme="minorHAnsi"/>
            <w:iCs/>
            <w:sz w:val="22"/>
          </w:rPr>
          <w:t xml:space="preserve">s. </w:t>
        </w:r>
      </w:ins>
      <w:r w:rsidR="00C328DC">
        <w:rPr>
          <w:rFonts w:asciiTheme="minorHAnsi" w:hAnsiTheme="minorHAnsi" w:cstheme="minorHAnsi"/>
          <w:iCs/>
          <w:sz w:val="22"/>
        </w:rPr>
        <w:t>In contrast</w:t>
      </w:r>
      <w:ins w:id="10" w:author="Microsoft Office User" w:date="2020-06-01T23:43:00Z">
        <w:r w:rsidR="005A3DA6">
          <w:rPr>
            <w:rFonts w:asciiTheme="minorHAnsi" w:hAnsiTheme="minorHAnsi" w:cstheme="minorHAnsi"/>
            <w:iCs/>
            <w:sz w:val="22"/>
          </w:rPr>
          <w:t>,</w:t>
        </w:r>
      </w:ins>
      <w:r w:rsidR="00C328DC">
        <w:rPr>
          <w:rFonts w:asciiTheme="minorHAnsi" w:hAnsiTheme="minorHAnsi" w:cstheme="minorHAnsi"/>
          <w:iCs/>
          <w:sz w:val="22"/>
        </w:rPr>
        <w:t xml:space="preserve"> species with holocentric chromosome</w:t>
      </w:r>
      <w:ins w:id="11" w:author="Microsoft Office User" w:date="2020-06-01T23:46:00Z">
        <w:r w:rsidR="005A3DA6">
          <w:rPr>
            <w:rFonts w:asciiTheme="minorHAnsi" w:hAnsiTheme="minorHAnsi" w:cstheme="minorHAnsi"/>
            <w:iCs/>
            <w:sz w:val="22"/>
          </w:rPr>
          <w:t>s</w:t>
        </w:r>
      </w:ins>
      <w:r w:rsidR="00C328DC">
        <w:rPr>
          <w:rFonts w:asciiTheme="minorHAnsi" w:hAnsiTheme="minorHAnsi" w:cstheme="minorHAnsi"/>
          <w:iCs/>
          <w:sz w:val="22"/>
        </w:rPr>
        <w:t xml:space="preserve"> should still be able to safely segregate these chromosomes</w:t>
      </w:r>
      <w:ins w:id="12" w:author="Microsoft Office User" w:date="2020-06-01T23:26:00Z">
        <w:r w:rsidR="00427E90">
          <w:rPr>
            <w:rFonts w:asciiTheme="minorHAnsi" w:hAnsiTheme="minorHAnsi" w:cstheme="minorHAnsi"/>
            <w:iCs/>
            <w:sz w:val="22"/>
          </w:rPr>
          <w:t xml:space="preserve"> after fusion or fission events</w:t>
        </w:r>
      </w:ins>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ins w:id="13" w:author="Microsoft Office User" w:date="2020-06-01T23:25:00Z">
        <w:r w:rsidR="00427E90">
          <w:rPr>
            <w:rFonts w:asciiTheme="minorHAnsi" w:hAnsiTheme="minorHAnsi" w:cstheme="minorHAnsi"/>
            <w:sz w:val="22"/>
          </w:rPr>
          <w:t xml:space="preserve">between these systems, </w:t>
        </w:r>
      </w:ins>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del w:id="14" w:author="Microsoft Office User" w:date="2020-06-01T23:21:00Z">
        <w:r w:rsidR="00947779" w:rsidRPr="009612EA" w:rsidDel="001C23EF">
          <w:rPr>
            <w:rFonts w:asciiTheme="minorHAnsi" w:hAnsiTheme="minorHAnsi" w:cstheme="minorHAnsi"/>
            <w:iCs/>
            <w:sz w:val="22"/>
          </w:rPr>
          <w:delText>Insects exhibit a wide range of chromosome number and several large clades with monocentric or holocentric chromosomes</w:delText>
        </w:r>
        <w:r w:rsidR="00947779" w:rsidDel="001C23EF">
          <w:rPr>
            <w:rFonts w:asciiTheme="minorHAnsi" w:hAnsiTheme="minorHAnsi" w:cstheme="minorHAnsi"/>
            <w:iCs/>
            <w:sz w:val="22"/>
          </w:rPr>
          <w:delText xml:space="preserve"> making them ideal for </w:delText>
        </w:r>
        <w:r w:rsidR="00C328DC" w:rsidDel="001C23EF">
          <w:rPr>
            <w:rFonts w:asciiTheme="minorHAnsi" w:hAnsiTheme="minorHAnsi" w:cstheme="minorHAnsi"/>
            <w:iCs/>
            <w:sz w:val="22"/>
          </w:rPr>
          <w:delText>detecting differences in chromosome evolution in clades with different types of centromeres</w:delText>
        </w:r>
        <w:r w:rsidR="00947779" w:rsidRPr="009612EA" w:rsidDel="001C23EF">
          <w:rPr>
            <w:rFonts w:asciiTheme="minorHAnsi" w:hAnsiTheme="minorHAnsi" w:cstheme="minorHAnsi"/>
            <w:iCs/>
            <w:sz w:val="22"/>
          </w:rPr>
          <w:delText xml:space="preserve">. </w:delText>
        </w:r>
      </w:del>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commentRangeStart w:id="15"/>
      <w:del w:id="16" w:author="Microsoft Office User" w:date="2020-06-01T23:47:00Z">
        <w:r w:rsidR="00EB4A1A" w:rsidRPr="009612EA" w:rsidDel="005A3DA6">
          <w:rPr>
            <w:rFonts w:asciiTheme="minorHAnsi" w:hAnsiTheme="minorHAnsi" w:cstheme="minorHAnsi"/>
            <w:iCs/>
            <w:sz w:val="22"/>
          </w:rPr>
          <w:delText>Lepidoptera</w:delText>
        </w:r>
        <w:r w:rsidR="00980022" w:rsidDel="005A3DA6">
          <w:rPr>
            <w:rFonts w:asciiTheme="minorHAnsi" w:hAnsiTheme="minorHAnsi" w:cstheme="minorHAnsi"/>
            <w:iCs/>
            <w:sz w:val="22"/>
          </w:rPr>
          <w:delText xml:space="preserve">, </w:delText>
        </w:r>
        <w:r w:rsidR="00EB4A1A" w:rsidRPr="009612EA" w:rsidDel="005A3DA6">
          <w:rPr>
            <w:rFonts w:asciiTheme="minorHAnsi" w:hAnsiTheme="minorHAnsi" w:cstheme="minorHAnsi"/>
            <w:iCs/>
            <w:sz w:val="22"/>
          </w:rPr>
          <w:delText>a holocent</w:delText>
        </w:r>
        <w:r w:rsidR="00E23285" w:rsidRPr="009612EA" w:rsidDel="005A3DA6">
          <w:rPr>
            <w:rFonts w:asciiTheme="minorHAnsi" w:hAnsiTheme="minorHAnsi" w:cstheme="minorHAnsi"/>
            <w:iCs/>
            <w:sz w:val="22"/>
          </w:rPr>
          <w:delText>r</w:delText>
        </w:r>
        <w:r w:rsidR="00EB4A1A" w:rsidRPr="009612EA" w:rsidDel="005A3DA6">
          <w:rPr>
            <w:rFonts w:asciiTheme="minorHAnsi" w:hAnsiTheme="minorHAnsi" w:cstheme="minorHAnsi"/>
            <w:iCs/>
            <w:sz w:val="22"/>
          </w:rPr>
          <w:delText>ic clade</w:delText>
        </w:r>
        <w:r w:rsidR="00980022" w:rsidDel="005A3DA6">
          <w:rPr>
            <w:rFonts w:asciiTheme="minorHAnsi" w:hAnsiTheme="minorHAnsi" w:cstheme="minorHAnsi"/>
            <w:iCs/>
            <w:sz w:val="22"/>
          </w:rPr>
          <w:delText>,</w:delText>
        </w:r>
        <w:r w:rsidR="00EB4A1A" w:rsidRPr="009612EA" w:rsidDel="005A3DA6">
          <w:rPr>
            <w:rFonts w:asciiTheme="minorHAnsi" w:hAnsiTheme="minorHAnsi" w:cstheme="minorHAnsi"/>
            <w:iCs/>
            <w:sz w:val="22"/>
          </w:rPr>
          <w:delText xml:space="preserve"> exhibits some of the highest </w:delText>
        </w:r>
        <w:commentRangeStart w:id="17"/>
        <w:r w:rsidR="00EB4A1A" w:rsidRPr="009612EA" w:rsidDel="005A3DA6">
          <w:rPr>
            <w:rFonts w:asciiTheme="minorHAnsi" w:hAnsiTheme="minorHAnsi" w:cstheme="minorHAnsi"/>
            <w:iCs/>
            <w:sz w:val="22"/>
          </w:rPr>
          <w:delText>rates</w:delText>
        </w:r>
        <w:commentRangeEnd w:id="17"/>
        <w:r w:rsidR="00427E90" w:rsidDel="005A3DA6">
          <w:rPr>
            <w:rStyle w:val="CommentReference"/>
            <w:rFonts w:asciiTheme="minorHAnsi" w:hAnsiTheme="minorHAnsi"/>
          </w:rPr>
          <w:commentReference w:id="17"/>
        </w:r>
        <w:r w:rsidR="00947779" w:rsidDel="005A3DA6">
          <w:rPr>
            <w:rFonts w:asciiTheme="minorHAnsi" w:hAnsiTheme="minorHAnsi" w:cstheme="minorHAnsi"/>
            <w:iCs/>
            <w:sz w:val="22"/>
          </w:rPr>
          <w:delText>, while other holocentric clades exhibit some of the lowest rates</w:delText>
        </w:r>
        <w:r w:rsidR="00EB4A1A" w:rsidRPr="009612EA" w:rsidDel="005A3DA6">
          <w:rPr>
            <w:rFonts w:asciiTheme="minorHAnsi" w:hAnsiTheme="minorHAnsi" w:cstheme="minorHAnsi"/>
            <w:iCs/>
            <w:sz w:val="22"/>
          </w:rPr>
          <w:delText xml:space="preserve">. </w:delText>
        </w:r>
        <w:commentRangeEnd w:id="15"/>
        <w:r w:rsidR="005A3DA6" w:rsidDel="005A3DA6">
          <w:rPr>
            <w:rStyle w:val="CommentReference"/>
            <w:rFonts w:asciiTheme="minorHAnsi" w:hAnsiTheme="minorHAnsi"/>
          </w:rPr>
          <w:commentReference w:id="15"/>
        </w:r>
      </w:del>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ins w:id="18" w:author="Microsoft Office User" w:date="2020-06-01T23:47:00Z">
        <w:r w:rsidR="005A3DA6">
          <w:rPr>
            <w:rFonts w:asciiTheme="minorHAnsi" w:hAnsiTheme="minorHAnsi" w:cstheme="minorHAnsi"/>
            <w:iCs/>
            <w:sz w:val="22"/>
          </w:rPr>
          <w:t>-</w:t>
        </w:r>
      </w:ins>
      <w:r w:rsidR="00C328DC">
        <w:rPr>
          <w:rFonts w:asciiTheme="minorHAnsi" w:hAnsiTheme="minorHAnsi" w:cstheme="minorHAnsi"/>
          <w:iCs/>
          <w:sz w:val="22"/>
        </w:rPr>
        <w:t>evolvin</w:t>
      </w:r>
      <w:bookmarkStart w:id="19" w:name="_GoBack"/>
      <w:bookmarkEnd w:id="19"/>
      <w:r w:rsidR="00C328DC">
        <w:rPr>
          <w:rFonts w:asciiTheme="minorHAnsi" w:hAnsiTheme="minorHAnsi" w:cstheme="minorHAnsi"/>
          <w:iCs/>
          <w:sz w:val="22"/>
        </w:rPr>
        <w:t xml:space="preserve">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w:t>
      </w:r>
      <w:r w:rsidR="0091787F">
        <w:rPr>
          <w:rFonts w:cstheme="minorHAnsi"/>
          <w:noProof/>
          <w:sz w:val="22"/>
          <w:szCs w:val="22"/>
        </w:rPr>
        <w:lastRenderedPageBreak/>
        <w:t>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t>
      </w:r>
      <w:r w:rsidR="00FE73E4" w:rsidRPr="00AE0786">
        <w:rPr>
          <w:rFonts w:cstheme="minorHAnsi"/>
          <w:sz w:val="22"/>
          <w:szCs w:val="22"/>
        </w:rPr>
        <w:lastRenderedPageBreak/>
        <w:t>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lastRenderedPageBreak/>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20"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2EC862A9"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either increase or decrease rates of chromosome number evolution. This might suggest </w:t>
      </w:r>
      <w:r>
        <w:rPr>
          <w:rFonts w:cstheme="minorHAnsi"/>
          <w:sz w:val="22"/>
          <w:szCs w:val="22"/>
        </w:rPr>
        <w:lastRenderedPageBreak/>
        <w:t>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29248D6"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2C9C9035" w14:textId="6AE691E7"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r w:rsidR="00460BC2">
        <w:rPr>
          <w:rFonts w:cstheme="minorHAnsi"/>
          <w:color w:val="000000" w:themeColor="text1"/>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51B7144F" w14:textId="209E7D08"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563FA31" w14:textId="0BBE9FD7" w:rsidR="00380E81" w:rsidRPr="00460BC2"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3E4D654"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12">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6-01T23:13:00Z" w:initials="MOU">
    <w:p w14:paraId="0B545E2A" w14:textId="09CFA676" w:rsidR="001C23EF" w:rsidRDefault="001C23EF">
      <w:pPr>
        <w:pStyle w:val="CommentText"/>
      </w:pPr>
      <w:r>
        <w:rPr>
          <w:rStyle w:val="CommentReference"/>
        </w:rPr>
        <w:annotationRef/>
      </w:r>
      <w:r>
        <w:t>Gene abstract limit is 200. We are currently at 283 (25</w:t>
      </w:r>
      <w:r w:rsidR="005A3DA6">
        <w:t>7</w:t>
      </w:r>
      <w:r>
        <w:t xml:space="preserve"> i</w:t>
      </w:r>
      <w:r w:rsidR="00427E90">
        <w:t xml:space="preserve">f </w:t>
      </w:r>
      <w:r>
        <w:t>you take out the sentence that I struck through</w:t>
      </w:r>
      <w:r w:rsidR="005A3DA6">
        <w:t xml:space="preserve"> and suggested edits</w:t>
      </w:r>
      <w:r w:rsidR="00427E90">
        <w:t>)</w:t>
      </w:r>
    </w:p>
  </w:comment>
  <w:comment w:id="1" w:author="Microsoft Office User" w:date="2020-06-01T23:42:00Z" w:initials="MOU">
    <w:p w14:paraId="2B448BDF" w14:textId="6E111F32" w:rsidR="005A3DA6" w:rsidRDefault="005A3DA6">
      <w:pPr>
        <w:pStyle w:val="CommentText"/>
      </w:pPr>
      <w:r>
        <w:rPr>
          <w:rStyle w:val="CommentReference"/>
        </w:rPr>
        <w:annotationRef/>
      </w:r>
      <w:r>
        <w:t xml:space="preserve">Would </w:t>
      </w:r>
      <w:proofErr w:type="spellStart"/>
      <w:r>
        <w:t>these</w:t>
      </w:r>
      <w:proofErr w:type="spellEnd"/>
      <w:r>
        <w:t xml:space="preserve"> be necessary for an abstract? They should be understood and fundamental; maybe more necessary for an introduction (This could take out 32 words)</w:t>
      </w:r>
    </w:p>
  </w:comment>
  <w:comment w:id="5" w:author="Microsoft Office User" w:date="2020-06-01T23:25:00Z" w:initials="MOU">
    <w:p w14:paraId="68DD75CC" w14:textId="16E7E4B3" w:rsidR="00427E90" w:rsidRDefault="00427E90">
      <w:pPr>
        <w:pStyle w:val="CommentText"/>
      </w:pPr>
      <w:r>
        <w:rPr>
          <w:rStyle w:val="CommentReference"/>
        </w:rPr>
        <w:annotationRef/>
      </w:r>
      <w:r>
        <w:t xml:space="preserve">Carl said this sentence was confusing. I have offered a suggestion. </w:t>
      </w:r>
    </w:p>
  </w:comment>
  <w:comment w:id="17" w:author="Microsoft Office User" w:date="2020-06-01T23:24:00Z" w:initials="MOU">
    <w:p w14:paraId="048BBC21" w14:textId="5146BDDF" w:rsidR="00427E90" w:rsidRDefault="00427E90">
      <w:pPr>
        <w:pStyle w:val="CommentText"/>
      </w:pPr>
      <w:r>
        <w:rPr>
          <w:rStyle w:val="CommentReference"/>
        </w:rPr>
        <w:annotationRef/>
      </w:r>
      <w:r>
        <w:t>Define rates</w:t>
      </w:r>
    </w:p>
  </w:comment>
  <w:comment w:id="15" w:author="Microsoft Office User" w:date="2020-06-01T23:45:00Z" w:initials="MOU">
    <w:p w14:paraId="27960566" w14:textId="52080E33" w:rsidR="005A3DA6" w:rsidRDefault="005A3DA6">
      <w:pPr>
        <w:pStyle w:val="CommentText"/>
      </w:pPr>
      <w:r>
        <w:rPr>
          <w:rStyle w:val="CommentReference"/>
        </w:rPr>
        <w:annotationRef/>
      </w:r>
      <w:r>
        <w:t>Honestly, I feel like we may be able to take out this sentence and save it for the results. It would give us back 23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545E2A" w15:done="0"/>
  <w15:commentEx w15:paraId="2B448BDF" w15:done="0"/>
  <w15:commentEx w15:paraId="68DD75CC" w15:done="0"/>
  <w15:commentEx w15:paraId="048BBC21" w15:done="0"/>
  <w15:commentEx w15:paraId="279605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545E2A" w16cid:durableId="22800A2F"/>
  <w16cid:commentId w16cid:paraId="2B448BDF" w16cid:durableId="228010D7"/>
  <w16cid:commentId w16cid:paraId="68DD75CC" w16cid:durableId="22800CF8"/>
  <w16cid:commentId w16cid:paraId="048BBC21" w16cid:durableId="22800CC6"/>
  <w16cid:commentId w16cid:paraId="27960566" w16cid:durableId="228011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6B897" w14:textId="77777777" w:rsidR="00A77303" w:rsidRDefault="00A77303" w:rsidP="00854D0F">
      <w:pPr>
        <w:spacing w:after="0"/>
      </w:pPr>
      <w:r>
        <w:separator/>
      </w:r>
    </w:p>
  </w:endnote>
  <w:endnote w:type="continuationSeparator" w:id="0">
    <w:p w14:paraId="23328993" w14:textId="77777777" w:rsidR="00A77303" w:rsidRDefault="00A77303"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0D058" w14:textId="77777777" w:rsidR="00A77303" w:rsidRDefault="00A77303" w:rsidP="00854D0F">
      <w:pPr>
        <w:spacing w:after="0"/>
      </w:pPr>
      <w:r>
        <w:separator/>
      </w:r>
    </w:p>
  </w:footnote>
  <w:footnote w:type="continuationSeparator" w:id="0">
    <w:p w14:paraId="77950F73" w14:textId="77777777" w:rsidR="00A77303" w:rsidRDefault="00A77303"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B1357"/>
    <w:rsid w:val="001C23EF"/>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050E6"/>
    <w:rsid w:val="00343031"/>
    <w:rsid w:val="00360330"/>
    <w:rsid w:val="00374043"/>
    <w:rsid w:val="00380E81"/>
    <w:rsid w:val="003861C7"/>
    <w:rsid w:val="003873E6"/>
    <w:rsid w:val="003962ED"/>
    <w:rsid w:val="003A0DAF"/>
    <w:rsid w:val="003B52AF"/>
    <w:rsid w:val="003C6248"/>
    <w:rsid w:val="003F14DB"/>
    <w:rsid w:val="004034FA"/>
    <w:rsid w:val="0041099B"/>
    <w:rsid w:val="00427E90"/>
    <w:rsid w:val="00433F19"/>
    <w:rsid w:val="00442BC8"/>
    <w:rsid w:val="0044329A"/>
    <w:rsid w:val="00450ECD"/>
    <w:rsid w:val="00460BC2"/>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71CA8"/>
    <w:rsid w:val="00590DFB"/>
    <w:rsid w:val="00595FCA"/>
    <w:rsid w:val="005969E6"/>
    <w:rsid w:val="00596E61"/>
    <w:rsid w:val="005A3DA6"/>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77303"/>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15</Pages>
  <Words>9825</Words>
  <Characters>56008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51</cp:revision>
  <dcterms:created xsi:type="dcterms:W3CDTF">2020-04-16T02:37:00Z</dcterms:created>
  <dcterms:modified xsi:type="dcterms:W3CDTF">2020-06-02T04:47:00Z</dcterms:modified>
  <cp:category/>
</cp:coreProperties>
</file>