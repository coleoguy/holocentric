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A5AE36" w14:textId="56050A5F" w:rsidR="00EE6581" w:rsidRPr="00DE1F25" w:rsidRDefault="00DD5BFC" w:rsidP="00DE1F25">
      <w:pPr>
        <w:spacing w:after="0"/>
        <w:rPr>
          <w:rFonts w:cstheme="minorHAnsi"/>
          <w:b/>
          <w:bCs/>
          <w:iCs/>
          <w:sz w:val="32"/>
          <w:szCs w:val="32"/>
        </w:rPr>
      </w:pPr>
      <w:r w:rsidRPr="00DE1F25">
        <w:rPr>
          <w:rFonts w:cstheme="minorHAnsi"/>
          <w:b/>
          <w:bCs/>
          <w:iCs/>
          <w:sz w:val="32"/>
          <w:szCs w:val="32"/>
        </w:rPr>
        <w:t>Not all centromeres are equal</w:t>
      </w:r>
      <w:r w:rsidR="0009189E" w:rsidRPr="00DE1F25">
        <w:rPr>
          <w:rFonts w:cstheme="minorHAnsi"/>
          <w:b/>
          <w:bCs/>
          <w:iCs/>
          <w:sz w:val="32"/>
          <w:szCs w:val="32"/>
        </w:rPr>
        <w:t>,</w:t>
      </w:r>
      <w:r w:rsidRPr="00DE1F25">
        <w:rPr>
          <w:rFonts w:cstheme="minorHAnsi"/>
          <w:b/>
          <w:bCs/>
          <w:iCs/>
          <w:sz w:val="32"/>
          <w:szCs w:val="32"/>
        </w:rPr>
        <w:t xml:space="preserve"> or are they?</w:t>
      </w:r>
    </w:p>
    <w:p w14:paraId="3EE176F7" w14:textId="5521293B" w:rsidR="00EE6581" w:rsidRPr="00AE0786" w:rsidRDefault="00EE6581" w:rsidP="00DE1F25">
      <w:pPr>
        <w:spacing w:after="0"/>
        <w:rPr>
          <w:rFonts w:cstheme="minorHAnsi"/>
          <w:iCs/>
          <w:sz w:val="22"/>
          <w:szCs w:val="22"/>
          <w:vertAlign w:val="superscript"/>
        </w:rPr>
      </w:pPr>
      <w:r w:rsidRPr="00AE0786">
        <w:rPr>
          <w:rFonts w:cstheme="minorHAnsi"/>
          <w:iCs/>
          <w:sz w:val="22"/>
          <w:szCs w:val="22"/>
        </w:rPr>
        <w:t>Sarah N. Ruckman</w:t>
      </w:r>
      <w:r w:rsidRPr="00AE0786">
        <w:rPr>
          <w:rFonts w:cstheme="minorHAnsi"/>
          <w:iCs/>
          <w:sz w:val="22"/>
          <w:szCs w:val="22"/>
          <w:vertAlign w:val="superscript"/>
        </w:rPr>
        <w:t>12</w:t>
      </w:r>
      <w:r w:rsidR="00DE1F25">
        <w:rPr>
          <w:rFonts w:ascii="Calibri" w:hAnsi="Calibri" w:cs="Calibri"/>
          <w:iCs/>
          <w:sz w:val="22"/>
          <w:szCs w:val="22"/>
          <w:vertAlign w:val="superscript"/>
        </w:rPr>
        <w:t>†</w:t>
      </w:r>
      <w:r w:rsidRPr="00AE0786">
        <w:rPr>
          <w:rFonts w:cstheme="minorHAnsi"/>
          <w:iCs/>
          <w:sz w:val="22"/>
          <w:szCs w:val="22"/>
        </w:rPr>
        <w:t>, Michelle Jonika</w:t>
      </w:r>
      <w:r w:rsidRPr="00AE0786">
        <w:rPr>
          <w:rFonts w:cstheme="minorHAnsi"/>
          <w:iCs/>
          <w:sz w:val="22"/>
          <w:szCs w:val="22"/>
          <w:vertAlign w:val="superscript"/>
        </w:rPr>
        <w:t>13</w:t>
      </w:r>
      <w:r w:rsidR="00DE1F25">
        <w:rPr>
          <w:rFonts w:ascii="Calibri" w:hAnsi="Calibri" w:cs="Calibri"/>
          <w:iCs/>
          <w:sz w:val="22"/>
          <w:szCs w:val="22"/>
          <w:vertAlign w:val="superscript"/>
        </w:rPr>
        <w:t>†</w:t>
      </w:r>
      <w:r w:rsidRPr="00AE0786">
        <w:rPr>
          <w:rFonts w:cstheme="minorHAnsi"/>
          <w:iCs/>
          <w:sz w:val="22"/>
          <w:szCs w:val="22"/>
        </w:rPr>
        <w:t xml:space="preserve">, </w:t>
      </w:r>
      <w:r w:rsidR="000C7CF3" w:rsidRPr="00AE0786">
        <w:rPr>
          <w:rFonts w:cstheme="minorHAnsi"/>
          <w:iCs/>
          <w:sz w:val="22"/>
          <w:szCs w:val="22"/>
        </w:rPr>
        <w:t>Claudio Casola</w:t>
      </w:r>
      <w:r w:rsidR="000C7CF3" w:rsidRPr="00AE0786">
        <w:rPr>
          <w:rFonts w:cstheme="minorHAnsi"/>
          <w:iCs/>
          <w:sz w:val="22"/>
          <w:szCs w:val="22"/>
          <w:vertAlign w:val="superscript"/>
        </w:rPr>
        <w:t>4</w:t>
      </w:r>
      <w:r w:rsidR="000C7CF3" w:rsidRPr="00AE0786">
        <w:rPr>
          <w:rFonts w:cstheme="minorHAnsi"/>
          <w:iCs/>
          <w:sz w:val="22"/>
          <w:szCs w:val="22"/>
        </w:rPr>
        <w:t xml:space="preserve">, </w:t>
      </w:r>
      <w:r w:rsidRPr="00AE0786">
        <w:rPr>
          <w:rFonts w:cstheme="minorHAnsi"/>
          <w:iCs/>
          <w:sz w:val="22"/>
          <w:szCs w:val="22"/>
        </w:rPr>
        <w:t>and Heath Blackmon</w:t>
      </w:r>
      <w:r w:rsidRPr="00AE0786">
        <w:rPr>
          <w:rFonts w:cstheme="minorHAnsi"/>
          <w:iCs/>
          <w:sz w:val="22"/>
          <w:szCs w:val="22"/>
          <w:vertAlign w:val="superscript"/>
        </w:rPr>
        <w:t>123</w:t>
      </w:r>
    </w:p>
    <w:p w14:paraId="5C02C746" w14:textId="77777777" w:rsidR="00EE6581" w:rsidRPr="00AE0786" w:rsidRDefault="00EE6581" w:rsidP="00DE1F25">
      <w:pPr>
        <w:spacing w:after="0"/>
        <w:rPr>
          <w:rFonts w:cstheme="minorHAnsi"/>
          <w:iCs/>
          <w:sz w:val="22"/>
          <w:szCs w:val="22"/>
          <w:vertAlign w:val="superscript"/>
        </w:rPr>
      </w:pPr>
    </w:p>
    <w:p w14:paraId="595044B0" w14:textId="77777777" w:rsidR="00EE6581" w:rsidRPr="00AE0786" w:rsidRDefault="00EE6581" w:rsidP="00DE1F25">
      <w:pPr>
        <w:spacing w:after="0"/>
        <w:rPr>
          <w:rFonts w:cstheme="minorHAnsi"/>
          <w:sz w:val="22"/>
          <w:szCs w:val="22"/>
        </w:rPr>
      </w:pPr>
      <w:r w:rsidRPr="00AE0786">
        <w:rPr>
          <w:rFonts w:cstheme="minorHAnsi"/>
          <w:sz w:val="22"/>
          <w:szCs w:val="22"/>
          <w:vertAlign w:val="superscript"/>
        </w:rPr>
        <w:t>1</w:t>
      </w:r>
      <w:r w:rsidRPr="00AE0786">
        <w:rPr>
          <w:rFonts w:cstheme="minorHAnsi"/>
          <w:sz w:val="22"/>
          <w:szCs w:val="22"/>
        </w:rPr>
        <w:t>Department of Biology, Texas A&amp;M University, College Station, Texas, USA</w:t>
      </w:r>
    </w:p>
    <w:p w14:paraId="7767EB9A" w14:textId="5F46835A" w:rsidR="00EE6581" w:rsidRPr="00AE0786" w:rsidRDefault="00EE6581" w:rsidP="00DE1F25">
      <w:pPr>
        <w:spacing w:after="0"/>
        <w:rPr>
          <w:rFonts w:cstheme="minorHAnsi"/>
          <w:sz w:val="22"/>
          <w:szCs w:val="22"/>
        </w:rPr>
      </w:pPr>
      <w:r w:rsidRPr="00AE0786">
        <w:rPr>
          <w:rFonts w:cstheme="minorHAnsi"/>
          <w:sz w:val="22"/>
          <w:szCs w:val="22"/>
          <w:vertAlign w:val="superscript"/>
        </w:rPr>
        <w:t>2</w:t>
      </w:r>
      <w:r w:rsidRPr="00AE0786">
        <w:rPr>
          <w:rFonts w:cstheme="minorHAnsi"/>
          <w:sz w:val="22"/>
          <w:szCs w:val="22"/>
        </w:rPr>
        <w:t>Ecology and Evolutionary Biology Interdisciplinary Program, Texas A&amp;M University, College Station, Texas, USA</w:t>
      </w:r>
    </w:p>
    <w:p w14:paraId="2F29F627" w14:textId="377EF4B5" w:rsidR="00EE6581" w:rsidRPr="00AE0786" w:rsidRDefault="00EE6581" w:rsidP="00DE1F25">
      <w:pPr>
        <w:spacing w:after="0"/>
        <w:rPr>
          <w:rFonts w:cstheme="minorHAnsi"/>
          <w:sz w:val="22"/>
          <w:szCs w:val="22"/>
        </w:rPr>
      </w:pPr>
      <w:r w:rsidRPr="00AE0786">
        <w:rPr>
          <w:rFonts w:cstheme="minorHAnsi"/>
          <w:sz w:val="22"/>
          <w:szCs w:val="22"/>
          <w:vertAlign w:val="superscript"/>
        </w:rPr>
        <w:t>3</w:t>
      </w:r>
      <w:r w:rsidRPr="00AE0786">
        <w:rPr>
          <w:rFonts w:cstheme="minorHAnsi"/>
          <w:sz w:val="22"/>
          <w:szCs w:val="22"/>
        </w:rPr>
        <w:t>Genetics Interdisciplinary Program, Texas A&amp;M University, College Station, Texas, USA</w:t>
      </w:r>
    </w:p>
    <w:p w14:paraId="4955F621" w14:textId="0F7179D0" w:rsidR="000C7CF3" w:rsidRPr="00AE0786" w:rsidRDefault="000C7CF3" w:rsidP="00DE1F25">
      <w:pPr>
        <w:spacing w:after="0"/>
        <w:rPr>
          <w:rFonts w:eastAsia="Times New Roman" w:cstheme="minorHAnsi"/>
          <w:sz w:val="22"/>
          <w:szCs w:val="22"/>
        </w:rPr>
      </w:pPr>
      <w:r w:rsidRPr="00AE0786">
        <w:rPr>
          <w:rFonts w:cstheme="minorHAnsi"/>
          <w:sz w:val="22"/>
          <w:szCs w:val="22"/>
          <w:vertAlign w:val="superscript"/>
        </w:rPr>
        <w:t>4</w:t>
      </w:r>
      <w:r w:rsidRPr="00AE0786">
        <w:rPr>
          <w:rFonts w:eastAsia="Times New Roman" w:cstheme="minorHAnsi"/>
          <w:sz w:val="22"/>
          <w:szCs w:val="22"/>
        </w:rPr>
        <w:t>Department of Ecosystem Science and Management, Texas A&amp;M</w:t>
      </w:r>
    </w:p>
    <w:p w14:paraId="0F5ADE75" w14:textId="77777777" w:rsidR="000C7CF3" w:rsidRPr="00AE0786" w:rsidRDefault="000C7CF3" w:rsidP="00DE1F25">
      <w:pPr>
        <w:spacing w:after="0"/>
        <w:rPr>
          <w:rFonts w:eastAsia="Times New Roman" w:cstheme="minorHAnsi"/>
          <w:sz w:val="22"/>
          <w:szCs w:val="22"/>
        </w:rPr>
      </w:pPr>
    </w:p>
    <w:p w14:paraId="45998ECC" w14:textId="57F33D3C" w:rsidR="00EE6581" w:rsidRPr="00AE0786" w:rsidRDefault="00DE1F25" w:rsidP="00DE1F25">
      <w:pPr>
        <w:spacing w:after="0"/>
        <w:rPr>
          <w:rFonts w:cstheme="minorHAnsi"/>
          <w:sz w:val="22"/>
          <w:szCs w:val="22"/>
        </w:rPr>
      </w:pPr>
      <w:r>
        <w:rPr>
          <w:rFonts w:ascii="Calibri" w:hAnsi="Calibri" w:cs="Calibri"/>
          <w:iCs/>
          <w:sz w:val="22"/>
          <w:szCs w:val="22"/>
          <w:vertAlign w:val="superscript"/>
        </w:rPr>
        <w:t>†</w:t>
      </w:r>
      <w:r w:rsidR="00EE6581" w:rsidRPr="00AE0786">
        <w:rPr>
          <w:rFonts w:cstheme="minorHAnsi"/>
          <w:sz w:val="22"/>
          <w:szCs w:val="22"/>
        </w:rPr>
        <w:t xml:space="preserve">Authors contributed equally </w:t>
      </w:r>
      <w:r>
        <w:rPr>
          <w:rFonts w:cstheme="minorHAnsi"/>
          <w:sz w:val="22"/>
          <w:szCs w:val="22"/>
        </w:rPr>
        <w:t>to the manuscript.</w:t>
      </w:r>
      <w:r w:rsidR="00DD5BFC" w:rsidRPr="00AE0786">
        <w:rPr>
          <w:rFonts w:cstheme="minorHAnsi"/>
          <w:sz w:val="22"/>
          <w:szCs w:val="22"/>
        </w:rPr>
        <w:t xml:space="preserve"> </w:t>
      </w:r>
      <w:r>
        <w:rPr>
          <w:rFonts w:cstheme="minorHAnsi"/>
          <w:sz w:val="22"/>
          <w:szCs w:val="22"/>
        </w:rPr>
        <w:t>Author o</w:t>
      </w:r>
      <w:r w:rsidR="00DD5BFC" w:rsidRPr="00AE0786">
        <w:rPr>
          <w:rFonts w:cstheme="minorHAnsi"/>
          <w:sz w:val="22"/>
          <w:szCs w:val="22"/>
        </w:rPr>
        <w:t>rder</w:t>
      </w:r>
      <w:r w:rsidR="00EE6581" w:rsidRPr="00AE0786">
        <w:rPr>
          <w:rFonts w:cstheme="minorHAnsi"/>
          <w:sz w:val="22"/>
          <w:szCs w:val="22"/>
        </w:rPr>
        <w:t xml:space="preserve"> was de</w:t>
      </w:r>
      <w:r>
        <w:rPr>
          <w:rFonts w:cstheme="minorHAnsi"/>
          <w:sz w:val="22"/>
          <w:szCs w:val="22"/>
        </w:rPr>
        <w:t>termined</w:t>
      </w:r>
      <w:r w:rsidR="00EE6581" w:rsidRPr="00AE0786">
        <w:rPr>
          <w:rFonts w:cstheme="minorHAnsi"/>
          <w:sz w:val="22"/>
          <w:szCs w:val="22"/>
        </w:rPr>
        <w:t xml:space="preserve"> based on an R script simulating a coin toss</w:t>
      </w:r>
    </w:p>
    <w:p w14:paraId="19CE0DC0" w14:textId="77777777" w:rsidR="00EE6581" w:rsidRPr="00AE0786" w:rsidRDefault="00EE6581" w:rsidP="00DE1F25">
      <w:pPr>
        <w:spacing w:after="0"/>
        <w:rPr>
          <w:rFonts w:cstheme="minorHAnsi"/>
          <w:b/>
          <w:bCs/>
          <w:iCs/>
          <w:sz w:val="22"/>
          <w:szCs w:val="22"/>
        </w:rPr>
      </w:pPr>
    </w:p>
    <w:p w14:paraId="4AED3305" w14:textId="29106F46" w:rsidR="00EE6581" w:rsidRPr="00AE0786" w:rsidRDefault="00EE6581" w:rsidP="00DE1F25">
      <w:pPr>
        <w:spacing w:after="0"/>
        <w:rPr>
          <w:rFonts w:cstheme="minorHAnsi"/>
          <w:iCs/>
          <w:sz w:val="22"/>
          <w:szCs w:val="22"/>
        </w:rPr>
      </w:pPr>
      <w:r w:rsidRPr="00AE0786">
        <w:rPr>
          <w:rFonts w:cstheme="minorHAnsi"/>
          <w:b/>
          <w:bCs/>
          <w:iCs/>
          <w:sz w:val="22"/>
          <w:szCs w:val="22"/>
        </w:rPr>
        <w:t xml:space="preserve">Keywords: </w:t>
      </w:r>
      <w:r w:rsidRPr="00AE0786">
        <w:rPr>
          <w:rFonts w:cstheme="minorHAnsi"/>
          <w:iCs/>
          <w:sz w:val="22"/>
          <w:szCs w:val="22"/>
        </w:rPr>
        <w:t>Fusions, fissions, chromosome evolution, holocentric, monocentric</w:t>
      </w:r>
      <w:r w:rsidR="00EB4A1A" w:rsidRPr="00AE0786">
        <w:rPr>
          <w:rFonts w:cstheme="minorHAnsi"/>
          <w:iCs/>
          <w:sz w:val="22"/>
          <w:szCs w:val="22"/>
        </w:rPr>
        <w:t>, lepidoptera</w:t>
      </w:r>
    </w:p>
    <w:p w14:paraId="190B51F7" w14:textId="7724696B" w:rsidR="00EE6581" w:rsidRPr="00AE0786" w:rsidRDefault="00EE6581" w:rsidP="00DE1F25">
      <w:pPr>
        <w:spacing w:after="0"/>
        <w:rPr>
          <w:rFonts w:cstheme="minorHAnsi"/>
          <w:b/>
          <w:bCs/>
          <w:iCs/>
          <w:sz w:val="22"/>
          <w:szCs w:val="22"/>
        </w:rPr>
      </w:pPr>
      <w:r w:rsidRPr="00AE0786">
        <w:rPr>
          <w:rFonts w:cstheme="minorHAnsi"/>
          <w:b/>
          <w:bCs/>
          <w:iCs/>
          <w:sz w:val="22"/>
          <w:szCs w:val="22"/>
        </w:rPr>
        <w:br w:type="page"/>
      </w:r>
    </w:p>
    <w:p w14:paraId="7268ED72" w14:textId="19E5320B" w:rsidR="00EE6581" w:rsidRPr="00AE0786" w:rsidRDefault="00EE6581" w:rsidP="00DE1F25">
      <w:pPr>
        <w:pStyle w:val="Default"/>
        <w:widowControl w:val="0"/>
        <w:rPr>
          <w:rFonts w:asciiTheme="minorHAnsi" w:hAnsiTheme="minorHAnsi" w:cstheme="minorHAnsi"/>
          <w:b/>
          <w:bCs/>
          <w:iCs/>
          <w:sz w:val="22"/>
        </w:rPr>
      </w:pPr>
      <w:commentRangeStart w:id="0"/>
      <w:r w:rsidRPr="00AE0786">
        <w:rPr>
          <w:rFonts w:asciiTheme="minorHAnsi" w:hAnsiTheme="minorHAnsi" w:cstheme="minorHAnsi"/>
          <w:b/>
          <w:bCs/>
          <w:iCs/>
          <w:sz w:val="22"/>
        </w:rPr>
        <w:lastRenderedPageBreak/>
        <w:t>Abstract</w:t>
      </w:r>
      <w:commentRangeEnd w:id="0"/>
      <w:r w:rsidR="001C23EF">
        <w:rPr>
          <w:rStyle w:val="CommentReference"/>
          <w:rFonts w:asciiTheme="minorHAnsi" w:hAnsiTheme="minorHAnsi"/>
        </w:rPr>
        <w:commentReference w:id="0"/>
      </w:r>
    </w:p>
    <w:p w14:paraId="44FC63B6" w14:textId="77777777" w:rsidR="001B0FEA" w:rsidRDefault="003873E6" w:rsidP="00DE1F25">
      <w:pPr>
        <w:pStyle w:val="Default"/>
        <w:widowControl w:val="0"/>
        <w:rPr>
          <w:rFonts w:asciiTheme="minorHAnsi" w:hAnsiTheme="minorHAnsi" w:cstheme="minorHAnsi"/>
          <w:b/>
          <w:bCs/>
          <w:iCs/>
          <w:color w:val="FF0000"/>
          <w:sz w:val="22"/>
        </w:rPr>
      </w:pPr>
      <w:r w:rsidRPr="00E51865">
        <w:rPr>
          <w:rFonts w:asciiTheme="minorHAnsi" w:hAnsiTheme="minorHAnsi" w:cstheme="minorHAnsi"/>
          <w:b/>
          <w:bCs/>
          <w:iCs/>
          <w:color w:val="FF0000"/>
          <w:sz w:val="22"/>
        </w:rPr>
        <w:tab/>
      </w:r>
    </w:p>
    <w:p w14:paraId="08BD9323" w14:textId="36E1AA78" w:rsidR="00EE6581" w:rsidRPr="009612EA" w:rsidRDefault="00111ACE" w:rsidP="00DE1F25">
      <w:pPr>
        <w:pStyle w:val="Default"/>
        <w:widowControl w:val="0"/>
        <w:rPr>
          <w:rFonts w:asciiTheme="minorHAnsi" w:hAnsiTheme="minorHAnsi" w:cstheme="minorHAnsi"/>
          <w:iCs/>
          <w:sz w:val="22"/>
        </w:rPr>
      </w:pPr>
      <w:commentRangeStart w:id="1"/>
      <w:del w:id="2" w:author="Microsoft Office User" w:date="2020-06-01T23:42:00Z">
        <w:r w:rsidDel="005A3DA6">
          <w:rPr>
            <w:rFonts w:asciiTheme="minorHAnsi" w:hAnsiTheme="minorHAnsi" w:cstheme="minorHAnsi"/>
            <w:iCs/>
            <w:sz w:val="22"/>
          </w:rPr>
          <w:delText xml:space="preserve">The reliable segregation of chromosome during cell division is a fundamental requirement for life. Centromeres function as the site on chromosomes to which spindle fibers attach allowing for ordered segregation of chromosome. </w:delText>
        </w:r>
      </w:del>
      <w:commentRangeEnd w:id="1"/>
      <w:r w:rsidR="005A3DA6">
        <w:rPr>
          <w:rStyle w:val="CommentReference"/>
          <w:rFonts w:asciiTheme="minorHAnsi" w:hAnsiTheme="minorHAnsi"/>
        </w:rPr>
        <w:commentReference w:id="1"/>
      </w:r>
      <w:r>
        <w:rPr>
          <w:rFonts w:asciiTheme="minorHAnsi" w:hAnsiTheme="minorHAnsi" w:cstheme="minorHAnsi"/>
          <w:iCs/>
          <w:sz w:val="22"/>
        </w:rPr>
        <w:t xml:space="preserve">Despite the fundamental nature of centromeres two fundamentally different types of centromeres are observed across plants and animals. Monocentric chromosomes possess a single region that function as the centromere while in holocentric chromosomes centromere activity is present across the length of the </w:t>
      </w:r>
      <w:ins w:id="3" w:author="Microsoft Office User" w:date="2020-06-01T23:24:00Z">
        <w:r w:rsidR="00427E90">
          <w:rPr>
            <w:rFonts w:asciiTheme="minorHAnsi" w:hAnsiTheme="minorHAnsi" w:cstheme="minorHAnsi"/>
            <w:iCs/>
            <w:sz w:val="22"/>
          </w:rPr>
          <w:t xml:space="preserve">entire </w:t>
        </w:r>
      </w:ins>
      <w:del w:id="4" w:author="Microsoft Office User" w:date="2020-06-01T23:24:00Z">
        <w:r w:rsidDel="00427E90">
          <w:rPr>
            <w:rFonts w:asciiTheme="minorHAnsi" w:hAnsiTheme="minorHAnsi" w:cstheme="minorHAnsi"/>
            <w:iCs/>
            <w:sz w:val="22"/>
          </w:rPr>
          <w:delText xml:space="preserve">whole </w:delText>
        </w:r>
      </w:del>
      <w:r>
        <w:rPr>
          <w:rFonts w:asciiTheme="minorHAnsi" w:hAnsiTheme="minorHAnsi" w:cstheme="minorHAnsi"/>
          <w:iCs/>
          <w:sz w:val="22"/>
        </w:rPr>
        <w:t xml:space="preserve">chromosome. </w:t>
      </w:r>
      <w:commentRangeStart w:id="5"/>
      <w:del w:id="6" w:author="Microsoft Office User" w:date="2020-06-01T23:26:00Z">
        <w:r w:rsidR="00C328DC" w:rsidDel="00427E90">
          <w:rPr>
            <w:rFonts w:asciiTheme="minorHAnsi" w:hAnsiTheme="minorHAnsi" w:cstheme="minorHAnsi"/>
            <w:iCs/>
            <w:sz w:val="22"/>
          </w:rPr>
          <w:delText>When chromosomal fusion or fission occurs species with monocentric chromosomes can fail to properly segregate chromosomes that have either no or multiple</w:delText>
        </w:r>
        <w:r w:rsidDel="00427E90">
          <w:rPr>
            <w:rFonts w:asciiTheme="minorHAnsi" w:hAnsiTheme="minorHAnsi" w:cstheme="minorHAnsi"/>
            <w:iCs/>
            <w:sz w:val="22"/>
          </w:rPr>
          <w:delText xml:space="preserve"> </w:delText>
        </w:r>
        <w:r w:rsidR="00C328DC" w:rsidDel="00427E90">
          <w:rPr>
            <w:rFonts w:asciiTheme="minorHAnsi" w:hAnsiTheme="minorHAnsi" w:cstheme="minorHAnsi"/>
            <w:iCs/>
            <w:sz w:val="22"/>
          </w:rPr>
          <w:delText xml:space="preserve">centromeres. </w:delText>
        </w:r>
        <w:commentRangeEnd w:id="5"/>
        <w:r w:rsidR="00427E90" w:rsidDel="00427E90">
          <w:rPr>
            <w:rStyle w:val="CommentReference"/>
            <w:rFonts w:asciiTheme="minorHAnsi" w:hAnsiTheme="minorHAnsi"/>
          </w:rPr>
          <w:commentReference w:id="5"/>
        </w:r>
      </w:del>
      <w:ins w:id="7" w:author="Microsoft Office User" w:date="2020-06-01T23:26:00Z">
        <w:r w:rsidR="00427E90">
          <w:rPr>
            <w:rFonts w:asciiTheme="minorHAnsi" w:hAnsiTheme="minorHAnsi" w:cstheme="minorHAnsi"/>
            <w:iCs/>
            <w:sz w:val="22"/>
          </w:rPr>
          <w:t xml:space="preserve"> </w:t>
        </w:r>
      </w:ins>
      <w:ins w:id="8" w:author="Microsoft Office User" w:date="2020-06-01T23:40:00Z">
        <w:r w:rsidR="00427E90">
          <w:rPr>
            <w:rFonts w:asciiTheme="minorHAnsi" w:hAnsiTheme="minorHAnsi" w:cstheme="minorHAnsi"/>
            <w:iCs/>
            <w:sz w:val="22"/>
          </w:rPr>
          <w:t>Proper segregation may fail in species with monocentric chromosomes after a fusion or fission event, which may disrupt the number of centromere</w:t>
        </w:r>
      </w:ins>
      <w:ins w:id="9" w:author="Microsoft Office User" w:date="2020-06-01T23:41:00Z">
        <w:r w:rsidR="00427E90">
          <w:rPr>
            <w:rFonts w:asciiTheme="minorHAnsi" w:hAnsiTheme="minorHAnsi" w:cstheme="minorHAnsi"/>
            <w:iCs/>
            <w:sz w:val="22"/>
          </w:rPr>
          <w:t xml:space="preserve">s. </w:t>
        </w:r>
      </w:ins>
      <w:r w:rsidR="00C328DC">
        <w:rPr>
          <w:rFonts w:asciiTheme="minorHAnsi" w:hAnsiTheme="minorHAnsi" w:cstheme="minorHAnsi"/>
          <w:iCs/>
          <w:sz w:val="22"/>
        </w:rPr>
        <w:t>In contrast</w:t>
      </w:r>
      <w:ins w:id="10" w:author="Microsoft Office User" w:date="2020-06-01T23:43:00Z">
        <w:r w:rsidR="005A3DA6">
          <w:rPr>
            <w:rFonts w:asciiTheme="minorHAnsi" w:hAnsiTheme="minorHAnsi" w:cstheme="minorHAnsi"/>
            <w:iCs/>
            <w:sz w:val="22"/>
          </w:rPr>
          <w:t>,</w:t>
        </w:r>
      </w:ins>
      <w:r w:rsidR="00C328DC">
        <w:rPr>
          <w:rFonts w:asciiTheme="minorHAnsi" w:hAnsiTheme="minorHAnsi" w:cstheme="minorHAnsi"/>
          <w:iCs/>
          <w:sz w:val="22"/>
        </w:rPr>
        <w:t xml:space="preserve"> species with holocentric chromosome</w:t>
      </w:r>
      <w:ins w:id="11" w:author="Microsoft Office User" w:date="2020-06-01T23:46:00Z">
        <w:r w:rsidR="005A3DA6">
          <w:rPr>
            <w:rFonts w:asciiTheme="minorHAnsi" w:hAnsiTheme="minorHAnsi" w:cstheme="minorHAnsi"/>
            <w:iCs/>
            <w:sz w:val="22"/>
          </w:rPr>
          <w:t>s</w:t>
        </w:r>
      </w:ins>
      <w:r w:rsidR="00C328DC">
        <w:rPr>
          <w:rFonts w:asciiTheme="minorHAnsi" w:hAnsiTheme="minorHAnsi" w:cstheme="minorHAnsi"/>
          <w:iCs/>
          <w:sz w:val="22"/>
        </w:rPr>
        <w:t xml:space="preserve"> should still be able to safely segregate these chromosomes</w:t>
      </w:r>
      <w:ins w:id="12" w:author="Microsoft Office User" w:date="2020-06-01T23:26:00Z">
        <w:r w:rsidR="00427E90">
          <w:rPr>
            <w:rFonts w:asciiTheme="minorHAnsi" w:hAnsiTheme="minorHAnsi" w:cstheme="minorHAnsi"/>
            <w:iCs/>
            <w:sz w:val="22"/>
          </w:rPr>
          <w:t xml:space="preserve"> after fusion or fission events</w:t>
        </w:r>
      </w:ins>
      <w:r w:rsidR="00C328DC">
        <w:rPr>
          <w:rFonts w:asciiTheme="minorHAnsi" w:hAnsiTheme="minorHAnsi" w:cstheme="minorHAnsi"/>
          <w:iCs/>
          <w:sz w:val="22"/>
        </w:rPr>
        <w:t xml:space="preserve">. This along with the observation of high chromosome number in some holocentric clades has led to the hypothesis that holocentricity leads to higher rates of chromosome number evolution. </w:t>
      </w:r>
      <w:r w:rsidR="00D32443" w:rsidRPr="009612EA">
        <w:rPr>
          <w:rFonts w:asciiTheme="minorHAnsi" w:hAnsiTheme="minorHAnsi" w:cstheme="minorHAnsi"/>
          <w:sz w:val="22"/>
        </w:rPr>
        <w:t xml:space="preserve">To test for differences in </w:t>
      </w:r>
      <w:r w:rsidR="00C328DC">
        <w:rPr>
          <w:rFonts w:asciiTheme="minorHAnsi" w:hAnsiTheme="minorHAnsi" w:cstheme="minorHAnsi"/>
          <w:sz w:val="22"/>
        </w:rPr>
        <w:t>rates of chromosome number evolution</w:t>
      </w:r>
      <w:r w:rsidR="00D32443" w:rsidRPr="009612EA">
        <w:rPr>
          <w:rFonts w:asciiTheme="minorHAnsi" w:hAnsiTheme="minorHAnsi" w:cstheme="minorHAnsi"/>
          <w:sz w:val="22"/>
        </w:rPr>
        <w:t xml:space="preserve"> </w:t>
      </w:r>
      <w:ins w:id="13" w:author="Microsoft Office User" w:date="2020-06-01T23:25:00Z">
        <w:r w:rsidR="00427E90">
          <w:rPr>
            <w:rFonts w:asciiTheme="minorHAnsi" w:hAnsiTheme="minorHAnsi" w:cstheme="minorHAnsi"/>
            <w:sz w:val="22"/>
          </w:rPr>
          <w:t xml:space="preserve">between these systems, </w:t>
        </w:r>
      </w:ins>
      <w:r w:rsidR="00D32443" w:rsidRPr="009612EA">
        <w:rPr>
          <w:rFonts w:asciiTheme="minorHAnsi" w:hAnsiTheme="minorHAnsi" w:cstheme="minorHAnsi"/>
          <w:sz w:val="22"/>
        </w:rPr>
        <w:t>w</w:t>
      </w:r>
      <w:r w:rsidR="003873E6" w:rsidRPr="009612EA">
        <w:rPr>
          <w:rFonts w:asciiTheme="minorHAnsi" w:hAnsiTheme="minorHAnsi" w:cstheme="minorHAnsi"/>
          <w:iCs/>
          <w:sz w:val="22"/>
        </w:rPr>
        <w:t xml:space="preserve">e </w:t>
      </w:r>
      <w:r w:rsidR="00DD5BFC" w:rsidRPr="009612EA">
        <w:rPr>
          <w:rFonts w:asciiTheme="minorHAnsi" w:hAnsiTheme="minorHAnsi" w:cstheme="minorHAnsi"/>
          <w:iCs/>
          <w:sz w:val="22"/>
        </w:rPr>
        <w:t xml:space="preserve">analyzed data from </w:t>
      </w:r>
      <w:r w:rsidR="003873E6" w:rsidRPr="009612EA">
        <w:rPr>
          <w:rFonts w:asciiTheme="minorHAnsi" w:hAnsiTheme="minorHAnsi" w:cstheme="minorHAnsi"/>
          <w:iCs/>
          <w:sz w:val="22"/>
        </w:rPr>
        <w:t>12,41</w:t>
      </w:r>
      <w:r w:rsidR="00980022">
        <w:rPr>
          <w:rFonts w:asciiTheme="minorHAnsi" w:hAnsiTheme="minorHAnsi" w:cstheme="minorHAnsi"/>
          <w:iCs/>
          <w:sz w:val="22"/>
        </w:rPr>
        <w:t>1</w:t>
      </w:r>
      <w:r w:rsidR="003873E6" w:rsidRPr="009612EA">
        <w:rPr>
          <w:rFonts w:asciiTheme="minorHAnsi" w:hAnsiTheme="minorHAnsi" w:cstheme="minorHAnsi"/>
          <w:iCs/>
          <w:sz w:val="22"/>
        </w:rPr>
        <w:t xml:space="preserve"> species of insects </w:t>
      </w:r>
      <w:r w:rsidR="00DD5BFC" w:rsidRPr="009612EA">
        <w:rPr>
          <w:rFonts w:asciiTheme="minorHAnsi" w:hAnsiTheme="minorHAnsi" w:cstheme="minorHAnsi"/>
          <w:iCs/>
          <w:sz w:val="22"/>
        </w:rPr>
        <w:t xml:space="preserve">in </w:t>
      </w:r>
      <w:r w:rsidR="00C328DC">
        <w:rPr>
          <w:rFonts w:asciiTheme="minorHAnsi" w:hAnsiTheme="minorHAnsi" w:cstheme="minorHAnsi"/>
          <w:iCs/>
          <w:sz w:val="22"/>
        </w:rPr>
        <w:t>a</w:t>
      </w:r>
      <w:r w:rsidR="00DD5BFC" w:rsidRPr="009612EA">
        <w:rPr>
          <w:rFonts w:asciiTheme="minorHAnsi" w:hAnsiTheme="minorHAnsi" w:cstheme="minorHAnsi"/>
          <w:iCs/>
          <w:sz w:val="22"/>
        </w:rPr>
        <w:t xml:space="preserve"> phylogenetic framework</w:t>
      </w:r>
      <w:r w:rsidR="00D32443" w:rsidRPr="009612EA">
        <w:rPr>
          <w:rFonts w:asciiTheme="minorHAnsi" w:hAnsiTheme="minorHAnsi" w:cstheme="minorHAnsi"/>
          <w:iCs/>
          <w:sz w:val="22"/>
        </w:rPr>
        <w:t xml:space="preserve">. </w:t>
      </w:r>
      <w:del w:id="14" w:author="Microsoft Office User" w:date="2020-06-01T23:21:00Z">
        <w:r w:rsidR="00947779" w:rsidRPr="009612EA" w:rsidDel="001C23EF">
          <w:rPr>
            <w:rFonts w:asciiTheme="minorHAnsi" w:hAnsiTheme="minorHAnsi" w:cstheme="minorHAnsi"/>
            <w:iCs/>
            <w:sz w:val="22"/>
          </w:rPr>
          <w:delText>Insects exhibit a wide range of chromosome number and several large clades with monocentric or holocentric chromosomes</w:delText>
        </w:r>
        <w:r w:rsidR="00947779" w:rsidDel="001C23EF">
          <w:rPr>
            <w:rFonts w:asciiTheme="minorHAnsi" w:hAnsiTheme="minorHAnsi" w:cstheme="minorHAnsi"/>
            <w:iCs/>
            <w:sz w:val="22"/>
          </w:rPr>
          <w:delText xml:space="preserve"> making them ideal for </w:delText>
        </w:r>
        <w:r w:rsidR="00C328DC" w:rsidDel="001C23EF">
          <w:rPr>
            <w:rFonts w:asciiTheme="minorHAnsi" w:hAnsiTheme="minorHAnsi" w:cstheme="minorHAnsi"/>
            <w:iCs/>
            <w:sz w:val="22"/>
          </w:rPr>
          <w:delText>detecting differences in chromosome evolution in clades with different types of centromeres</w:delText>
        </w:r>
        <w:r w:rsidR="00947779" w:rsidRPr="009612EA" w:rsidDel="001C23EF">
          <w:rPr>
            <w:rFonts w:asciiTheme="minorHAnsi" w:hAnsiTheme="minorHAnsi" w:cstheme="minorHAnsi"/>
            <w:iCs/>
            <w:sz w:val="22"/>
          </w:rPr>
          <w:delText xml:space="preserve">. </w:delText>
        </w:r>
      </w:del>
      <w:r w:rsidR="00EB4A1A" w:rsidRPr="009612EA">
        <w:rPr>
          <w:rFonts w:asciiTheme="minorHAnsi" w:hAnsiTheme="minorHAnsi" w:cstheme="minorHAnsi"/>
          <w:iCs/>
          <w:sz w:val="22"/>
        </w:rPr>
        <w:t xml:space="preserve">We found </w:t>
      </w:r>
      <w:r w:rsidR="00980022">
        <w:rPr>
          <w:rFonts w:asciiTheme="minorHAnsi" w:hAnsiTheme="minorHAnsi" w:cstheme="minorHAnsi"/>
          <w:iCs/>
          <w:sz w:val="22"/>
        </w:rPr>
        <w:t xml:space="preserve">that </w:t>
      </w:r>
      <w:r w:rsidR="00EB4A1A" w:rsidRPr="009612EA">
        <w:rPr>
          <w:rFonts w:asciiTheme="minorHAnsi" w:hAnsiTheme="minorHAnsi" w:cstheme="minorHAnsi"/>
          <w:iCs/>
          <w:sz w:val="22"/>
        </w:rPr>
        <w:t>insect orders exhibit striking differences in rates of fissions</w:t>
      </w:r>
      <w:r w:rsidR="00980022">
        <w:rPr>
          <w:rFonts w:asciiTheme="minorHAnsi" w:hAnsiTheme="minorHAnsi" w:cstheme="minorHAnsi"/>
          <w:iCs/>
          <w:sz w:val="22"/>
        </w:rPr>
        <w:t>,</w:t>
      </w:r>
      <w:r w:rsidR="00EB4A1A" w:rsidRPr="009612EA">
        <w:rPr>
          <w:rFonts w:asciiTheme="minorHAnsi" w:hAnsiTheme="minorHAnsi" w:cstheme="minorHAnsi"/>
          <w:iCs/>
          <w:sz w:val="22"/>
        </w:rPr>
        <w:t xml:space="preserve"> fusion</w:t>
      </w:r>
      <w:r w:rsidR="00980022">
        <w:rPr>
          <w:rFonts w:asciiTheme="minorHAnsi" w:hAnsiTheme="minorHAnsi" w:cstheme="minorHAnsi"/>
          <w:iCs/>
          <w:sz w:val="22"/>
        </w:rPr>
        <w:t>s,</w:t>
      </w:r>
      <w:r w:rsidR="00EB4A1A" w:rsidRPr="009612EA">
        <w:rPr>
          <w:rFonts w:asciiTheme="minorHAnsi" w:hAnsiTheme="minorHAnsi" w:cstheme="minorHAnsi"/>
          <w:iCs/>
          <w:sz w:val="22"/>
        </w:rPr>
        <w:t xml:space="preserve"> and polyploidy. </w:t>
      </w:r>
      <w:commentRangeStart w:id="15"/>
      <w:del w:id="16" w:author="Microsoft Office User" w:date="2020-06-01T23:47:00Z">
        <w:r w:rsidR="00EB4A1A" w:rsidRPr="009612EA" w:rsidDel="005A3DA6">
          <w:rPr>
            <w:rFonts w:asciiTheme="minorHAnsi" w:hAnsiTheme="minorHAnsi" w:cstheme="minorHAnsi"/>
            <w:iCs/>
            <w:sz w:val="22"/>
          </w:rPr>
          <w:delText>Lepidoptera</w:delText>
        </w:r>
        <w:r w:rsidR="00980022" w:rsidDel="005A3DA6">
          <w:rPr>
            <w:rFonts w:asciiTheme="minorHAnsi" w:hAnsiTheme="minorHAnsi" w:cstheme="minorHAnsi"/>
            <w:iCs/>
            <w:sz w:val="22"/>
          </w:rPr>
          <w:delText xml:space="preserve">, </w:delText>
        </w:r>
        <w:r w:rsidR="00EB4A1A" w:rsidRPr="009612EA" w:rsidDel="005A3DA6">
          <w:rPr>
            <w:rFonts w:asciiTheme="minorHAnsi" w:hAnsiTheme="minorHAnsi" w:cstheme="minorHAnsi"/>
            <w:iCs/>
            <w:sz w:val="22"/>
          </w:rPr>
          <w:delText>a holocent</w:delText>
        </w:r>
        <w:r w:rsidR="00E23285" w:rsidRPr="009612EA" w:rsidDel="005A3DA6">
          <w:rPr>
            <w:rFonts w:asciiTheme="minorHAnsi" w:hAnsiTheme="minorHAnsi" w:cstheme="minorHAnsi"/>
            <w:iCs/>
            <w:sz w:val="22"/>
          </w:rPr>
          <w:delText>r</w:delText>
        </w:r>
        <w:r w:rsidR="00EB4A1A" w:rsidRPr="009612EA" w:rsidDel="005A3DA6">
          <w:rPr>
            <w:rFonts w:asciiTheme="minorHAnsi" w:hAnsiTheme="minorHAnsi" w:cstheme="minorHAnsi"/>
            <w:iCs/>
            <w:sz w:val="22"/>
          </w:rPr>
          <w:delText>ic clade</w:delText>
        </w:r>
        <w:r w:rsidR="00980022" w:rsidDel="005A3DA6">
          <w:rPr>
            <w:rFonts w:asciiTheme="minorHAnsi" w:hAnsiTheme="minorHAnsi" w:cstheme="minorHAnsi"/>
            <w:iCs/>
            <w:sz w:val="22"/>
          </w:rPr>
          <w:delText>,</w:delText>
        </w:r>
        <w:r w:rsidR="00EB4A1A" w:rsidRPr="009612EA" w:rsidDel="005A3DA6">
          <w:rPr>
            <w:rFonts w:asciiTheme="minorHAnsi" w:hAnsiTheme="minorHAnsi" w:cstheme="minorHAnsi"/>
            <w:iCs/>
            <w:sz w:val="22"/>
          </w:rPr>
          <w:delText xml:space="preserve"> exhibits some of the highest </w:delText>
        </w:r>
        <w:commentRangeStart w:id="17"/>
        <w:r w:rsidR="00EB4A1A" w:rsidRPr="009612EA" w:rsidDel="005A3DA6">
          <w:rPr>
            <w:rFonts w:asciiTheme="minorHAnsi" w:hAnsiTheme="minorHAnsi" w:cstheme="minorHAnsi"/>
            <w:iCs/>
            <w:sz w:val="22"/>
          </w:rPr>
          <w:delText>rates</w:delText>
        </w:r>
        <w:commentRangeEnd w:id="17"/>
        <w:r w:rsidR="00427E90" w:rsidDel="005A3DA6">
          <w:rPr>
            <w:rStyle w:val="CommentReference"/>
            <w:rFonts w:asciiTheme="minorHAnsi" w:hAnsiTheme="minorHAnsi"/>
          </w:rPr>
          <w:commentReference w:id="17"/>
        </w:r>
        <w:r w:rsidR="00947779" w:rsidDel="005A3DA6">
          <w:rPr>
            <w:rFonts w:asciiTheme="minorHAnsi" w:hAnsiTheme="minorHAnsi" w:cstheme="minorHAnsi"/>
            <w:iCs/>
            <w:sz w:val="22"/>
          </w:rPr>
          <w:delText>, while other holocentric clades exhibit some of the lowest rates</w:delText>
        </w:r>
        <w:r w:rsidR="00EB4A1A" w:rsidRPr="009612EA" w:rsidDel="005A3DA6">
          <w:rPr>
            <w:rFonts w:asciiTheme="minorHAnsi" w:hAnsiTheme="minorHAnsi" w:cstheme="minorHAnsi"/>
            <w:iCs/>
            <w:sz w:val="22"/>
          </w:rPr>
          <w:delText xml:space="preserve">. </w:delText>
        </w:r>
        <w:commentRangeEnd w:id="15"/>
        <w:r w:rsidR="005A3DA6" w:rsidDel="005A3DA6">
          <w:rPr>
            <w:rStyle w:val="CommentReference"/>
            <w:rFonts w:asciiTheme="minorHAnsi" w:hAnsiTheme="minorHAnsi"/>
          </w:rPr>
          <w:commentReference w:id="15"/>
        </w:r>
      </w:del>
      <w:r w:rsidR="00C328DC">
        <w:rPr>
          <w:rFonts w:asciiTheme="minorHAnsi" w:hAnsiTheme="minorHAnsi" w:cstheme="minorHAnsi"/>
          <w:iCs/>
          <w:sz w:val="22"/>
        </w:rPr>
        <w:t>L</w:t>
      </w:r>
      <w:r w:rsidR="00EB4A1A" w:rsidRPr="009612EA">
        <w:rPr>
          <w:rFonts w:asciiTheme="minorHAnsi" w:hAnsiTheme="minorHAnsi" w:cstheme="minorHAnsi"/>
          <w:iCs/>
          <w:sz w:val="22"/>
        </w:rPr>
        <w:t>ooking across all insects we found no evidence that holocentric clades have higher rates of fission</w:t>
      </w:r>
      <w:r w:rsidR="00980022">
        <w:rPr>
          <w:rFonts w:asciiTheme="minorHAnsi" w:hAnsiTheme="minorHAnsi" w:cstheme="minorHAnsi"/>
          <w:iCs/>
          <w:sz w:val="22"/>
        </w:rPr>
        <w:t>s</w:t>
      </w:r>
      <w:r w:rsidR="00EB4A1A" w:rsidRPr="009612EA">
        <w:rPr>
          <w:rFonts w:asciiTheme="minorHAnsi" w:hAnsiTheme="minorHAnsi" w:cstheme="minorHAnsi"/>
          <w:iCs/>
          <w:sz w:val="22"/>
        </w:rPr>
        <w:t>, fusion</w:t>
      </w:r>
      <w:r w:rsidR="00980022">
        <w:rPr>
          <w:rFonts w:asciiTheme="minorHAnsi" w:hAnsiTheme="minorHAnsi" w:cstheme="minorHAnsi"/>
          <w:iCs/>
          <w:sz w:val="22"/>
        </w:rPr>
        <w:t>s</w:t>
      </w:r>
      <w:r w:rsidR="00EB4A1A" w:rsidRPr="009612EA">
        <w:rPr>
          <w:rFonts w:asciiTheme="minorHAnsi" w:hAnsiTheme="minorHAnsi" w:cstheme="minorHAnsi"/>
          <w:iCs/>
          <w:sz w:val="22"/>
        </w:rPr>
        <w:t>, or polyploidy than monocentric clades.</w:t>
      </w:r>
      <w:r w:rsidR="00980022">
        <w:rPr>
          <w:rFonts w:asciiTheme="minorHAnsi" w:hAnsiTheme="minorHAnsi" w:cstheme="minorHAnsi"/>
          <w:iCs/>
          <w:sz w:val="22"/>
        </w:rPr>
        <w:t xml:space="preserve"> Our results suggest that holocentricity alone does not lead to higher rates of chromosome number changes. Instead, we suggest that </w:t>
      </w:r>
      <w:r w:rsidR="00C328DC">
        <w:rPr>
          <w:rFonts w:asciiTheme="minorHAnsi" w:hAnsiTheme="minorHAnsi" w:cstheme="minorHAnsi"/>
          <w:iCs/>
          <w:sz w:val="22"/>
        </w:rPr>
        <w:t>other co</w:t>
      </w:r>
      <w:ins w:id="18" w:author="Microsoft Office User" w:date="2020-06-01T23:47:00Z">
        <w:r w:rsidR="005A3DA6">
          <w:rPr>
            <w:rFonts w:asciiTheme="minorHAnsi" w:hAnsiTheme="minorHAnsi" w:cstheme="minorHAnsi"/>
            <w:iCs/>
            <w:sz w:val="22"/>
          </w:rPr>
          <w:t>-</w:t>
        </w:r>
      </w:ins>
      <w:r w:rsidR="00C328DC">
        <w:rPr>
          <w:rFonts w:asciiTheme="minorHAnsi" w:hAnsiTheme="minorHAnsi" w:cstheme="minorHAnsi"/>
          <w:iCs/>
          <w:sz w:val="22"/>
        </w:rPr>
        <w:t xml:space="preserve">evolving traits must explain striking </w:t>
      </w:r>
      <w:r w:rsidR="00947779">
        <w:rPr>
          <w:rFonts w:asciiTheme="minorHAnsi" w:hAnsiTheme="minorHAnsi" w:cstheme="minorHAnsi"/>
          <w:iCs/>
          <w:sz w:val="22"/>
        </w:rPr>
        <w:t xml:space="preserve">differences among clades. </w:t>
      </w:r>
    </w:p>
    <w:p w14:paraId="18748F07" w14:textId="631032A8" w:rsidR="00EB4A1A" w:rsidRPr="00AE0786" w:rsidRDefault="00EB4A1A" w:rsidP="00DE1F25">
      <w:pPr>
        <w:spacing w:after="0"/>
        <w:rPr>
          <w:rFonts w:cstheme="minorHAnsi"/>
          <w:b/>
          <w:bCs/>
          <w:iCs/>
          <w:sz w:val="22"/>
          <w:szCs w:val="22"/>
        </w:rPr>
      </w:pPr>
      <w:r w:rsidRPr="00AE0786">
        <w:rPr>
          <w:rFonts w:cstheme="minorHAnsi"/>
          <w:b/>
          <w:bCs/>
          <w:iCs/>
          <w:sz w:val="22"/>
          <w:szCs w:val="22"/>
        </w:rPr>
        <w:br w:type="page"/>
      </w:r>
    </w:p>
    <w:p w14:paraId="7A849400" w14:textId="08CB181E" w:rsidR="006C71CA" w:rsidRPr="00AE0786" w:rsidRDefault="00D97F3B" w:rsidP="00DE1F25">
      <w:pPr>
        <w:pStyle w:val="Default"/>
        <w:widowControl w:val="0"/>
        <w:rPr>
          <w:rFonts w:asciiTheme="minorHAnsi" w:hAnsiTheme="minorHAnsi" w:cstheme="minorHAnsi"/>
          <w:b/>
          <w:bCs/>
          <w:iCs/>
          <w:sz w:val="22"/>
        </w:rPr>
      </w:pPr>
      <w:r w:rsidRPr="00AE0786">
        <w:rPr>
          <w:rFonts w:asciiTheme="minorHAnsi" w:hAnsiTheme="minorHAnsi" w:cstheme="minorHAnsi"/>
          <w:b/>
          <w:bCs/>
          <w:iCs/>
          <w:sz w:val="22"/>
        </w:rPr>
        <w:lastRenderedPageBreak/>
        <w:t>Introduction</w:t>
      </w:r>
    </w:p>
    <w:p w14:paraId="1C17C4D0" w14:textId="77777777" w:rsidR="00DE1F25" w:rsidRDefault="00DE1F25" w:rsidP="00DE1F25">
      <w:pPr>
        <w:pStyle w:val="Default"/>
        <w:widowControl w:val="0"/>
        <w:rPr>
          <w:rFonts w:asciiTheme="minorHAnsi" w:hAnsiTheme="minorHAnsi" w:cstheme="minorHAnsi"/>
          <w:sz w:val="22"/>
        </w:rPr>
      </w:pPr>
    </w:p>
    <w:p w14:paraId="5EA0F9E7" w14:textId="506A77E9" w:rsidR="00442BC8" w:rsidRPr="00AE0786" w:rsidRDefault="0065584C" w:rsidP="00DE1F25">
      <w:pPr>
        <w:pStyle w:val="Default"/>
        <w:widowControl w:val="0"/>
        <w:rPr>
          <w:rFonts w:asciiTheme="minorHAnsi" w:hAnsiTheme="minorHAnsi" w:cstheme="minorHAnsi"/>
          <w:sz w:val="22"/>
        </w:rPr>
      </w:pPr>
      <w:r w:rsidRPr="00AE0786">
        <w:rPr>
          <w:rFonts w:asciiTheme="minorHAnsi" w:hAnsiTheme="minorHAnsi" w:cstheme="minorHAnsi"/>
          <w:sz w:val="22"/>
        </w:rPr>
        <w:t>Chromosome</w:t>
      </w:r>
      <w:r w:rsidR="00BD0893" w:rsidRPr="00AE0786">
        <w:rPr>
          <w:rFonts w:asciiTheme="minorHAnsi" w:hAnsiTheme="minorHAnsi" w:cstheme="minorHAnsi"/>
          <w:sz w:val="22"/>
        </w:rPr>
        <w:t xml:space="preserve"> number stability is expected among </w:t>
      </w:r>
      <w:r w:rsidRPr="00AE0786">
        <w:rPr>
          <w:rFonts w:asciiTheme="minorHAnsi" w:hAnsiTheme="minorHAnsi" w:cstheme="minorHAnsi"/>
          <w:color w:val="000000" w:themeColor="text1"/>
          <w:sz w:val="22"/>
        </w:rPr>
        <w:t>lineages as shifts in chromosome number can lead to a decrease in fitness</w:t>
      </w:r>
      <w:r w:rsidR="00450ECD">
        <w:rPr>
          <w:rFonts w:asciiTheme="minorHAnsi" w:hAnsiTheme="minorHAnsi" w:cstheme="minorHAnsi"/>
          <w:color w:val="000000" w:themeColor="text1"/>
          <w:sz w:val="22"/>
        </w:rPr>
        <w:t xml:space="preserve"> </w:t>
      </w:r>
      <w:r w:rsidR="00450ECD">
        <w:rPr>
          <w:rFonts w:asciiTheme="minorHAnsi" w:hAnsiTheme="minorHAnsi" w:cstheme="minorHAnsi"/>
          <w:color w:val="000000" w:themeColor="text1"/>
          <w:sz w:val="22"/>
        </w:rPr>
        <w:fldChar w:fldCharType="begin">
          <w:fldData xml:space="preserve">PEVuZE5vdGU+PENpdGU+PEF1dGhvcj5XaWxzb248L0F1dGhvcj48WWVhcj4xOTc1PC9ZZWFyPjxS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</w:fldData>
        </w:fldChar>
      </w:r>
      <w:r w:rsidR="0072574C">
        <w:rPr>
          <w:rFonts w:asciiTheme="minorHAnsi" w:hAnsiTheme="minorHAnsi" w:cstheme="minorHAnsi"/>
          <w:color w:val="000000" w:themeColor="text1"/>
          <w:sz w:val="22"/>
        </w:rPr>
        <w:instrText xml:space="preserve"> ADDIN EN.CITE </w:instrText>
      </w:r>
      <w:r w:rsidR="0072574C">
        <w:rPr>
          <w:rFonts w:asciiTheme="minorHAnsi" w:hAnsiTheme="minorHAnsi" w:cstheme="minorHAnsi"/>
          <w:color w:val="000000" w:themeColor="text1"/>
          <w:sz w:val="22"/>
        </w:rPr>
        <w:fldChar w:fldCharType="begin">
          <w:fldData xml:space="preserve">PEVuZE5vdGU+PENpdGU+PEF1dGhvcj5XaWxzb248L0F1dGhvcj48WWVhcj4xOTc1PC9ZZWFyPjxS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</w:fldData>
        </w:fldChar>
      </w:r>
      <w:r w:rsidR="0072574C">
        <w:rPr>
          <w:rFonts w:asciiTheme="minorHAnsi" w:hAnsiTheme="minorHAnsi" w:cstheme="minorHAnsi"/>
          <w:color w:val="000000" w:themeColor="text1"/>
          <w:sz w:val="22"/>
        </w:rPr>
        <w:instrText xml:space="preserve"> ADDIN EN.CITE.DATA </w:instrText>
      </w:r>
      <w:r w:rsidR="0072574C">
        <w:rPr>
          <w:rFonts w:asciiTheme="minorHAnsi" w:hAnsiTheme="minorHAnsi" w:cstheme="minorHAnsi"/>
          <w:color w:val="000000" w:themeColor="text1"/>
          <w:sz w:val="22"/>
        </w:rPr>
      </w:r>
      <w:r w:rsidR="0072574C">
        <w:rPr>
          <w:rFonts w:asciiTheme="minorHAnsi" w:hAnsiTheme="minorHAnsi" w:cstheme="minorHAnsi"/>
          <w:color w:val="000000" w:themeColor="text1"/>
          <w:sz w:val="22"/>
        </w:rPr>
        <w:fldChar w:fldCharType="end"/>
      </w:r>
      <w:r w:rsidR="00450ECD">
        <w:rPr>
          <w:rFonts w:asciiTheme="minorHAnsi" w:hAnsiTheme="minorHAnsi" w:cstheme="minorHAnsi"/>
          <w:color w:val="000000" w:themeColor="text1"/>
          <w:sz w:val="22"/>
        </w:rPr>
      </w:r>
      <w:r w:rsidR="00450ECD">
        <w:rPr>
          <w:rFonts w:asciiTheme="minorHAnsi" w:hAnsiTheme="minorHAnsi" w:cstheme="minorHAnsi"/>
          <w:color w:val="000000" w:themeColor="text1"/>
          <w:sz w:val="22"/>
        </w:rPr>
        <w:fldChar w:fldCharType="separate"/>
      </w:r>
      <w:r w:rsidR="0072574C">
        <w:rPr>
          <w:rFonts w:asciiTheme="minorHAnsi" w:hAnsiTheme="minorHAnsi" w:cstheme="minorHAnsi"/>
          <w:noProof/>
          <w:color w:val="000000" w:themeColor="text1"/>
          <w:sz w:val="22"/>
        </w:rPr>
        <w:t>(</w:t>
      </w:r>
      <w:r w:rsidR="0072574C" w:rsidRPr="0072574C">
        <w:rPr>
          <w:rFonts w:asciiTheme="minorHAnsi" w:hAnsiTheme="minorHAnsi" w:cstheme="minorHAnsi"/>
          <w:smallCaps/>
          <w:noProof/>
          <w:color w:val="000000" w:themeColor="text1"/>
          <w:sz w:val="22"/>
        </w:rPr>
        <w:t>Wilson</w:t>
      </w:r>
      <w:r w:rsidR="0072574C" w:rsidRPr="0072574C">
        <w:rPr>
          <w:rFonts w:asciiTheme="minorHAnsi" w:hAnsiTheme="minorHAnsi" w:cstheme="minorHAnsi"/>
          <w:i/>
          <w:noProof/>
          <w:color w:val="000000" w:themeColor="text1"/>
          <w:sz w:val="22"/>
        </w:rPr>
        <w:t xml:space="preserve"> et al.</w:t>
      </w:r>
      <w:r w:rsidR="0072574C">
        <w:rPr>
          <w:rFonts w:asciiTheme="minorHAnsi" w:hAnsiTheme="minorHAnsi" w:cstheme="minorHAnsi"/>
          <w:noProof/>
          <w:color w:val="000000" w:themeColor="text1"/>
          <w:sz w:val="22"/>
        </w:rPr>
        <w:t xml:space="preserve"> 1975a; </w:t>
      </w:r>
      <w:r w:rsidR="0072574C" w:rsidRPr="0072574C">
        <w:rPr>
          <w:rFonts w:asciiTheme="minorHAnsi" w:hAnsiTheme="minorHAnsi" w:cstheme="minorHAnsi"/>
          <w:smallCaps/>
          <w:noProof/>
          <w:color w:val="000000" w:themeColor="text1"/>
          <w:sz w:val="22"/>
        </w:rPr>
        <w:t>White</w:t>
      </w:r>
      <w:r w:rsidR="0072574C">
        <w:rPr>
          <w:rFonts w:asciiTheme="minorHAnsi" w:hAnsiTheme="minorHAnsi" w:cstheme="minorHAnsi"/>
          <w:noProof/>
          <w:color w:val="000000" w:themeColor="text1"/>
          <w:sz w:val="22"/>
        </w:rPr>
        <w:t xml:space="preserve"> 1978a; </w:t>
      </w:r>
      <w:r w:rsidR="0072574C" w:rsidRPr="0072574C">
        <w:rPr>
          <w:rFonts w:asciiTheme="minorHAnsi" w:hAnsiTheme="minorHAnsi" w:cstheme="minorHAnsi"/>
          <w:smallCaps/>
          <w:noProof/>
          <w:color w:val="000000" w:themeColor="text1"/>
          <w:sz w:val="22"/>
        </w:rPr>
        <w:t>Bush</w:t>
      </w:r>
      <w:r w:rsidR="0072574C">
        <w:rPr>
          <w:rFonts w:asciiTheme="minorHAnsi" w:hAnsiTheme="minorHAnsi" w:cstheme="minorHAnsi"/>
          <w:noProof/>
          <w:color w:val="000000" w:themeColor="text1"/>
          <w:sz w:val="22"/>
        </w:rPr>
        <w:t xml:space="preserve"> 1982)</w:t>
      </w:r>
      <w:r w:rsidR="00450ECD">
        <w:rPr>
          <w:rFonts w:asciiTheme="minorHAnsi" w:hAnsiTheme="minorHAnsi" w:cstheme="minorHAnsi"/>
          <w:color w:val="000000" w:themeColor="text1"/>
          <w:sz w:val="22"/>
        </w:rPr>
        <w:fldChar w:fldCharType="end"/>
      </w:r>
      <w:r w:rsidRPr="00AE0786">
        <w:rPr>
          <w:rFonts w:asciiTheme="minorHAnsi" w:hAnsiTheme="minorHAnsi" w:cstheme="minorHAnsi"/>
          <w:color w:val="000000" w:themeColor="text1"/>
          <w:sz w:val="22"/>
        </w:rPr>
        <w:t xml:space="preserve">. </w:t>
      </w:r>
      <w:r w:rsidR="00BD0893" w:rsidRPr="00AE0786">
        <w:rPr>
          <w:rFonts w:asciiTheme="minorHAnsi" w:hAnsiTheme="minorHAnsi" w:cstheme="minorHAnsi"/>
          <w:sz w:val="22"/>
        </w:rPr>
        <w:t xml:space="preserve">This stability in chromosome number is driven by </w:t>
      </w:r>
      <w:r w:rsidR="00F81B68" w:rsidRPr="00AE0786">
        <w:rPr>
          <w:rFonts w:asciiTheme="minorHAnsi" w:hAnsiTheme="minorHAnsi" w:cstheme="minorHAnsi"/>
          <w:sz w:val="22"/>
        </w:rPr>
        <w:t xml:space="preserve">the </w:t>
      </w:r>
      <w:r w:rsidR="00BD0893" w:rsidRPr="00AE0786">
        <w:rPr>
          <w:rFonts w:asciiTheme="minorHAnsi" w:hAnsiTheme="minorHAnsi" w:cstheme="minorHAnsi"/>
          <w:sz w:val="22"/>
        </w:rPr>
        <w:t>underdominance of chromosomal rearrangements</w:t>
      </w:r>
      <w:r w:rsidR="007F3446" w:rsidRPr="00AE0786">
        <w:rPr>
          <w:rFonts w:asciiTheme="minorHAnsi" w:hAnsiTheme="minorHAnsi" w:cstheme="minorHAnsi"/>
          <w:sz w:val="22"/>
        </w:rPr>
        <w:t xml:space="preserve"> </w:t>
      </w:r>
      <w:r w:rsidR="00053A54">
        <w:rPr>
          <w:rFonts w:asciiTheme="minorHAnsi" w:hAnsiTheme="minorHAnsi" w:cstheme="minorHAnsi"/>
          <w:sz w:val="22"/>
        </w:rPr>
        <w:fldChar w:fldCharType="begin"/>
      </w:r>
      <w:r w:rsidR="005A4333">
        <w:rPr>
          <w:rFonts w:asciiTheme="minorHAnsi" w:hAnsiTheme="minorHAnsi" w:cstheme="minorHAnsi"/>
          <w:sz w:val="22"/>
        </w:rPr>
        <w:instrText xml:space="preserve"> ADDIN EN.CITE &lt;EndNote&gt;&lt;Cite&gt;&lt;Author&gt;Escudero&lt;/Author&gt;&lt;Year&gt;2016&lt;/Year&gt;&lt;RecNum&gt;429&lt;/RecNum&gt;&lt;DisplayText&gt;(&lt;style face="smallcaps"&gt;Escudero&lt;/style&gt;&lt;style face="italic"&gt; et al.&lt;/style&gt; 2016)&lt;/DisplayText&gt;&lt;record&gt;&lt;rec-number&gt;429&lt;/rec-number&gt;&lt;foreign-keys&gt;&lt;key app="EN" db-id="psx5aavda22efleatx5vaweatapzwapastxd" timestamp="1589953749" guid="57cdcc96-3fb2-4088-b471-edf3bd04c24b"&gt;429&lt;/key&gt;&lt;/foreign-keys&gt;&lt;ref-type name="Journal Article"&gt;17&lt;/ref-type&gt;&lt;contributors&gt;&lt;authors&gt;&lt;author&gt;Escudero, Marcial&lt;/author&gt;&lt;author&gt;Hahn, Marlene&lt;/author&gt;&lt;author&gt;Brown, Bethany H&lt;/author&gt;&lt;author&gt;Lueders, Kate&lt;/author&gt;&lt;author&gt;Hipp, Andrew L&lt;/author&gt;&lt;/authors&gt;&lt;/contributors&gt;&lt;titles&gt;&lt;title&gt;Chromosomal rearrangements in holocentric organisms lead to reproductive isolation by hybrid dysfunction: The correlation between karyotype rearrangements and germination rates in sedges&lt;/title&gt;&lt;secondary-title&gt;American journal of botany&lt;/secondary-title&gt;&lt;/titles&gt;&lt;periodical&gt;&lt;full-title&gt;American journal of botany&lt;/full-title&gt;&lt;/periodical&gt;&lt;pages&gt;1529-1536&lt;/pages&gt;&lt;volume&gt;103&lt;/volume&gt;&lt;number&gt;8&lt;/number&gt;&lt;dates&gt;&lt;year&gt;2016&lt;/year&gt;&lt;/dates&gt;&lt;isbn&gt;0002-9122&lt;/isbn&gt;&lt;urls&gt;&lt;/urls&gt;&lt;/record&gt;&lt;/Cite&gt;&lt;/EndNote&gt;</w:instrText>
      </w:r>
      <w:r w:rsidR="00053A54">
        <w:rPr>
          <w:rFonts w:asciiTheme="minorHAnsi" w:hAnsiTheme="minorHAnsi" w:cstheme="minorHAnsi"/>
          <w:sz w:val="22"/>
        </w:rPr>
        <w:fldChar w:fldCharType="separate"/>
      </w:r>
      <w:r w:rsidR="00053A54">
        <w:rPr>
          <w:rFonts w:asciiTheme="minorHAnsi" w:hAnsiTheme="minorHAnsi" w:cstheme="minorHAnsi"/>
          <w:noProof/>
          <w:sz w:val="22"/>
        </w:rPr>
        <w:t>(</w:t>
      </w:r>
      <w:r w:rsidR="00053A54" w:rsidRPr="00053A54">
        <w:rPr>
          <w:rFonts w:asciiTheme="minorHAnsi" w:hAnsiTheme="minorHAnsi" w:cstheme="minorHAnsi"/>
          <w:smallCaps/>
          <w:noProof/>
          <w:sz w:val="22"/>
        </w:rPr>
        <w:t>Escudero</w:t>
      </w:r>
      <w:r w:rsidR="00053A54" w:rsidRPr="00053A54">
        <w:rPr>
          <w:rFonts w:asciiTheme="minorHAnsi" w:hAnsiTheme="minorHAnsi" w:cstheme="minorHAnsi"/>
          <w:i/>
          <w:noProof/>
          <w:sz w:val="22"/>
        </w:rPr>
        <w:t xml:space="preserve"> et al.</w:t>
      </w:r>
      <w:r w:rsidR="00053A54">
        <w:rPr>
          <w:rFonts w:asciiTheme="minorHAnsi" w:hAnsiTheme="minorHAnsi" w:cstheme="minorHAnsi"/>
          <w:noProof/>
          <w:sz w:val="22"/>
        </w:rPr>
        <w:t xml:space="preserve"> 2016)</w:t>
      </w:r>
      <w:r w:rsidR="00053A54">
        <w:rPr>
          <w:rFonts w:asciiTheme="minorHAnsi" w:hAnsiTheme="minorHAnsi" w:cstheme="minorHAnsi"/>
          <w:sz w:val="22"/>
        </w:rPr>
        <w:fldChar w:fldCharType="end"/>
      </w:r>
      <w:r w:rsidR="00442BC8" w:rsidRPr="00AE0786">
        <w:rPr>
          <w:rFonts w:asciiTheme="minorHAnsi" w:hAnsiTheme="minorHAnsi" w:cstheme="minorHAnsi"/>
          <w:sz w:val="22"/>
        </w:rPr>
        <w:t>.</w:t>
      </w:r>
      <w:r w:rsidR="00BD0893" w:rsidRPr="00AE0786">
        <w:rPr>
          <w:rFonts w:asciiTheme="minorHAnsi" w:hAnsiTheme="minorHAnsi" w:cstheme="minorHAnsi"/>
          <w:sz w:val="22"/>
        </w:rPr>
        <w:t xml:space="preserve"> </w:t>
      </w:r>
      <w:r w:rsidR="00E23285">
        <w:rPr>
          <w:rFonts w:asciiTheme="minorHAnsi" w:hAnsiTheme="minorHAnsi" w:cstheme="minorHAnsi"/>
          <w:sz w:val="22"/>
        </w:rPr>
        <w:t>C</w:t>
      </w:r>
      <w:ins w:id="19" w:author="Microsoft Office User" w:date="2020-06-01T23:50:00Z">
        <w:r w:rsidR="00A612D9">
          <w:rPr>
            <w:rFonts w:asciiTheme="minorHAnsi" w:hAnsiTheme="minorHAnsi" w:cstheme="minorHAnsi"/>
            <w:sz w:val="22"/>
          </w:rPr>
          <w:t>hange in c</w:t>
        </w:r>
      </w:ins>
      <w:r w:rsidR="00E23285">
        <w:rPr>
          <w:rFonts w:asciiTheme="minorHAnsi" w:hAnsiTheme="minorHAnsi" w:cstheme="minorHAnsi"/>
          <w:sz w:val="22"/>
        </w:rPr>
        <w:t>hromosome number</w:t>
      </w:r>
      <w:r w:rsidR="00442BC8" w:rsidRPr="00AE0786">
        <w:rPr>
          <w:rFonts w:asciiTheme="minorHAnsi" w:hAnsiTheme="minorHAnsi" w:cstheme="minorHAnsi"/>
          <w:sz w:val="22"/>
        </w:rPr>
        <w:t xml:space="preserve"> has even been proposed as a possible driver of speciation</w:t>
      </w:r>
      <w:r w:rsidR="00BB6F51">
        <w:rPr>
          <w:rFonts w:asciiTheme="minorHAnsi" w:hAnsiTheme="minorHAnsi" w:cstheme="minorHAnsi"/>
          <w:sz w:val="22"/>
        </w:rPr>
        <w:t xml:space="preserve"> </w:t>
      </w:r>
      <w:r w:rsidR="00BB6F51">
        <w:rPr>
          <w:rFonts w:asciiTheme="minorHAnsi" w:hAnsiTheme="minorHAnsi" w:cstheme="minorHAnsi"/>
          <w:sz w:val="22"/>
        </w:rPr>
        <w:fldChar w:fldCharType="begin"/>
      </w:r>
      <w:r w:rsidR="002E1D42">
        <w:rPr>
          <w:rFonts w:asciiTheme="minorHAnsi" w:hAnsiTheme="minorHAnsi" w:cstheme="minorHAnsi"/>
          <w:sz w:val="22"/>
        </w:rPr>
        <w:instrText xml:space="preserve"> ADDIN EN.CITE &lt;EndNote&gt;&lt;Cite&gt;&lt;Author&gt;White&lt;/Author&gt;&lt;Year&gt;1978&lt;/Year&gt;&lt;RecNum&gt;437&lt;/RecNum&gt;&lt;DisplayText&gt;(&lt;style face="smallcaps"&gt;White&lt;/style&gt; 1978a)&lt;/DisplayText&gt;&lt;record&gt;&lt;rec-number&gt;437&lt;/rec-number&gt;&lt;foreign-keys&gt;&lt;key app="EN" db-id="psx5aavda22efleatx5vaweatapzwapastxd" timestamp="1589959346" guid="56a70503-dc94-4ea7-9bff-c2bb416b1ad4"&gt;437&lt;/key&gt;&lt;/foreign-keys&gt;&lt;ref-type name="Report"&gt;27&lt;/ref-type&gt;&lt;contributors&gt;&lt;authors&gt;&lt;author&gt;White, Michael JD&lt;/author&gt;&lt;/authors&gt;&lt;/contributors&gt;&lt;titles&gt;&lt;title&gt;Modes of speciation&lt;/title&gt;&lt;/titles&gt;&lt;dates&gt;&lt;year&gt;1978&lt;/year&gt;&lt;/dates&gt;&lt;urls&gt;&lt;/urls&gt;&lt;/record&gt;&lt;/Cite&gt;&lt;/EndNote&gt;</w:instrText>
      </w:r>
      <w:r w:rsidR="00BB6F51">
        <w:rPr>
          <w:rFonts w:asciiTheme="minorHAnsi" w:hAnsiTheme="minorHAnsi" w:cstheme="minorHAnsi"/>
          <w:sz w:val="22"/>
        </w:rPr>
        <w:fldChar w:fldCharType="separate"/>
      </w:r>
      <w:r w:rsidR="002E1D42">
        <w:rPr>
          <w:rFonts w:asciiTheme="minorHAnsi" w:hAnsiTheme="minorHAnsi" w:cstheme="minorHAnsi"/>
          <w:noProof/>
          <w:sz w:val="22"/>
        </w:rPr>
        <w:t>(</w:t>
      </w:r>
      <w:r w:rsidR="002E1D42" w:rsidRPr="002E1D42">
        <w:rPr>
          <w:rFonts w:asciiTheme="minorHAnsi" w:hAnsiTheme="minorHAnsi" w:cstheme="minorHAnsi"/>
          <w:smallCaps/>
          <w:noProof/>
          <w:sz w:val="22"/>
        </w:rPr>
        <w:t>White</w:t>
      </w:r>
      <w:r w:rsidR="002E1D42">
        <w:rPr>
          <w:rFonts w:asciiTheme="minorHAnsi" w:hAnsiTheme="minorHAnsi" w:cstheme="minorHAnsi"/>
          <w:noProof/>
          <w:sz w:val="22"/>
        </w:rPr>
        <w:t xml:space="preserve"> 1978a)</w:t>
      </w:r>
      <w:r w:rsidR="00BB6F51">
        <w:rPr>
          <w:rFonts w:asciiTheme="minorHAnsi" w:hAnsiTheme="minorHAnsi" w:cstheme="minorHAnsi"/>
          <w:sz w:val="22"/>
        </w:rPr>
        <w:fldChar w:fldCharType="end"/>
      </w:r>
      <w:r w:rsidR="007F3446" w:rsidRPr="00AE0786">
        <w:rPr>
          <w:rFonts w:asciiTheme="minorHAnsi" w:hAnsiTheme="minorHAnsi" w:cstheme="minorHAnsi"/>
          <w:sz w:val="22"/>
        </w:rPr>
        <w:t xml:space="preserve"> </w:t>
      </w:r>
      <w:r w:rsidR="00442BC8" w:rsidRPr="00AE0786">
        <w:rPr>
          <w:rFonts w:asciiTheme="minorHAnsi" w:hAnsiTheme="minorHAnsi" w:cstheme="minorHAnsi"/>
          <w:sz w:val="22"/>
        </w:rPr>
        <w:t xml:space="preserve">. However, theoretical work has suggested that </w:t>
      </w:r>
      <w:r w:rsidR="00053A54">
        <w:rPr>
          <w:rFonts w:asciiTheme="minorHAnsi" w:hAnsiTheme="minorHAnsi" w:cstheme="minorHAnsi"/>
          <w:sz w:val="22"/>
        </w:rPr>
        <w:t>a</w:t>
      </w:r>
      <w:r w:rsidR="00442BC8" w:rsidRPr="00AE0786">
        <w:rPr>
          <w:rFonts w:asciiTheme="minorHAnsi" w:hAnsiTheme="minorHAnsi" w:cstheme="minorHAnsi"/>
          <w:sz w:val="22"/>
        </w:rPr>
        <w:t xml:space="preserve"> stasipatric model of speciation may be unlikely</w:t>
      </w:r>
      <w:r w:rsidR="007F3446" w:rsidRPr="00AE0786">
        <w:rPr>
          <w:rFonts w:asciiTheme="minorHAnsi" w:hAnsiTheme="minorHAnsi" w:cstheme="minorHAnsi"/>
          <w:sz w:val="22"/>
        </w:rPr>
        <w:t xml:space="preserve"> </w:t>
      </w:r>
      <w:r w:rsidR="008F1E2B" w:rsidRPr="00AE0786">
        <w:rPr>
          <w:rFonts w:asciiTheme="minorHAnsi" w:hAnsiTheme="minorHAnsi" w:cstheme="minorHAnsi"/>
          <w:sz w:val="22"/>
        </w:rPr>
        <w:fldChar w:fldCharType="begin"/>
      </w:r>
      <w:r w:rsidR="00433F19" w:rsidRPr="00AE0786">
        <w:rPr>
          <w:rFonts w:asciiTheme="minorHAnsi" w:hAnsiTheme="minorHAnsi" w:cstheme="minorHAnsi"/>
          <w:sz w:val="22"/>
        </w:rPr>
        <w:instrText xml:space="preserve"> ADDIN EN.CITE &lt;EndNote&gt;&lt;Cite&gt;&lt;Author&gt;Lande&lt;/Author&gt;&lt;Year&gt;1984&lt;/Year&gt;&lt;RecNum&gt;418&lt;/RecNum&gt;&lt;DisplayText&gt;(&lt;style face="smallcaps"&gt;Lande&lt;/style&gt; 1984)&lt;/DisplayText&gt;&lt;record&gt;&lt;rec-number&gt;418&lt;/rec-number&gt;&lt;foreign-keys&gt;&lt;key app="EN" db-id="psx5aavda22efleatx5vaweatapzwapastxd" timestamp="1587796309" guid="c8192f52-da80-4010-984f-a6aba8db9e86"&gt;418&lt;/key&gt;&lt;/foreign-keys&gt;&lt;ref-type name="Journal Article"&gt;17&lt;/ref-type&gt;&lt;contributors&gt;&lt;authors&gt;&lt;author&gt;Lande, Russell&lt;/author&gt;&lt;/authors&gt;&lt;/contributors&gt;&lt;titles&gt;&lt;title&gt;The expected fixation rate of chromosomal inversions&lt;/title&gt;&lt;secondary-title&gt;Evolution&lt;/secondary-title&gt;&lt;/titles&gt;&lt;periodical&gt;&lt;full-title&gt;Evolution&lt;/full-title&gt;&lt;abbr-1&gt;Evolution&lt;/abbr-1&gt;&lt;/periodical&gt;&lt;pages&gt;743-752&lt;/pages&gt;&lt;dates&gt;&lt;year&gt;1984&lt;/year&gt;&lt;/dates&gt;&lt;isbn&gt;0014-3820&lt;/isbn&gt;&lt;urls&gt;&lt;/urls&gt;&lt;/record&gt;&lt;/Cite&gt;&lt;/EndNote&gt;</w:instrText>
      </w:r>
      <w:r w:rsidR="008F1E2B" w:rsidRPr="00AE0786">
        <w:rPr>
          <w:rFonts w:asciiTheme="minorHAnsi" w:hAnsiTheme="minorHAnsi" w:cstheme="minorHAnsi"/>
          <w:sz w:val="22"/>
        </w:rPr>
        <w:fldChar w:fldCharType="separate"/>
      </w:r>
      <w:r w:rsidR="008F1E2B" w:rsidRPr="00AE0786">
        <w:rPr>
          <w:rFonts w:asciiTheme="minorHAnsi" w:hAnsiTheme="minorHAnsi" w:cstheme="minorHAnsi"/>
          <w:noProof/>
          <w:sz w:val="22"/>
        </w:rPr>
        <w:t>(</w:t>
      </w:r>
      <w:r w:rsidR="008F1E2B" w:rsidRPr="00AE0786">
        <w:rPr>
          <w:rFonts w:asciiTheme="minorHAnsi" w:hAnsiTheme="minorHAnsi" w:cstheme="minorHAnsi"/>
          <w:smallCaps/>
          <w:noProof/>
          <w:sz w:val="22"/>
        </w:rPr>
        <w:t>Lande</w:t>
      </w:r>
      <w:r w:rsidR="008F1E2B" w:rsidRPr="00AE0786">
        <w:rPr>
          <w:rFonts w:asciiTheme="minorHAnsi" w:hAnsiTheme="minorHAnsi" w:cstheme="minorHAnsi"/>
          <w:noProof/>
          <w:sz w:val="22"/>
        </w:rPr>
        <w:t xml:space="preserve"> 1984)</w:t>
      </w:r>
      <w:r w:rsidR="008F1E2B" w:rsidRPr="00AE0786">
        <w:rPr>
          <w:rFonts w:asciiTheme="minorHAnsi" w:hAnsiTheme="minorHAnsi" w:cstheme="minorHAnsi"/>
          <w:sz w:val="22"/>
        </w:rPr>
        <w:fldChar w:fldCharType="end"/>
      </w:r>
      <w:r w:rsidR="00442BC8" w:rsidRPr="00AE0786">
        <w:rPr>
          <w:rFonts w:asciiTheme="minorHAnsi" w:hAnsiTheme="minorHAnsi" w:cstheme="minorHAnsi"/>
          <w:sz w:val="22"/>
        </w:rPr>
        <w:t>. Furthermore, empirical evidence suggests that many chromosomal rearrangements may have little or no fitness effect</w:t>
      </w:r>
      <w:r w:rsidR="007F3446" w:rsidRPr="00AE0786">
        <w:rPr>
          <w:rFonts w:asciiTheme="minorHAnsi" w:hAnsiTheme="minorHAnsi" w:cstheme="minorHAnsi"/>
          <w:sz w:val="22"/>
        </w:rPr>
        <w:t xml:space="preserve"> </w:t>
      </w:r>
      <w:r w:rsidR="008F1E2B" w:rsidRPr="00AE0786">
        <w:rPr>
          <w:rFonts w:asciiTheme="minorHAnsi" w:hAnsiTheme="minorHAnsi" w:cstheme="minorHAnsi"/>
          <w:sz w:val="22"/>
        </w:rPr>
        <w:fldChar w:fldCharType="begin"/>
      </w:r>
      <w:r w:rsidR="00A86549">
        <w:rPr>
          <w:rFonts w:asciiTheme="minorHAnsi" w:hAnsiTheme="minorHAnsi" w:cstheme="minorHAnsi"/>
          <w:sz w:val="22"/>
        </w:rPr>
        <w:instrText xml:space="preserve"> ADDIN EN.CITE &lt;EndNote&gt;&lt;Cite&gt;&lt;Author&gt;Sites Jr&lt;/Author&gt;&lt;Year&gt;1987&lt;/Year&gt;&lt;RecNum&gt;430&lt;/RecNum&gt;&lt;DisplayText&gt;(&lt;style face="smallcaps"&gt;Sites Jr and Moritz&lt;/style&gt; 1987; &lt;style face="smallcaps"&gt;Coyne&lt;/style&gt;&lt;style face="italic"&gt; et al.&lt;/style&gt; 1993)&lt;/DisplayText&gt;&lt;record&gt;&lt;rec-number&gt;430&lt;/rec-number&gt;&lt;foreign-keys&gt;&lt;key app="EN" db-id="psx5aavda22efleatx5vaweatapzwapastxd" timestamp="1589955367" guid="22d69156-cd3a-4c9a-b7e1-489351137cbb"&gt;430&lt;/key&gt;&lt;/foreign-keys&gt;&lt;ref-type name="Journal Article"&gt;17&lt;/ref-type&gt;&lt;contributors&gt;&lt;authors&gt;&lt;author&gt;Sites Jr, Jack W&lt;/author&gt;&lt;author&gt;Moritz, Craig&lt;/author&gt;&lt;/authors&gt;&lt;/contributors&gt;&lt;titles&gt;&lt;title&gt;Chromosomal evolution and speciation revisited&lt;/title&gt;&lt;secondary-title&gt;Systematic Zoology&lt;/secondary-title&gt;&lt;/titles&gt;&lt;periodical&gt;&lt;full-title&gt;Systematic Zoology&lt;/full-title&gt;&lt;/periodical&gt;&lt;pages&gt;153-174&lt;/pages&gt;&lt;volume&gt;36&lt;/volume&gt;&lt;number&gt;2&lt;/number&gt;&lt;dates&gt;&lt;year&gt;1987&lt;/year&gt;&lt;/dates&gt;&lt;isbn&gt;1076-836X&lt;/isbn&gt;&lt;urls&gt;&lt;/urls&gt;&lt;/record&gt;&lt;/Cite&gt;&lt;Cite&gt;&lt;Author&gt;Coyne&lt;/Author&gt;&lt;Year&gt;1993&lt;/Year&gt;&lt;RecNum&gt;431&lt;/RecNum&gt;&lt;record&gt;&lt;rec-number&gt;431&lt;/rec-number&gt;&lt;foreign-keys&gt;&lt;key app="EN" db-id="psx5aavda22efleatx5vaweatapzwapastxd" timestamp="1589955769" guid="b550dea3-d9fc-409d-a7ad-35a14a1a7fcf"&gt;431&lt;/key&gt;&lt;/foreign-keys&gt;&lt;ref-type name="Journal Article"&gt;17&lt;/ref-type&gt;&lt;contributors&gt;&lt;authors&gt;&lt;author&gt;Coyne, Jerry A&lt;/author&gt;&lt;author&gt;Meyers, Wendy&lt;/author&gt;&lt;author&gt;Crittenden, Anne P&lt;/author&gt;&lt;author&gt;Sniegowski, Paul&lt;/author&gt;&lt;/authors&gt;&lt;/contributors&gt;&lt;titles&gt;&lt;title&gt;The fertility effects of pericentric inversions in Drosophila melanogaster&lt;/title&gt;&lt;secondary-title&gt;Genetics&lt;/secondary-title&gt;&lt;/titles&gt;&lt;periodical&gt;&lt;full-title&gt;Genetics&lt;/full-title&gt;&lt;/periodical&gt;&lt;pages&gt;487-496&lt;/pages&gt;&lt;volume&gt;134&lt;/volume&gt;&lt;number&gt;2&lt;/number&gt;&lt;dates&gt;&lt;year&gt;1993&lt;/year&gt;&lt;/dates&gt;&lt;isbn&gt;0016-6731&lt;/isbn&gt;&lt;urls&gt;&lt;/urls&gt;&lt;/record&gt;&lt;/Cite&gt;&lt;/EndNote&gt;</w:instrText>
      </w:r>
      <w:r w:rsidR="008F1E2B" w:rsidRPr="00AE0786">
        <w:rPr>
          <w:rFonts w:asciiTheme="minorHAnsi" w:hAnsiTheme="minorHAnsi" w:cstheme="minorHAnsi"/>
          <w:sz w:val="22"/>
        </w:rPr>
        <w:fldChar w:fldCharType="separate"/>
      </w:r>
      <w:r w:rsidR="005A4333">
        <w:rPr>
          <w:rFonts w:asciiTheme="minorHAnsi" w:hAnsiTheme="minorHAnsi" w:cstheme="minorHAnsi"/>
          <w:noProof/>
          <w:sz w:val="22"/>
        </w:rPr>
        <w:t>(</w:t>
      </w:r>
      <w:r w:rsidR="005A4333" w:rsidRPr="005A4333">
        <w:rPr>
          <w:rFonts w:asciiTheme="minorHAnsi" w:hAnsiTheme="minorHAnsi" w:cstheme="minorHAnsi"/>
          <w:smallCaps/>
          <w:noProof/>
          <w:sz w:val="22"/>
        </w:rPr>
        <w:t>Sites Jr and Moritz</w:t>
      </w:r>
      <w:r w:rsidR="005A4333">
        <w:rPr>
          <w:rFonts w:asciiTheme="minorHAnsi" w:hAnsiTheme="minorHAnsi" w:cstheme="minorHAnsi"/>
          <w:noProof/>
          <w:sz w:val="22"/>
        </w:rPr>
        <w:t xml:space="preserve"> 1987; </w:t>
      </w:r>
      <w:r w:rsidR="005A4333" w:rsidRPr="005A4333">
        <w:rPr>
          <w:rFonts w:asciiTheme="minorHAnsi" w:hAnsiTheme="minorHAnsi" w:cstheme="minorHAnsi"/>
          <w:smallCaps/>
          <w:noProof/>
          <w:sz w:val="22"/>
        </w:rPr>
        <w:t>Coyne</w:t>
      </w:r>
      <w:r w:rsidR="005A4333" w:rsidRPr="005A4333">
        <w:rPr>
          <w:rFonts w:asciiTheme="minorHAnsi" w:hAnsiTheme="minorHAnsi" w:cstheme="minorHAnsi"/>
          <w:i/>
          <w:noProof/>
          <w:sz w:val="22"/>
        </w:rPr>
        <w:t xml:space="preserve"> et al.</w:t>
      </w:r>
      <w:r w:rsidR="005A4333">
        <w:rPr>
          <w:rFonts w:asciiTheme="minorHAnsi" w:hAnsiTheme="minorHAnsi" w:cstheme="minorHAnsi"/>
          <w:noProof/>
          <w:sz w:val="22"/>
        </w:rPr>
        <w:t xml:space="preserve"> 1993)</w:t>
      </w:r>
      <w:r w:rsidR="008F1E2B" w:rsidRPr="00AE0786">
        <w:rPr>
          <w:rFonts w:asciiTheme="minorHAnsi" w:hAnsiTheme="minorHAnsi" w:cstheme="minorHAnsi"/>
          <w:sz w:val="22"/>
        </w:rPr>
        <w:fldChar w:fldCharType="end"/>
      </w:r>
      <w:r w:rsidR="00442BC8" w:rsidRPr="00AE0786">
        <w:rPr>
          <w:rFonts w:asciiTheme="minorHAnsi" w:hAnsiTheme="minorHAnsi" w:cstheme="minorHAnsi"/>
          <w:sz w:val="22"/>
        </w:rPr>
        <w:t xml:space="preserve">. More recently structural rearrangements have been proposed as a mechanism of speciation without the </w:t>
      </w:r>
      <w:r w:rsidR="00164074" w:rsidRPr="00AE0786">
        <w:rPr>
          <w:rFonts w:asciiTheme="minorHAnsi" w:hAnsiTheme="minorHAnsi" w:cstheme="minorHAnsi"/>
          <w:sz w:val="22"/>
        </w:rPr>
        <w:t>requirement</w:t>
      </w:r>
      <w:r w:rsidR="00442BC8" w:rsidRPr="00AE0786">
        <w:rPr>
          <w:rFonts w:asciiTheme="minorHAnsi" w:hAnsiTheme="minorHAnsi" w:cstheme="minorHAnsi"/>
          <w:sz w:val="22"/>
        </w:rPr>
        <w:t xml:space="preserve"> for underdominance</w:t>
      </w:r>
      <w:r w:rsidR="00B237BD" w:rsidRPr="00AE0786">
        <w:rPr>
          <w:rFonts w:asciiTheme="minorHAnsi" w:hAnsiTheme="minorHAnsi" w:cstheme="minorHAnsi"/>
          <w:sz w:val="22"/>
        </w:rPr>
        <w:t xml:space="preserve"> </w:t>
      </w:r>
      <w:r w:rsidR="00B237BD" w:rsidRPr="00AE0786">
        <w:rPr>
          <w:rFonts w:asciiTheme="minorHAnsi" w:hAnsiTheme="minorHAnsi" w:cstheme="minorHAnsi"/>
          <w:sz w:val="22"/>
        </w:rPr>
        <w:fldChar w:fldCharType="begin">
          <w:fldData xml:space="preserve">PEVuZE5vdGU+PENpdGU+PEF1dGhvcj5GYXJpYTwvQXV0aG9yPjxZZWFyPjIwMTA8L1llYXI+PFJl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</w:fldData>
        </w:fldChar>
      </w:r>
      <w:r w:rsidR="00A86549">
        <w:rPr>
          <w:rFonts w:asciiTheme="minorHAnsi" w:hAnsiTheme="minorHAnsi" w:cstheme="minorHAnsi"/>
          <w:sz w:val="22"/>
        </w:rPr>
        <w:instrText xml:space="preserve"> ADDIN EN.CITE </w:instrText>
      </w:r>
      <w:r w:rsidR="00A86549">
        <w:rPr>
          <w:rFonts w:asciiTheme="minorHAnsi" w:hAnsiTheme="minorHAnsi" w:cstheme="minorHAnsi"/>
          <w:sz w:val="22"/>
        </w:rPr>
        <w:fldChar w:fldCharType="begin">
          <w:fldData xml:space="preserve">PEVuZE5vdGU+PENpdGU+PEF1dGhvcj5GYXJpYTwvQXV0aG9yPjxZZWFyPjIwMTA8L1llYXI+PFJl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</w:fldData>
        </w:fldChar>
      </w:r>
      <w:r w:rsidR="00A86549">
        <w:rPr>
          <w:rFonts w:asciiTheme="minorHAnsi" w:hAnsiTheme="minorHAnsi" w:cstheme="minorHAnsi"/>
          <w:sz w:val="22"/>
        </w:rPr>
        <w:instrText xml:space="preserve"> ADDIN EN.CITE.DATA </w:instrText>
      </w:r>
      <w:r w:rsidR="00A86549">
        <w:rPr>
          <w:rFonts w:asciiTheme="minorHAnsi" w:hAnsiTheme="minorHAnsi" w:cstheme="minorHAnsi"/>
          <w:sz w:val="22"/>
        </w:rPr>
      </w:r>
      <w:r w:rsidR="00A86549">
        <w:rPr>
          <w:rFonts w:asciiTheme="minorHAnsi" w:hAnsiTheme="minorHAnsi" w:cstheme="minorHAnsi"/>
          <w:sz w:val="22"/>
        </w:rPr>
        <w:fldChar w:fldCharType="end"/>
      </w:r>
      <w:r w:rsidR="00B237BD" w:rsidRPr="00AE0786">
        <w:rPr>
          <w:rFonts w:asciiTheme="minorHAnsi" w:hAnsiTheme="minorHAnsi" w:cstheme="minorHAnsi"/>
          <w:sz w:val="22"/>
        </w:rPr>
      </w:r>
      <w:r w:rsidR="00B237BD" w:rsidRPr="00AE0786">
        <w:rPr>
          <w:rFonts w:asciiTheme="minorHAnsi" w:hAnsiTheme="minorHAnsi" w:cstheme="minorHAnsi"/>
          <w:sz w:val="22"/>
        </w:rPr>
        <w:fldChar w:fldCharType="separate"/>
      </w:r>
      <w:r w:rsidR="005A4333">
        <w:rPr>
          <w:rFonts w:asciiTheme="minorHAnsi" w:hAnsiTheme="minorHAnsi" w:cstheme="minorHAnsi"/>
          <w:noProof/>
          <w:sz w:val="22"/>
        </w:rPr>
        <w:t>(</w:t>
      </w:r>
      <w:r w:rsidR="005A4333" w:rsidRPr="005A4333">
        <w:rPr>
          <w:rFonts w:asciiTheme="minorHAnsi" w:hAnsiTheme="minorHAnsi" w:cstheme="minorHAnsi"/>
          <w:smallCaps/>
          <w:noProof/>
          <w:sz w:val="22"/>
        </w:rPr>
        <w:t>Rieseberg</w:t>
      </w:r>
      <w:r w:rsidR="005A4333">
        <w:rPr>
          <w:rFonts w:asciiTheme="minorHAnsi" w:hAnsiTheme="minorHAnsi" w:cstheme="minorHAnsi"/>
          <w:noProof/>
          <w:sz w:val="22"/>
        </w:rPr>
        <w:t xml:space="preserve"> 2001; </w:t>
      </w:r>
      <w:r w:rsidR="005A4333" w:rsidRPr="005A4333">
        <w:rPr>
          <w:rFonts w:asciiTheme="minorHAnsi" w:hAnsiTheme="minorHAnsi" w:cstheme="minorHAnsi"/>
          <w:smallCaps/>
          <w:noProof/>
          <w:sz w:val="22"/>
        </w:rPr>
        <w:t>Faria and Navarro</w:t>
      </w:r>
      <w:r w:rsidR="005A4333">
        <w:rPr>
          <w:rFonts w:asciiTheme="minorHAnsi" w:hAnsiTheme="minorHAnsi" w:cstheme="minorHAnsi"/>
          <w:noProof/>
          <w:sz w:val="22"/>
        </w:rPr>
        <w:t xml:space="preserve"> 2010; </w:t>
      </w:r>
      <w:r w:rsidR="005A4333" w:rsidRPr="005A4333">
        <w:rPr>
          <w:rFonts w:asciiTheme="minorHAnsi" w:hAnsiTheme="minorHAnsi" w:cstheme="minorHAnsi"/>
          <w:smallCaps/>
          <w:noProof/>
          <w:sz w:val="22"/>
        </w:rPr>
        <w:t>Guerrero and Kirkpatrick</w:t>
      </w:r>
      <w:r w:rsidR="005A4333">
        <w:rPr>
          <w:rFonts w:asciiTheme="minorHAnsi" w:hAnsiTheme="minorHAnsi" w:cstheme="minorHAnsi"/>
          <w:noProof/>
          <w:sz w:val="22"/>
        </w:rPr>
        <w:t xml:space="preserve"> 2014)</w:t>
      </w:r>
      <w:r w:rsidR="00B237BD" w:rsidRPr="00AE0786">
        <w:rPr>
          <w:rFonts w:asciiTheme="minorHAnsi" w:hAnsiTheme="minorHAnsi" w:cstheme="minorHAnsi"/>
          <w:sz w:val="22"/>
        </w:rPr>
        <w:fldChar w:fldCharType="end"/>
      </w:r>
      <w:r w:rsidR="00B237BD" w:rsidRPr="00AE0786">
        <w:rPr>
          <w:rFonts w:asciiTheme="minorHAnsi" w:hAnsiTheme="minorHAnsi" w:cstheme="minorHAnsi"/>
          <w:smallCaps/>
          <w:noProof/>
          <w:sz w:val="22"/>
        </w:rPr>
        <w:t xml:space="preserve">. </w:t>
      </w:r>
      <w:r w:rsidR="00442BC8" w:rsidRPr="00AE0786">
        <w:rPr>
          <w:rFonts w:asciiTheme="minorHAnsi" w:hAnsiTheme="minorHAnsi" w:cstheme="minorHAnsi"/>
          <w:sz w:val="22"/>
        </w:rPr>
        <w:t>In light of the possible role of chromosomal change in speciation</w:t>
      </w:r>
      <w:r w:rsidR="00230E16" w:rsidRPr="00AE0786">
        <w:rPr>
          <w:rFonts w:asciiTheme="minorHAnsi" w:hAnsiTheme="minorHAnsi" w:cstheme="minorHAnsi"/>
          <w:sz w:val="22"/>
        </w:rPr>
        <w:t>,</w:t>
      </w:r>
      <w:r w:rsidR="00442BC8" w:rsidRPr="00AE0786">
        <w:rPr>
          <w:rFonts w:asciiTheme="minorHAnsi" w:hAnsiTheme="minorHAnsi" w:cstheme="minorHAnsi"/>
          <w:sz w:val="22"/>
        </w:rPr>
        <w:t xml:space="preserve"> identifying traits associated with increased rates of chromosomal rearrangements may explain patterns of extant diversity.</w:t>
      </w:r>
    </w:p>
    <w:p w14:paraId="52EB3E83" w14:textId="77777777" w:rsidR="00DE1F25" w:rsidRDefault="00DE1F25" w:rsidP="00DE1F25">
      <w:pPr>
        <w:pStyle w:val="Default"/>
        <w:widowControl w:val="0"/>
        <w:rPr>
          <w:rFonts w:asciiTheme="minorHAnsi" w:hAnsiTheme="minorHAnsi" w:cstheme="minorHAnsi"/>
          <w:sz w:val="22"/>
        </w:rPr>
      </w:pPr>
    </w:p>
    <w:p w14:paraId="70518A15" w14:textId="773DCC6C" w:rsidR="009C5348" w:rsidRPr="00AE0786" w:rsidRDefault="006B401A" w:rsidP="00DE1F25">
      <w:pPr>
        <w:pStyle w:val="Default"/>
        <w:widowControl w:val="0"/>
        <w:rPr>
          <w:rFonts w:asciiTheme="minorHAnsi" w:hAnsiTheme="minorHAnsi" w:cstheme="minorHAnsi"/>
          <w:sz w:val="22"/>
        </w:rPr>
      </w:pPr>
      <w:commentRangeStart w:id="20"/>
      <w:r w:rsidRPr="00AE0786">
        <w:rPr>
          <w:rFonts w:asciiTheme="minorHAnsi" w:hAnsiTheme="minorHAnsi" w:cstheme="minorHAnsi"/>
          <w:sz w:val="22"/>
        </w:rPr>
        <w:t>Unfortunately, t</w:t>
      </w:r>
      <w:r w:rsidR="006C71CA" w:rsidRPr="00AE0786">
        <w:rPr>
          <w:rFonts w:asciiTheme="minorHAnsi" w:hAnsiTheme="minorHAnsi" w:cstheme="minorHAnsi"/>
          <w:sz w:val="22"/>
        </w:rPr>
        <w:t>he evolution of chromosome number has been recalcitrant to the formation of rules or generalizations that can explain variation in patterns and rates across large clades</w:t>
      </w:r>
      <w:commentRangeEnd w:id="20"/>
      <w:r w:rsidR="00A612D9">
        <w:rPr>
          <w:rStyle w:val="CommentReference"/>
          <w:rFonts w:asciiTheme="minorHAnsi" w:hAnsiTheme="minorHAnsi"/>
        </w:rPr>
        <w:commentReference w:id="20"/>
      </w:r>
      <w:r w:rsidR="006C71CA" w:rsidRPr="00AE0786">
        <w:rPr>
          <w:rFonts w:asciiTheme="minorHAnsi" w:hAnsiTheme="minorHAnsi" w:cstheme="minorHAnsi"/>
          <w:sz w:val="22"/>
        </w:rPr>
        <w:t xml:space="preserve">. </w:t>
      </w:r>
      <w:ins w:id="21" w:author="Microsoft Office User" w:date="2020-06-01T23:48:00Z">
        <w:r w:rsidR="00A612D9">
          <w:rPr>
            <w:rFonts w:asciiTheme="minorHAnsi" w:hAnsiTheme="minorHAnsi" w:cstheme="minorHAnsi"/>
            <w:sz w:val="22"/>
          </w:rPr>
          <w:t>Within clades, karyotypes are reshaped primarily through fusions and fissions</w:t>
        </w:r>
      </w:ins>
      <w:ins w:id="22" w:author="Microsoft Office User" w:date="2020-06-01T23:49:00Z">
        <w:r w:rsidR="00A612D9">
          <w:rPr>
            <w:rFonts w:asciiTheme="minorHAnsi" w:hAnsiTheme="minorHAnsi" w:cstheme="minorHAnsi"/>
            <w:sz w:val="22"/>
          </w:rPr>
          <w:t xml:space="preserve"> </w:t>
        </w:r>
      </w:ins>
      <w:del w:id="23" w:author="Microsoft Office User" w:date="2020-06-01T23:48:00Z">
        <w:r w:rsidR="00906B10" w:rsidRPr="00AE0786" w:rsidDel="00A612D9">
          <w:rPr>
            <w:rFonts w:asciiTheme="minorHAnsi" w:hAnsiTheme="minorHAnsi" w:cstheme="minorHAnsi"/>
            <w:sz w:val="22"/>
          </w:rPr>
          <w:delText>However,</w:delText>
        </w:r>
        <w:r w:rsidR="006C71CA" w:rsidRPr="00AE0786" w:rsidDel="00A612D9">
          <w:rPr>
            <w:rFonts w:asciiTheme="minorHAnsi" w:hAnsiTheme="minorHAnsi" w:cstheme="minorHAnsi"/>
            <w:sz w:val="22"/>
          </w:rPr>
          <w:delText xml:space="preserve"> within clades</w:delText>
        </w:r>
        <w:r w:rsidR="00906B10" w:rsidRPr="00AE0786" w:rsidDel="00A612D9">
          <w:rPr>
            <w:rFonts w:asciiTheme="minorHAnsi" w:hAnsiTheme="minorHAnsi" w:cstheme="minorHAnsi"/>
            <w:sz w:val="22"/>
          </w:rPr>
          <w:delText>,</w:delText>
        </w:r>
        <w:r w:rsidR="006C71CA" w:rsidRPr="00AE0786" w:rsidDel="00A612D9">
          <w:rPr>
            <w:rFonts w:asciiTheme="minorHAnsi" w:hAnsiTheme="minorHAnsi" w:cstheme="minorHAnsi"/>
            <w:sz w:val="22"/>
          </w:rPr>
          <w:delText xml:space="preserve"> fusions and fissions are two of the dominant forces in reshaping karyotypes </w:delText>
        </w:r>
      </w:del>
      <w:r w:rsidR="006C71CA"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&lt;EndNote&gt;&lt;Cite&gt;&lt;Author&gt;Lucek&lt;/Author&gt;&lt;Year&gt;2018&lt;/Year&gt;&lt;RecNum&gt;365&lt;/RecNum&gt;&lt;DisplayText&gt;(&lt;style face="smallcaps"&gt;Lucek&lt;/style&gt; 2018)&lt;/DisplayText&gt;&lt;record&gt;&lt;rec-number&gt;365&lt;/rec-number&gt;&lt;foreign-keys&gt;&lt;key app="EN" db-id="psx5aavda22efleatx5vaweatapzwapastxd" timestamp="1586320543" guid="f2215a68-6092-42fc-8117-052471dea022"&gt;365&lt;/key&gt;&lt;/foreign-keys&gt;&lt;ref-type name="Journal Article"&gt;17&lt;/ref-type&gt;&lt;contributors&gt;&lt;authors&gt;&lt;author&gt;Lucek, Kay&lt;/author&gt;&lt;/authors&gt;&lt;/contributors&gt;&lt;titles&gt;&lt;title&gt;Evolutionary mechanisms of varying chromosome numbers in the radiation of Erebia butterflies&lt;/title&gt;&lt;secondary-title&gt;Genes&lt;/secondary-title&gt;&lt;/titles&gt;&lt;periodical&gt;&lt;full-title&gt;Genes&lt;/full-title&gt;&lt;/periodical&gt;&lt;pages&gt;166&lt;/pages&gt;&lt;volume&gt;9&lt;/volume&gt;&lt;number&gt;3&lt;/number&gt;&lt;dates&gt;&lt;year&gt;2018&lt;/year&gt;&lt;/dates&gt;&lt;urls&gt;&lt;/urls&gt;&lt;/record&gt;&lt;/Cite&gt;&lt;/EndNote&gt;</w:instrText>
      </w:r>
      <w:r w:rsidR="006C71CA"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Lucek</w:t>
      </w:r>
      <w:r w:rsidR="00D7569D" w:rsidRPr="00AE0786">
        <w:rPr>
          <w:rFonts w:asciiTheme="minorHAnsi" w:hAnsiTheme="minorHAnsi" w:cstheme="minorHAnsi"/>
          <w:noProof/>
          <w:sz w:val="22"/>
        </w:rPr>
        <w:t xml:space="preserve"> 2018)</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 xml:space="preserve">. We use these terms </w:t>
      </w:r>
      <w:r w:rsidR="00442BC8" w:rsidRPr="00AE0786">
        <w:rPr>
          <w:rFonts w:asciiTheme="minorHAnsi" w:hAnsiTheme="minorHAnsi" w:cstheme="minorHAnsi"/>
          <w:sz w:val="22"/>
        </w:rPr>
        <w:t xml:space="preserve">(fusion and fission) </w:t>
      </w:r>
      <w:r w:rsidR="006C71CA" w:rsidRPr="00AE0786">
        <w:rPr>
          <w:rFonts w:asciiTheme="minorHAnsi" w:hAnsiTheme="minorHAnsi" w:cstheme="minorHAnsi"/>
          <w:sz w:val="22"/>
        </w:rPr>
        <w:t xml:space="preserve">for simplicity to describe </w:t>
      </w:r>
      <w:del w:id="24" w:author="Microsoft Office User" w:date="2020-06-01T23:49:00Z">
        <w:r w:rsidR="006C71CA" w:rsidRPr="00AE0786" w:rsidDel="00A612D9">
          <w:rPr>
            <w:rFonts w:asciiTheme="minorHAnsi" w:hAnsiTheme="minorHAnsi" w:cstheme="minorHAnsi"/>
            <w:sz w:val="22"/>
          </w:rPr>
          <w:delText>chromosome number changes</w:delText>
        </w:r>
        <w:r w:rsidR="00442BC8" w:rsidRPr="00AE0786" w:rsidDel="00A612D9">
          <w:rPr>
            <w:rFonts w:asciiTheme="minorHAnsi" w:hAnsiTheme="minorHAnsi" w:cstheme="minorHAnsi"/>
            <w:sz w:val="22"/>
          </w:rPr>
          <w:delText xml:space="preserve"> of plus or minus one</w:delText>
        </w:r>
      </w:del>
      <w:ins w:id="25" w:author="Microsoft Office User" w:date="2020-06-01T23:49:00Z">
        <w:r w:rsidR="00A612D9">
          <w:rPr>
            <w:rFonts w:asciiTheme="minorHAnsi" w:hAnsiTheme="minorHAnsi" w:cstheme="minorHAnsi"/>
            <w:sz w:val="22"/>
          </w:rPr>
          <w:t>positive or negative changes in chromosome number by one</w:t>
        </w:r>
      </w:ins>
      <w:r w:rsidR="006C71CA" w:rsidRPr="00AE0786">
        <w:rPr>
          <w:rFonts w:asciiTheme="minorHAnsi" w:hAnsiTheme="minorHAnsi" w:cstheme="minorHAnsi"/>
          <w:sz w:val="22"/>
        </w:rPr>
        <w:t>. However, in reality</w:t>
      </w:r>
      <w:r w:rsidR="00F81B68" w:rsidRPr="00AE0786">
        <w:rPr>
          <w:rFonts w:asciiTheme="minorHAnsi" w:hAnsiTheme="minorHAnsi" w:cstheme="minorHAnsi"/>
          <w:sz w:val="22"/>
        </w:rPr>
        <w:t>,</w:t>
      </w:r>
      <w:r w:rsidR="006C71CA" w:rsidRPr="00AE0786">
        <w:rPr>
          <w:rFonts w:asciiTheme="minorHAnsi" w:hAnsiTheme="minorHAnsi" w:cstheme="minorHAnsi"/>
          <w:sz w:val="22"/>
        </w:rPr>
        <w:t xml:space="preserve"> fusions decreasing chromosome number capture two different processes at the molecular level. First, Robertsonian translocations followed by the loss of </w:t>
      </w:r>
      <w:r w:rsidR="003A0DAF" w:rsidRPr="00AE0786">
        <w:rPr>
          <w:rFonts w:asciiTheme="minorHAnsi" w:hAnsiTheme="minorHAnsi" w:cstheme="minorHAnsi"/>
          <w:sz w:val="22"/>
        </w:rPr>
        <w:t>the short arms</w:t>
      </w:r>
      <w:r w:rsidR="00186372" w:rsidRPr="00AE0786">
        <w:rPr>
          <w:rFonts w:asciiTheme="minorHAnsi" w:hAnsiTheme="minorHAnsi" w:cstheme="minorHAnsi"/>
          <w:sz w:val="22"/>
        </w:rPr>
        <w:t xml:space="preserve"> can decrease chromosome number</w:t>
      </w:r>
      <w:r w:rsidR="00D7569D" w:rsidRPr="00AE0786">
        <w:rPr>
          <w:rFonts w:asciiTheme="minorHAnsi" w:hAnsiTheme="minorHAnsi" w:cstheme="minorHAnsi"/>
          <w:sz w:val="22"/>
        </w:rPr>
        <w:t xml:space="preserve"> </w:t>
      </w:r>
      <w:r w:rsidR="00D7569D"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&lt;EndNote&gt;&lt;Cite&gt;&lt;Author&gt;Garagna&lt;/Author&gt;&lt;Year&gt;1995&lt;/Year&gt;&lt;RecNum&gt;415&lt;/RecNum&gt;&lt;DisplayText&gt;(&lt;style face="smallcaps"&gt;Garagna&lt;/style&gt;&lt;style face="italic"&gt; et al.&lt;/style&gt; 1995)&lt;/DisplayText&gt;&lt;record&gt;&lt;rec-number&gt;415&lt;/rec-number&gt;&lt;foreign-keys&gt;&lt;key app="EN" db-id="psx5aavda22efleatx5vaweatapzwapastxd" timestamp="1587793560" guid="54a5bdfc-4fe3-414d-93b0-92e34e63b9d0"&gt;415&lt;/key&gt;&lt;/foreign-keys&gt;&lt;ref-type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EndNote&gt;</w:instrText>
      </w:r>
      <w:r w:rsidR="00D7569D"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Garagna</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1995)</w:t>
      </w:r>
      <w:r w:rsidR="00D7569D" w:rsidRPr="00AE0786">
        <w:rPr>
          <w:rFonts w:asciiTheme="minorHAnsi" w:hAnsiTheme="minorHAnsi" w:cstheme="minorHAnsi"/>
          <w:sz w:val="22"/>
        </w:rPr>
        <w:fldChar w:fldCharType="end"/>
      </w:r>
      <w:r w:rsidR="003A0DAF" w:rsidRPr="00AE0786">
        <w:rPr>
          <w:rFonts w:asciiTheme="minorHAnsi" w:hAnsiTheme="minorHAnsi" w:cstheme="minorHAnsi"/>
          <w:sz w:val="22"/>
        </w:rPr>
        <w:t>.</w:t>
      </w:r>
      <w:r w:rsidR="006C71CA" w:rsidRPr="00AE0786">
        <w:rPr>
          <w:rFonts w:asciiTheme="minorHAnsi" w:hAnsiTheme="minorHAnsi" w:cstheme="minorHAnsi"/>
          <w:sz w:val="22"/>
        </w:rPr>
        <w:t xml:space="preserve"> </w:t>
      </w:r>
      <w:r w:rsidR="003A0DAF" w:rsidRPr="00AE0786">
        <w:rPr>
          <w:rFonts w:asciiTheme="minorHAnsi" w:hAnsiTheme="minorHAnsi" w:cstheme="minorHAnsi"/>
          <w:sz w:val="22"/>
        </w:rPr>
        <w:t>S</w:t>
      </w:r>
      <w:r w:rsidR="006C71CA" w:rsidRPr="00AE0786">
        <w:rPr>
          <w:rFonts w:asciiTheme="minorHAnsi" w:hAnsiTheme="minorHAnsi" w:cstheme="minorHAnsi"/>
          <w:sz w:val="22"/>
        </w:rPr>
        <w:t xml:space="preserve">econd, </w:t>
      </w:r>
      <w:r w:rsidR="00F81B68"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fusion of telomeres from two chromosomes followed by inactivation of one of the </w:t>
      </w:r>
      <w:r w:rsidRPr="00AE0786">
        <w:rPr>
          <w:rFonts w:asciiTheme="minorHAnsi" w:hAnsiTheme="minorHAnsi" w:cstheme="minorHAnsi"/>
          <w:sz w:val="22"/>
        </w:rPr>
        <w:t xml:space="preserve">ancestral </w:t>
      </w:r>
      <w:r w:rsidR="006C71CA" w:rsidRPr="00AE0786">
        <w:rPr>
          <w:rFonts w:asciiTheme="minorHAnsi" w:hAnsiTheme="minorHAnsi" w:cstheme="minorHAnsi"/>
          <w:sz w:val="22"/>
        </w:rPr>
        <w:t xml:space="preserve">centromeres </w:t>
      </w:r>
      <w:r w:rsidR="003A0DAF" w:rsidRPr="00AE0786">
        <w:rPr>
          <w:rFonts w:asciiTheme="minorHAnsi" w:hAnsiTheme="minorHAnsi" w:cstheme="minorHAnsi"/>
          <w:sz w:val="22"/>
        </w:rPr>
        <w:t xml:space="preserve">can </w:t>
      </w:r>
      <w:r w:rsidRPr="00AE0786">
        <w:rPr>
          <w:rFonts w:asciiTheme="minorHAnsi" w:hAnsiTheme="minorHAnsi" w:cstheme="minorHAnsi"/>
          <w:sz w:val="22"/>
        </w:rPr>
        <w:t>occur as evidenced by the evolutionary history of human</w:t>
      </w:r>
      <w:r w:rsidR="003A0DAF" w:rsidRPr="00AE0786">
        <w:rPr>
          <w:rFonts w:asciiTheme="minorHAnsi" w:hAnsiTheme="minorHAnsi" w:cstheme="minorHAnsi"/>
          <w:sz w:val="22"/>
        </w:rPr>
        <w:t xml:space="preserve"> chromosome 2 </w:t>
      </w:r>
      <w:r w:rsidR="006C71CA"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&lt;EndNote&gt;&lt;Cite&gt;&lt;Author&gt;Miga&lt;/Author&gt;&lt;Year&gt;2017&lt;/Year&gt;&lt;RecNum&gt;368&lt;/RecNum&gt;&lt;DisplayText&gt;(&lt;style face="smallcaps"&gt;Miga&lt;/style&gt; 2017)&lt;/DisplayText&gt;&lt;record&gt;&lt;rec-number&gt;368&lt;/rec-number&gt;&lt;foreign-keys&gt;&lt;key app="EN" db-id="psx5aavda22efleatx5vaweatapzwapastxd" timestamp="1586321127" guid="def4a31f-8044-4115-bf64-a02ca3855abf"&gt;368&lt;/key&gt;&lt;/foreign-keys&gt;&lt;ref-type name="Journal Article"&gt;17&lt;/ref-type&gt;&lt;contributors&gt;&lt;authors&gt;&lt;author&gt;Miga, Karen H&lt;/author&gt;&lt;/authors&gt;&lt;/contributors&gt;&lt;titles&gt;&lt;title&gt;Chromosome-specific centromere sequences provide an estimate of the ancestral chromosome 2 fusion event in hominin genomes&lt;/title&gt;&lt;secondary-title&gt;Journal of Heredity&lt;/secondary-title&gt;&lt;/titles&gt;&lt;periodical&gt;&lt;full-title&gt;Journal of Heredity&lt;/full-title&gt;&lt;/periodical&gt;&lt;pages&gt;45-52&lt;/pages&gt;&lt;volume&gt;108&lt;/volume&gt;&lt;number&gt;1&lt;/number&gt;&lt;dates&gt;&lt;year&gt;2017&lt;/year&gt;&lt;/dates&gt;&lt;isbn&gt;0022-1503&lt;/isbn&gt;&lt;urls&gt;&lt;/urls&gt;&lt;/record&gt;&lt;/Cite&gt;&lt;/EndNote&gt;</w:instrText>
      </w:r>
      <w:r w:rsidR="006C71CA"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Miga</w:t>
      </w:r>
      <w:r w:rsidR="00D7569D" w:rsidRPr="00AE0786">
        <w:rPr>
          <w:rFonts w:asciiTheme="minorHAnsi" w:hAnsiTheme="minorHAnsi" w:cstheme="minorHAnsi"/>
          <w:noProof/>
          <w:sz w:val="22"/>
        </w:rPr>
        <w:t xml:space="preserve"> 2017)</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 xml:space="preserve">. In contrast, </w:t>
      </w:r>
      <w:r w:rsidR="009C5348" w:rsidRPr="00AE0786">
        <w:rPr>
          <w:rFonts w:asciiTheme="minorHAnsi" w:hAnsiTheme="minorHAnsi" w:cstheme="minorHAnsi"/>
          <w:sz w:val="22"/>
        </w:rPr>
        <w:t xml:space="preserve">changes </w:t>
      </w:r>
      <w:r w:rsidR="006C71CA" w:rsidRPr="00AE0786">
        <w:rPr>
          <w:rFonts w:asciiTheme="minorHAnsi" w:hAnsiTheme="minorHAnsi" w:cstheme="minorHAnsi"/>
          <w:sz w:val="22"/>
        </w:rPr>
        <w:t xml:space="preserve">increasing chromosome number can </w:t>
      </w:r>
      <w:r w:rsidR="00906B10" w:rsidRPr="00AE0786">
        <w:rPr>
          <w:rFonts w:asciiTheme="minorHAnsi" w:hAnsiTheme="minorHAnsi" w:cstheme="minorHAnsi"/>
          <w:sz w:val="22"/>
        </w:rPr>
        <w:t>occur</w:t>
      </w:r>
      <w:r w:rsidR="006C71CA" w:rsidRPr="00AE0786">
        <w:rPr>
          <w:rFonts w:asciiTheme="minorHAnsi" w:hAnsiTheme="minorHAnsi" w:cstheme="minorHAnsi"/>
          <w:sz w:val="22"/>
        </w:rPr>
        <w:t xml:space="preserve"> through </w:t>
      </w:r>
      <w:r w:rsidR="009C5348" w:rsidRPr="00AE0786">
        <w:rPr>
          <w:rFonts w:asciiTheme="minorHAnsi" w:hAnsiTheme="minorHAnsi" w:cstheme="minorHAnsi"/>
          <w:sz w:val="22"/>
        </w:rPr>
        <w:t xml:space="preserve">simple fissioning </w:t>
      </w:r>
      <w:r w:rsidR="006C71CA" w:rsidRPr="00AE0786">
        <w:rPr>
          <w:rFonts w:asciiTheme="minorHAnsi" w:hAnsiTheme="minorHAnsi" w:cstheme="minorHAnsi"/>
          <w:sz w:val="22"/>
        </w:rPr>
        <w:t xml:space="preserve">in the centromere region and </w:t>
      </w:r>
      <w:r w:rsidR="00186372"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gaining of new telomeric sequences </w:t>
      </w:r>
      <w:r w:rsidR="006C71CA"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&lt;EndNote&gt;&lt;Cite&gt;&lt;Author&gt;Garagna&lt;/Author&gt;&lt;Year&gt;1995&lt;/Year&gt;&lt;RecNum&gt;358&lt;/RecNum&gt;&lt;DisplayText&gt;(&lt;style face="smallcaps"&gt;Moretti and Sabato&lt;/style&gt; 1984; &lt;style face="smallcaps"&gt;Garagna&lt;/style&gt;&lt;style face="italic"&gt; et al.&lt;/style&gt; 1995)&lt;/DisplayText&gt;&lt;record&gt;&lt;rec-number&gt;358&lt;/rec-number&gt;&lt;foreign-keys&gt;&lt;key app="EN" db-id="psx5aavda22efleatx5vaweatapzwapastxd" timestamp="1586151252" guid="90a7bfb8-1fed-46cc-9788-baefbcdb7982"&gt;358&lt;/key&gt;&lt;/foreign-keys&gt;&lt;ref-type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Cite&gt;&lt;Author&gt;Moretti&lt;/Author&gt;&lt;Year&gt;1984&lt;/Year&gt;&lt;RecNum&gt;359&lt;/RecNum&gt;&lt;record&gt;&lt;rec-number&gt;359&lt;/rec-number&gt;&lt;foreign-keys&gt;&lt;key app="EN" db-id="psx5aavda22efleatx5vaweatapzwapastxd" timestamp="1586151332" guid="a9452de6-f1e2-46cb-ae64-55dc72c49381"&gt;359&lt;/key&gt;&lt;/foreign-keys&gt;&lt;ref-type name="Journal Article"&gt;17&lt;/ref-type&gt;&lt;contributors&gt;&lt;authors&gt;&lt;author&gt;Moretti, Aldo&lt;/author&gt;&lt;author&gt;Sabato, Sergio&lt;/author&gt;&lt;/authors&gt;&lt;/contributors&gt;&lt;titles&gt;&lt;title&gt;Karyotype evolution by centromeric fission inZamia (Cycadales)&lt;/title&gt;&lt;secondary-title&gt;Plant Systematics and Evolution&lt;/secondary-title&gt;&lt;/titles&gt;&lt;periodical&gt;&lt;full-title&gt;Plant Systematics and Evolution&lt;/full-title&gt;&lt;/periodical&gt;&lt;pages&gt;215-223&lt;/pages&gt;&lt;volume&gt;146&lt;/volume&gt;&lt;number&gt;3-4&lt;/number&gt;&lt;dates&gt;&lt;year&gt;1984&lt;/year&gt;&lt;/dates&gt;&lt;isbn&gt;0378-2697&lt;/isbn&gt;&lt;urls&gt;&lt;/urls&gt;&lt;/record&gt;&lt;/Cite&gt;&lt;/EndNote&gt;</w:instrText>
      </w:r>
      <w:r w:rsidR="006C71CA"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Moretti and Sabato</w:t>
      </w:r>
      <w:r w:rsidR="00D7569D" w:rsidRPr="00AE0786">
        <w:rPr>
          <w:rFonts w:asciiTheme="minorHAnsi" w:hAnsiTheme="minorHAnsi" w:cstheme="minorHAnsi"/>
          <w:noProof/>
          <w:sz w:val="22"/>
        </w:rPr>
        <w:t xml:space="preserve"> 1984; </w:t>
      </w:r>
      <w:r w:rsidR="00D7569D" w:rsidRPr="00AE0786">
        <w:rPr>
          <w:rFonts w:asciiTheme="minorHAnsi" w:hAnsiTheme="minorHAnsi" w:cstheme="minorHAnsi"/>
          <w:smallCaps/>
          <w:noProof/>
          <w:sz w:val="22"/>
        </w:rPr>
        <w:t>Garagna</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1995)</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w:t>
      </w:r>
      <w:r w:rsidR="009C5348" w:rsidRPr="00AE0786">
        <w:rPr>
          <w:rFonts w:asciiTheme="minorHAnsi" w:hAnsiTheme="minorHAnsi" w:cstheme="minorHAnsi"/>
          <w:sz w:val="22"/>
        </w:rPr>
        <w:t xml:space="preserve"> Increases in chromosome number can also occur through polyploidy or aneuploidy. In the case of polyploidy</w:t>
      </w:r>
      <w:r w:rsidR="008F1E2B" w:rsidRPr="00AE0786">
        <w:rPr>
          <w:rFonts w:asciiTheme="minorHAnsi" w:hAnsiTheme="minorHAnsi" w:cstheme="minorHAnsi"/>
          <w:sz w:val="22"/>
        </w:rPr>
        <w:t>,</w:t>
      </w:r>
      <w:r w:rsidR="009C5348" w:rsidRPr="00AE0786">
        <w:rPr>
          <w:rFonts w:asciiTheme="minorHAnsi" w:hAnsiTheme="minorHAnsi" w:cstheme="minorHAnsi"/>
          <w:sz w:val="22"/>
        </w:rPr>
        <w:t xml:space="preserve"> </w:t>
      </w:r>
      <w:del w:id="26" w:author="Microsoft Office User" w:date="2020-06-01T23:49:00Z">
        <w:r w:rsidR="009C5348" w:rsidRPr="00AE0786" w:rsidDel="00A612D9">
          <w:rPr>
            <w:rFonts w:asciiTheme="minorHAnsi" w:hAnsiTheme="minorHAnsi" w:cstheme="minorHAnsi"/>
            <w:sz w:val="22"/>
          </w:rPr>
          <w:delText>a</w:delText>
        </w:r>
        <w:r w:rsidR="008F1E2B" w:rsidRPr="00AE0786" w:rsidDel="00A612D9">
          <w:rPr>
            <w:rFonts w:asciiTheme="minorHAnsi" w:hAnsiTheme="minorHAnsi" w:cstheme="minorHAnsi"/>
            <w:sz w:val="22"/>
          </w:rPr>
          <w:delText>n</w:delText>
        </w:r>
        <w:r w:rsidR="009C5348" w:rsidRPr="00AE0786" w:rsidDel="00A612D9">
          <w:rPr>
            <w:rFonts w:asciiTheme="minorHAnsi" w:hAnsiTheme="minorHAnsi" w:cstheme="minorHAnsi"/>
            <w:sz w:val="22"/>
          </w:rPr>
          <w:delText xml:space="preserve"> offspring can be produced from an unreduced gamete increasing by one the number of copies of the genome</w:delText>
        </w:r>
      </w:del>
      <w:ins w:id="27" w:author="Microsoft Office User" w:date="2020-06-01T23:49:00Z">
        <w:r w:rsidR="00A612D9">
          <w:rPr>
            <w:rFonts w:asciiTheme="minorHAnsi" w:hAnsiTheme="minorHAnsi" w:cstheme="minorHAnsi"/>
            <w:sz w:val="22"/>
          </w:rPr>
          <w:t>the numbers of copies of the genome will increase by one from an unreduced gamete</w:t>
        </w:r>
      </w:ins>
      <w:r w:rsidR="008F1E2B" w:rsidRPr="00AE0786">
        <w:rPr>
          <w:rFonts w:asciiTheme="minorHAnsi" w:hAnsiTheme="minorHAnsi" w:cstheme="minorHAnsi"/>
          <w:sz w:val="22"/>
        </w:rPr>
        <w:t xml:space="preserve"> </w:t>
      </w:r>
      <w:r w:rsidR="008F1E2B" w:rsidRPr="00AE0786">
        <w:rPr>
          <w:rFonts w:asciiTheme="minorHAnsi" w:hAnsiTheme="minorHAnsi" w:cstheme="minorHAnsi"/>
          <w:sz w:val="22"/>
        </w:rPr>
        <w:fldChar w:fldCharType="begin"/>
      </w:r>
      <w:r w:rsidR="00450ECD">
        <w:rPr>
          <w:rFonts w:asciiTheme="minorHAnsi" w:hAnsiTheme="minorHAnsi" w:cstheme="minorHAnsi"/>
          <w:sz w:val="22"/>
        </w:rPr>
        <w:instrText xml:space="preserve"> ADDIN EN.CITE &lt;EndNote&gt;&lt;Cite&gt;&lt;Author&gt;Harlan&lt;/Author&gt;&lt;Year&gt;1975&lt;/Year&gt;&lt;RecNum&gt;435&lt;/RecNum&gt;&lt;DisplayText&gt;(&lt;style face="smallcaps"&gt;Harlan and deWet&lt;/style&gt; 1975)&lt;/DisplayText&gt;&lt;record&gt;&lt;rec-number&gt;435&lt;/rec-number&gt;&lt;foreign-keys&gt;&lt;key app="EN" db-id="psx5aavda22efleatx5vaweatapzwapastxd" timestamp="1589957579" guid="c0b5303c-bbb6-40e0-91db-201dd17c76b4"&gt;435&lt;/key&gt;&lt;/foreign-keys&gt;&lt;ref-type name="Journal Article"&gt;17&lt;/ref-type&gt;&lt;contributors&gt;&lt;authors&gt;&lt;author&gt;Harlan, Jack R&lt;/author&gt;&lt;author&gt;deWet, Jan MJ&lt;/author&gt;&lt;/authors&gt;&lt;/contributors&gt;&lt;titles&gt;&lt;title&gt;On Ö. Winge and a prayer: the origins of polyploidy&lt;/title&gt;&lt;secondary-title&gt;The botanical review&lt;/secondary-title&gt;&lt;/titles&gt;&lt;periodical&gt;&lt;full-title&gt;The botanical review&lt;/full-title&gt;&lt;/periodical&gt;&lt;pages&gt;361-390&lt;/pages&gt;&lt;volume&gt;41&lt;/volume&gt;&lt;number&gt;4&lt;/number&gt;&lt;dates&gt;&lt;year&gt;1975&lt;/year&gt;&lt;/dates&gt;&lt;isbn&gt;0006-8101&lt;/isbn&gt;&lt;urls&gt;&lt;/urls&gt;&lt;/record&gt;&lt;/Cite&gt;&lt;/EndNote&gt;</w:instrText>
      </w:r>
      <w:r w:rsidR="008F1E2B" w:rsidRPr="00AE0786">
        <w:rPr>
          <w:rFonts w:asciiTheme="minorHAnsi" w:hAnsiTheme="minorHAnsi" w:cstheme="minorHAnsi"/>
          <w:sz w:val="22"/>
        </w:rPr>
        <w:fldChar w:fldCharType="separate"/>
      </w:r>
      <w:r w:rsidR="001066A8">
        <w:rPr>
          <w:rFonts w:asciiTheme="minorHAnsi" w:hAnsiTheme="minorHAnsi" w:cstheme="minorHAnsi"/>
          <w:noProof/>
          <w:sz w:val="22"/>
        </w:rPr>
        <w:t>(</w:t>
      </w:r>
      <w:r w:rsidR="001066A8" w:rsidRPr="001066A8">
        <w:rPr>
          <w:rFonts w:asciiTheme="minorHAnsi" w:hAnsiTheme="minorHAnsi" w:cstheme="minorHAnsi"/>
          <w:smallCaps/>
          <w:noProof/>
          <w:sz w:val="22"/>
        </w:rPr>
        <w:t>Harlan and deWet</w:t>
      </w:r>
      <w:r w:rsidR="001066A8">
        <w:rPr>
          <w:rFonts w:asciiTheme="minorHAnsi" w:hAnsiTheme="minorHAnsi" w:cstheme="minorHAnsi"/>
          <w:noProof/>
          <w:sz w:val="22"/>
        </w:rPr>
        <w:t xml:space="preserve"> 1975)</w:t>
      </w:r>
      <w:r w:rsidR="008F1E2B" w:rsidRPr="00AE0786">
        <w:rPr>
          <w:rFonts w:asciiTheme="minorHAnsi" w:hAnsiTheme="minorHAnsi" w:cstheme="minorHAnsi"/>
          <w:sz w:val="22"/>
        </w:rPr>
        <w:fldChar w:fldCharType="end"/>
      </w:r>
      <w:r w:rsidR="009C5348" w:rsidRPr="00AE0786">
        <w:rPr>
          <w:rFonts w:asciiTheme="minorHAnsi" w:hAnsiTheme="minorHAnsi" w:cstheme="minorHAnsi"/>
          <w:sz w:val="22"/>
        </w:rPr>
        <w:t xml:space="preserve">. </w:t>
      </w:r>
      <w:r w:rsidR="00164074" w:rsidRPr="00AE0786">
        <w:rPr>
          <w:rFonts w:asciiTheme="minorHAnsi" w:hAnsiTheme="minorHAnsi" w:cstheme="minorHAnsi"/>
          <w:sz w:val="22"/>
        </w:rPr>
        <w:t>Likewise,</w:t>
      </w:r>
      <w:r w:rsidR="009C5348" w:rsidRPr="00AE0786">
        <w:rPr>
          <w:rFonts w:asciiTheme="minorHAnsi" w:hAnsiTheme="minorHAnsi" w:cstheme="minorHAnsi"/>
          <w:sz w:val="22"/>
        </w:rPr>
        <w:t xml:space="preserve"> aneuploidy can lead to the duplication of single chromosomes</w:t>
      </w:r>
      <w:r w:rsidR="00433F19" w:rsidRPr="00AE0786">
        <w:rPr>
          <w:rFonts w:asciiTheme="minorHAnsi" w:hAnsiTheme="minorHAnsi" w:cstheme="minorHAnsi"/>
          <w:sz w:val="22"/>
        </w:rPr>
        <w:t xml:space="preserve"> </w:t>
      </w:r>
      <w:r w:rsidR="00433F19" w:rsidRPr="00AE0786">
        <w:rPr>
          <w:rFonts w:asciiTheme="minorHAnsi" w:hAnsiTheme="minorHAnsi" w:cstheme="minorHAnsi"/>
          <w:sz w:val="22"/>
        </w:rPr>
        <w:fldChar w:fldCharType="begin"/>
      </w:r>
      <w:r w:rsidR="00433F19" w:rsidRPr="00AE0786">
        <w:rPr>
          <w:rFonts w:asciiTheme="minorHAnsi" w:hAnsiTheme="minorHAnsi" w:cstheme="minorHAnsi"/>
          <w:sz w:val="22"/>
        </w:rPr>
        <w:instrText xml:space="preserve"> ADDIN EN.CITE &lt;EndNote&gt;&lt;Cite&gt;&lt;Author&gt;Torres&lt;/Author&gt;&lt;Year&gt;2008&lt;/Year&gt;&lt;RecNum&gt;419&lt;/RecNum&gt;&lt;DisplayText&gt;(&lt;style face="smallcaps"&gt;Torres&lt;/style&gt;&lt;style face="italic"&gt; et al.&lt;/style&gt; 2008)&lt;/DisplayText&gt;&lt;record&gt;&lt;rec-number&gt;419&lt;/rec-number&gt;&lt;foreign-keys&gt;&lt;key app="EN" db-id="psx5aavda22efleatx5vaweatapzwapastxd" timestamp="1587796876" guid="a62450bf-7561-4534-a639-a6ccc7753dae"&gt;419&lt;/key&gt;&lt;/foreign-keys&gt;&lt;ref-type name="Journal Article"&gt;17&lt;/ref-type&gt;&lt;contributors&gt;&lt;authors&gt;&lt;author&gt;Torres, Eduardo M&lt;/author&gt;&lt;author&gt;Williams, Bret R&lt;/author&gt;&lt;author&gt;Amon, Angelika&lt;/author&gt;&lt;/authors&gt;&lt;/contributors&gt;&lt;titles&gt;&lt;title&gt;Aneuploidy: cells losing their balance&lt;/title&gt;&lt;secondary-title&gt;Genetics&lt;/secondary-title&gt;&lt;/titles&gt;&lt;periodical&gt;&lt;full-title&gt;Genetics&lt;/full-title&gt;&lt;/periodical&gt;&lt;pages&gt;737-746&lt;/pages&gt;&lt;volume&gt;179&lt;/volume&gt;&lt;number&gt;2&lt;/number&gt;&lt;dates&gt;&lt;year&gt;2008&lt;/year&gt;&lt;/dates&gt;&lt;isbn&gt;0016-6731&lt;/isbn&gt;&lt;urls&gt;&lt;/urls&gt;&lt;/record&gt;&lt;/Cite&gt;&lt;/EndNote&gt;</w:instrText>
      </w:r>
      <w:r w:rsidR="00433F19" w:rsidRPr="00AE0786">
        <w:rPr>
          <w:rFonts w:asciiTheme="minorHAnsi" w:hAnsiTheme="minorHAnsi" w:cstheme="minorHAnsi"/>
          <w:sz w:val="22"/>
        </w:rPr>
        <w:fldChar w:fldCharType="separate"/>
      </w:r>
      <w:r w:rsidR="00433F19" w:rsidRPr="00AE0786">
        <w:rPr>
          <w:rFonts w:asciiTheme="minorHAnsi" w:hAnsiTheme="minorHAnsi" w:cstheme="minorHAnsi"/>
          <w:noProof/>
          <w:sz w:val="22"/>
        </w:rPr>
        <w:t>(</w:t>
      </w:r>
      <w:r w:rsidR="00433F19" w:rsidRPr="00AE0786">
        <w:rPr>
          <w:rFonts w:asciiTheme="minorHAnsi" w:hAnsiTheme="minorHAnsi" w:cstheme="minorHAnsi"/>
          <w:smallCaps/>
          <w:noProof/>
          <w:sz w:val="22"/>
        </w:rPr>
        <w:t>Torres</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2008)</w:t>
      </w:r>
      <w:r w:rsidR="00433F19" w:rsidRPr="00AE0786">
        <w:rPr>
          <w:rFonts w:asciiTheme="minorHAnsi" w:hAnsiTheme="minorHAnsi" w:cstheme="minorHAnsi"/>
          <w:sz w:val="22"/>
        </w:rPr>
        <w:fldChar w:fldCharType="end"/>
      </w:r>
      <w:r w:rsidR="009C5348" w:rsidRPr="00AE0786">
        <w:rPr>
          <w:rFonts w:asciiTheme="minorHAnsi" w:hAnsiTheme="minorHAnsi" w:cstheme="minorHAnsi"/>
          <w:sz w:val="22"/>
        </w:rPr>
        <w:t>.</w:t>
      </w:r>
    </w:p>
    <w:p w14:paraId="527A6110" w14:textId="77777777" w:rsidR="00DE1F25" w:rsidRDefault="00DE1F25" w:rsidP="00DE1F25">
      <w:pPr>
        <w:spacing w:after="0"/>
        <w:rPr>
          <w:rFonts w:cstheme="minorHAnsi"/>
          <w:sz w:val="22"/>
          <w:szCs w:val="22"/>
        </w:rPr>
      </w:pPr>
    </w:p>
    <w:p w14:paraId="384E2C08" w14:textId="7FEFECC1" w:rsidR="009C5348" w:rsidRPr="00AE0786" w:rsidRDefault="009C5348" w:rsidP="00DE1F25">
      <w:pPr>
        <w:spacing w:after="0"/>
        <w:rPr>
          <w:rFonts w:cstheme="minorHAnsi"/>
          <w:sz w:val="22"/>
          <w:szCs w:val="22"/>
        </w:rPr>
      </w:pPr>
      <w:r w:rsidRPr="00AE0786">
        <w:rPr>
          <w:rFonts w:cstheme="minorHAnsi"/>
          <w:sz w:val="22"/>
          <w:szCs w:val="22"/>
        </w:rPr>
        <w:t>Because</w:t>
      </w:r>
      <w:r w:rsidR="009202C0" w:rsidRPr="00AE0786">
        <w:rPr>
          <w:rFonts w:cstheme="minorHAnsi"/>
          <w:sz w:val="22"/>
          <w:szCs w:val="22"/>
        </w:rPr>
        <w:t xml:space="preserve"> chromosomal rearrangements </w:t>
      </w:r>
      <w:r w:rsidRPr="00AE0786">
        <w:rPr>
          <w:rFonts w:cstheme="minorHAnsi"/>
          <w:sz w:val="22"/>
          <w:szCs w:val="22"/>
        </w:rPr>
        <w:t xml:space="preserve">are thought to </w:t>
      </w:r>
      <w:r w:rsidR="006B401A" w:rsidRPr="00AE0786">
        <w:rPr>
          <w:rFonts w:cstheme="minorHAnsi"/>
          <w:sz w:val="22"/>
          <w:szCs w:val="22"/>
        </w:rPr>
        <w:t xml:space="preserve">often </w:t>
      </w:r>
      <w:r w:rsidRPr="00AE0786">
        <w:rPr>
          <w:rFonts w:cstheme="minorHAnsi"/>
          <w:sz w:val="22"/>
          <w:szCs w:val="22"/>
        </w:rPr>
        <w:t>be deleterious or underdominant they</w:t>
      </w:r>
      <w:r w:rsidR="006C71CA" w:rsidRPr="00AE0786">
        <w:rPr>
          <w:rFonts w:cstheme="minorHAnsi"/>
          <w:sz w:val="22"/>
          <w:szCs w:val="22"/>
        </w:rPr>
        <w:t xml:space="preserve"> should </w:t>
      </w:r>
      <w:r w:rsidR="006B401A" w:rsidRPr="00AE0786">
        <w:rPr>
          <w:rFonts w:cstheme="minorHAnsi"/>
          <w:sz w:val="22"/>
          <w:szCs w:val="22"/>
        </w:rPr>
        <w:t>be more likely to</w:t>
      </w:r>
      <w:r w:rsidR="006C71CA" w:rsidRPr="00AE0786">
        <w:rPr>
          <w:rFonts w:cstheme="minorHAnsi"/>
          <w:sz w:val="22"/>
          <w:szCs w:val="22"/>
        </w:rPr>
        <w:t xml:space="preserve"> fix in population</w:t>
      </w:r>
      <w:r w:rsidRPr="00AE0786">
        <w:rPr>
          <w:rFonts w:cstheme="minorHAnsi"/>
          <w:sz w:val="22"/>
          <w:szCs w:val="22"/>
        </w:rPr>
        <w:t>s</w:t>
      </w:r>
      <w:r w:rsidR="006C71CA" w:rsidRPr="00AE0786">
        <w:rPr>
          <w:rFonts w:cstheme="minorHAnsi"/>
          <w:sz w:val="22"/>
          <w:szCs w:val="22"/>
        </w:rPr>
        <w:t xml:space="preserve"> </w:t>
      </w:r>
      <w:r w:rsidR="00941605" w:rsidRPr="00AE0786">
        <w:rPr>
          <w:rFonts w:cstheme="minorHAnsi"/>
          <w:sz w:val="22"/>
          <w:szCs w:val="22"/>
        </w:rPr>
        <w:t>with</w:t>
      </w:r>
      <w:r w:rsidR="006C71CA" w:rsidRPr="00AE0786">
        <w:rPr>
          <w:rFonts w:cstheme="minorHAnsi"/>
          <w:sz w:val="22"/>
          <w:szCs w:val="22"/>
        </w:rPr>
        <w:t xml:space="preserve"> low effective population size</w:t>
      </w:r>
      <w:r w:rsidRPr="00AE0786">
        <w:rPr>
          <w:rFonts w:cstheme="minorHAnsi"/>
          <w:sz w:val="22"/>
          <w:szCs w:val="22"/>
        </w:rPr>
        <w:t xml:space="preserve"> or meiotic drive </w:t>
      </w:r>
      <w:r w:rsidR="00B237BD" w:rsidRPr="00AE0786">
        <w:rPr>
          <w:rFonts w:cstheme="minorHAnsi"/>
          <w:sz w:val="22"/>
          <w:szCs w:val="22"/>
        </w:rPr>
        <w:fldChar w:fldCharType="begin"/>
      </w:r>
      <w:r w:rsidR="00A86549">
        <w:rPr>
          <w:rFonts w:cstheme="minorHAnsi"/>
          <w:sz w:val="22"/>
          <w:szCs w:val="22"/>
        </w:rPr>
        <w:instrText xml:space="preserve"> ADDIN EN.CITE &lt;EndNote&gt;&lt;Cite&gt;&lt;Author&gt;White&lt;/Author&gt;&lt;Year&gt;1968&lt;/Year&gt;&lt;RecNum&gt;433&lt;/RecNum&gt;&lt;DisplayText&gt;(&lt;style face="smallcaps"&gt;White&lt;/style&gt; 1968)&lt;/DisplayText&gt;&lt;record&gt;&lt;rec-number&gt;433&lt;/rec-number&gt;&lt;foreign-keys&gt;&lt;key app="EN" db-id="psx5aavda22efleatx5vaweatapzwapastxd" timestamp="1589956086" guid="63764fc4-3915-4d8e-bfe1-a199e6b10284"&gt;433&lt;/key&gt;&lt;/foreign-keys&gt;&lt;ref-type name="Journal Article"&gt;17&lt;/ref-type&gt;&lt;contributors&gt;&lt;authors&gt;&lt;author&gt;White, MJD&lt;/author&gt;&lt;/authors&gt;&lt;/contributors&gt;&lt;titles&gt;&lt;title&gt;Models of speciation&lt;/title&gt;&lt;secondary-title&gt;Science&lt;/secondary-title&gt;&lt;/titles&gt;&lt;periodical&gt;&lt;full-title&gt;Science&lt;/full-title&gt;&lt;abbr-1&gt;Science&lt;/abbr-1&gt;&lt;/periodical&gt;&lt;pages&gt;1065-1070&lt;/pages&gt;&lt;volume&gt;159&lt;/volume&gt;&lt;number&gt;3819&lt;/number&gt;&lt;dates&gt;&lt;year&gt;1968&lt;/year&gt;&lt;/dates&gt;&lt;isbn&gt;0036-8075&lt;/isbn&gt;&lt;urls&gt;&lt;/urls&gt;&lt;/record&gt;&lt;/Cite&gt;&lt;/EndNote&gt;</w:instrText>
      </w:r>
      <w:r w:rsidR="00B237BD" w:rsidRPr="00AE0786">
        <w:rPr>
          <w:rFonts w:cstheme="minorHAnsi"/>
          <w:sz w:val="22"/>
          <w:szCs w:val="22"/>
        </w:rPr>
        <w:fldChar w:fldCharType="separate"/>
      </w:r>
      <w:r w:rsidR="00914247">
        <w:rPr>
          <w:rFonts w:cstheme="minorHAnsi"/>
          <w:noProof/>
          <w:sz w:val="22"/>
          <w:szCs w:val="22"/>
        </w:rPr>
        <w:t>(</w:t>
      </w:r>
      <w:r w:rsidR="00914247" w:rsidRPr="00914247">
        <w:rPr>
          <w:rFonts w:cstheme="minorHAnsi"/>
          <w:smallCaps/>
          <w:noProof/>
          <w:sz w:val="22"/>
          <w:szCs w:val="22"/>
        </w:rPr>
        <w:t>White</w:t>
      </w:r>
      <w:r w:rsidR="00914247">
        <w:rPr>
          <w:rFonts w:cstheme="minorHAnsi"/>
          <w:noProof/>
          <w:sz w:val="22"/>
          <w:szCs w:val="22"/>
        </w:rPr>
        <w:t xml:space="preserve"> 1968)</w:t>
      </w:r>
      <w:r w:rsidR="00B237BD" w:rsidRPr="00AE0786">
        <w:rPr>
          <w:rFonts w:cstheme="minorHAnsi"/>
          <w:sz w:val="22"/>
          <w:szCs w:val="22"/>
        </w:rPr>
        <w:fldChar w:fldCharType="end"/>
      </w:r>
      <w:r w:rsidR="006C71CA" w:rsidRPr="00AE0786">
        <w:rPr>
          <w:rFonts w:cstheme="minorHAnsi"/>
          <w:sz w:val="22"/>
          <w:szCs w:val="22"/>
        </w:rPr>
        <w:t>. However, centromeric structure may modulate the fitness effect</w:t>
      </w:r>
      <w:r w:rsidR="00AB025A" w:rsidRPr="00AE0786">
        <w:rPr>
          <w:rFonts w:cstheme="minorHAnsi"/>
          <w:sz w:val="22"/>
          <w:szCs w:val="22"/>
        </w:rPr>
        <w:t>s</w:t>
      </w:r>
      <w:r w:rsidR="006C71CA" w:rsidRPr="00AE0786">
        <w:rPr>
          <w:rFonts w:cstheme="minorHAnsi"/>
          <w:sz w:val="22"/>
          <w:szCs w:val="22"/>
        </w:rPr>
        <w:t xml:space="preserve"> of fusions and fissions</w:t>
      </w:r>
      <w:r w:rsidR="00235A0B">
        <w:rPr>
          <w:rFonts w:cstheme="minorHAnsi"/>
          <w:sz w:val="22"/>
          <w:szCs w:val="22"/>
        </w:rPr>
        <w:t xml:space="preserve"> </w:t>
      </w:r>
      <w:r w:rsidR="00235A0B">
        <w:rPr>
          <w:rFonts w:cstheme="minorHAnsi"/>
          <w:sz w:val="22"/>
          <w:szCs w:val="22"/>
        </w:rPr>
        <w:fldChar w:fldCharType="begin">
          <w:fldData xml:space="preserve">PEVuZE5vdGU+PENpdGU+PEF1dGhvcj5IaWxsPC9BdXRob3I+PFllYXI+MjAxOTwvWWVhcj48UmVj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</w:fldData>
        </w:fldChar>
      </w:r>
      <w:r w:rsidR="00235A0B">
        <w:rPr>
          <w:rFonts w:cstheme="minorHAnsi"/>
          <w:sz w:val="22"/>
          <w:szCs w:val="22"/>
        </w:rPr>
        <w:instrText xml:space="preserve"> ADDIN EN.CITE </w:instrText>
      </w:r>
      <w:r w:rsidR="00235A0B">
        <w:rPr>
          <w:rFonts w:cstheme="minorHAnsi"/>
          <w:sz w:val="22"/>
          <w:szCs w:val="22"/>
        </w:rPr>
        <w:fldChar w:fldCharType="begin">
          <w:fldData xml:space="preserve">PEVuZE5vdGU+PENpdGU+PEF1dGhvcj5IaWxsPC9BdXRob3I+PFllYXI+MjAxOTwvWWVhcj48UmVj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</w:fldData>
        </w:fldChar>
      </w:r>
      <w:r w:rsidR="00235A0B">
        <w:rPr>
          <w:rFonts w:cstheme="minorHAnsi"/>
          <w:sz w:val="22"/>
          <w:szCs w:val="22"/>
        </w:rPr>
        <w:instrText xml:space="preserve"> ADDIN EN.CITE.DATA </w:instrText>
      </w:r>
      <w:r w:rsidR="00235A0B">
        <w:rPr>
          <w:rFonts w:cstheme="minorHAnsi"/>
          <w:sz w:val="22"/>
          <w:szCs w:val="22"/>
        </w:rPr>
      </w:r>
      <w:r w:rsidR="00235A0B">
        <w:rPr>
          <w:rFonts w:cstheme="minorHAnsi"/>
          <w:sz w:val="22"/>
          <w:szCs w:val="22"/>
        </w:rPr>
        <w:fldChar w:fldCharType="end"/>
      </w:r>
      <w:r w:rsidR="00235A0B">
        <w:rPr>
          <w:rFonts w:cstheme="minorHAnsi"/>
          <w:sz w:val="22"/>
          <w:szCs w:val="22"/>
        </w:rPr>
      </w:r>
      <w:r w:rsidR="00235A0B">
        <w:rPr>
          <w:rFonts w:cstheme="minorHAnsi"/>
          <w:sz w:val="22"/>
          <w:szCs w:val="22"/>
        </w:rPr>
        <w:fldChar w:fldCharType="separate"/>
      </w:r>
      <w:r w:rsidR="00235A0B">
        <w:rPr>
          <w:rFonts w:cstheme="minorHAnsi"/>
          <w:noProof/>
          <w:sz w:val="22"/>
          <w:szCs w:val="22"/>
        </w:rPr>
        <w:t>(</w:t>
      </w:r>
      <w:r w:rsidR="00235A0B" w:rsidRPr="00235A0B">
        <w:rPr>
          <w:rFonts w:cstheme="minorHAnsi"/>
          <w:smallCaps/>
          <w:noProof/>
          <w:sz w:val="22"/>
          <w:szCs w:val="22"/>
        </w:rPr>
        <w:t>Lukhtanov</w:t>
      </w:r>
      <w:r w:rsidR="00235A0B" w:rsidRPr="00235A0B">
        <w:rPr>
          <w:rFonts w:cstheme="minorHAnsi"/>
          <w:i/>
          <w:noProof/>
          <w:sz w:val="22"/>
          <w:szCs w:val="22"/>
        </w:rPr>
        <w:t xml:space="preserve"> et al.</w:t>
      </w:r>
      <w:r w:rsidR="00235A0B">
        <w:rPr>
          <w:rFonts w:cstheme="minorHAnsi"/>
          <w:noProof/>
          <w:sz w:val="22"/>
          <w:szCs w:val="22"/>
        </w:rPr>
        <w:t xml:space="preserve"> 2018; </w:t>
      </w:r>
      <w:r w:rsidR="00235A0B" w:rsidRPr="00235A0B">
        <w:rPr>
          <w:rFonts w:cstheme="minorHAnsi"/>
          <w:smallCaps/>
          <w:noProof/>
          <w:sz w:val="22"/>
          <w:szCs w:val="22"/>
        </w:rPr>
        <w:t>Hill</w:t>
      </w:r>
      <w:r w:rsidR="00235A0B" w:rsidRPr="00235A0B">
        <w:rPr>
          <w:rFonts w:cstheme="minorHAnsi"/>
          <w:i/>
          <w:noProof/>
          <w:sz w:val="22"/>
          <w:szCs w:val="22"/>
        </w:rPr>
        <w:t xml:space="preserve"> et al.</w:t>
      </w:r>
      <w:r w:rsidR="00235A0B">
        <w:rPr>
          <w:rFonts w:cstheme="minorHAnsi"/>
          <w:noProof/>
          <w:sz w:val="22"/>
          <w:szCs w:val="22"/>
        </w:rPr>
        <w:t xml:space="preserve"> 2019)</w:t>
      </w:r>
      <w:r w:rsidR="00235A0B">
        <w:rPr>
          <w:rFonts w:cstheme="minorHAnsi"/>
          <w:sz w:val="22"/>
          <w:szCs w:val="22"/>
        </w:rPr>
        <w:fldChar w:fldCharType="end"/>
      </w:r>
      <w:r w:rsidR="006C71CA" w:rsidRPr="00AE0786">
        <w:rPr>
          <w:rFonts w:cstheme="minorHAnsi"/>
          <w:sz w:val="22"/>
          <w:szCs w:val="22"/>
        </w:rPr>
        <w:t xml:space="preserve">. </w:t>
      </w:r>
      <w:r w:rsidR="00AB025A" w:rsidRPr="00AE0786">
        <w:rPr>
          <w:rFonts w:cstheme="minorHAnsi"/>
          <w:sz w:val="22"/>
          <w:szCs w:val="22"/>
        </w:rPr>
        <w:t xml:space="preserve">In species with monocentric chromosomes fusions and fissions can lead </w:t>
      </w:r>
      <w:r w:rsidR="001577E5" w:rsidRPr="00AE0786">
        <w:rPr>
          <w:rFonts w:cstheme="minorHAnsi"/>
          <w:sz w:val="22"/>
          <w:szCs w:val="22"/>
        </w:rPr>
        <w:t>to</w:t>
      </w:r>
      <w:r w:rsidR="00AB025A" w:rsidRPr="00AE0786">
        <w:rPr>
          <w:rFonts w:cstheme="minorHAnsi"/>
          <w:sz w:val="22"/>
          <w:szCs w:val="22"/>
        </w:rPr>
        <w:t xml:space="preserve"> multiple or no centromeres along the length of a chromosome which leads to failed segregation </w:t>
      </w:r>
      <w:r w:rsidR="00D92D83" w:rsidRPr="00AE0786">
        <w:rPr>
          <w:rFonts w:cstheme="minorHAnsi"/>
          <w:sz w:val="22"/>
          <w:szCs w:val="22"/>
        </w:rPr>
        <w:fldChar w:fldCharType="begin"/>
      </w:r>
      <w:r w:rsidR="00F347FE" w:rsidRPr="00AE0786">
        <w:rPr>
          <w:rFonts w:cstheme="minorHAnsi"/>
          <w:sz w:val="22"/>
          <w:szCs w:val="22"/>
        </w:rPr>
        <w:instrText xml:space="preserve"> ADDIN EN.CITE &lt;EndNote&gt;&lt;Cite&gt;&lt;Author&gt;Melters&lt;/Author&gt;&lt;Year&gt;2012&lt;/Year&gt;&lt;RecNum&gt;327&lt;/RecNum&gt;&lt;DisplayText&gt;(&lt;style face="smallcaps"&gt;Mola and Papeschi&lt;/style&gt; 2006; &lt;style face="smallcaps"&gt;Melters&lt;/style&gt;&lt;style face="italic"&gt; et al.&lt;/style&gt; 2012)&lt;/DisplayText&gt;&lt;record&gt;&lt;rec-number&gt;327&lt;/rec-number&gt;&lt;foreign-keys&gt;&lt;key app="EN" db-id="psx5aavda22efleatx5vaweatapzwapastxd" timestamp="1584945986" guid="a928bd99-3c0f-493d-868f-5fb6f1cc6f03"&gt;327&lt;/key&gt;&lt;/foreign-keys&gt;&lt;ref-type name="Journal Article"&gt;17&lt;/ref-type&gt;&lt;contributors&gt;&lt;authors&gt;&lt;author&gt;Melters, Daniël P&lt;/author&gt;&lt;author&gt;Paliulis, Leocadia V&lt;/author&gt;&lt;author&gt;Korf, Ian F&lt;/author&gt;&lt;author&gt;Chan, Simon WL&lt;/author&gt;&lt;/authors&gt;&lt;/contributors&gt;&lt;titles&gt;&lt;title&gt;Holocentric chromosomes: convergent evolution, meiotic adaptations, and genomic analysis&lt;/title&gt;&lt;secondary-title&gt;Chromosome Research&lt;/secondary-title&gt;&lt;/titles&gt;&lt;periodical&gt;&lt;full-title&gt;Chromosome Research&lt;/full-title&gt;&lt;/periodical&gt;&lt;pages&gt;579-593&lt;/pages&gt;&lt;volume&gt;20&lt;/volume&gt;&lt;number&gt;5&lt;/number&gt;&lt;dates&gt;&lt;year&gt;2012&lt;/year&gt;&lt;/dates&gt;&lt;isbn&gt;0967-3849&lt;/isbn&gt;&lt;urls&gt;&lt;/urls&gt;&lt;/record&gt;&lt;/Cite&gt;&lt;Cite&gt;&lt;Author&gt;Mola&lt;/Author&gt;&lt;Year&gt;2006&lt;/Year&gt;&lt;RecNum&gt;424&lt;/RecNum&gt;&lt;record&gt;&lt;rec-number&gt;424&lt;/rec-number&gt;&lt;foreign-keys&gt;&lt;key app="EN" db-id="psx5aavda22efleatx5vaweatapzwapastxd" timestamp="1587960672" guid="8075c676-ceac-445c-bcde-02612bd3a26d"&gt;424&lt;/key&gt;&lt;/foreign-keys&gt;&lt;ref-type name="Journal Article"&gt;17&lt;/ref-type&gt;&lt;contributors&gt;&lt;authors&gt;&lt;author&gt;Mola, LM&lt;/author&gt;&lt;author&gt;Papeschi, AG&lt;/author&gt;&lt;/authors&gt;&lt;/contributors&gt;&lt;titles&gt;&lt;title&gt;Holokinetic chromosomes at a glance&lt;/title&gt;&lt;secondary-title&gt;BAG-Journal of Basic and Applied Genetics&lt;/secondary-title&gt;&lt;/titles&gt;&lt;periodical&gt;&lt;full-title&gt;BAG-Journal of Basic and Applied Genetics&lt;/full-title&gt;&lt;/periodical&gt;&lt;pages&gt;17-33&lt;/pages&gt;&lt;volume&gt;17&lt;/volume&gt;&lt;number&gt;1&lt;/number&gt;&lt;dates&gt;&lt;year&gt;2006&lt;/year&gt;&lt;/dates&gt;&lt;isbn&gt;1666-0390&lt;/isbn&gt;&lt;urls&gt;&lt;/urls&gt;&lt;/record&gt;&lt;/Cite&gt;&lt;/EndNote&gt;</w:instrText>
      </w:r>
      <w:r w:rsidR="00D92D83" w:rsidRPr="00AE0786">
        <w:rPr>
          <w:rFonts w:cstheme="minorHAnsi"/>
          <w:sz w:val="22"/>
          <w:szCs w:val="22"/>
        </w:rPr>
        <w:fldChar w:fldCharType="separate"/>
      </w:r>
      <w:r w:rsidR="00D92D83" w:rsidRPr="00AE0786">
        <w:rPr>
          <w:rFonts w:cstheme="minorHAnsi"/>
          <w:noProof/>
          <w:sz w:val="22"/>
          <w:szCs w:val="22"/>
        </w:rPr>
        <w:t>(</w:t>
      </w:r>
      <w:r w:rsidR="00D92D83" w:rsidRPr="00AE0786">
        <w:rPr>
          <w:rFonts w:cstheme="minorHAnsi"/>
          <w:smallCaps/>
          <w:noProof/>
          <w:sz w:val="22"/>
          <w:szCs w:val="22"/>
        </w:rPr>
        <w:t>Mola and Papeschi</w:t>
      </w:r>
      <w:r w:rsidR="00D92D83" w:rsidRPr="00AE0786">
        <w:rPr>
          <w:rFonts w:cstheme="minorHAnsi"/>
          <w:noProof/>
          <w:sz w:val="22"/>
          <w:szCs w:val="22"/>
        </w:rPr>
        <w:t xml:space="preserve"> 2006; </w:t>
      </w:r>
      <w:r w:rsidR="00D92D83" w:rsidRPr="00AE0786">
        <w:rPr>
          <w:rFonts w:cstheme="minorHAnsi"/>
          <w:smallCaps/>
          <w:noProof/>
          <w:sz w:val="22"/>
          <w:szCs w:val="22"/>
        </w:rPr>
        <w:t>Melters</w:t>
      </w:r>
      <w:r w:rsidR="00D92D83" w:rsidRPr="00AE0786">
        <w:rPr>
          <w:rFonts w:cstheme="minorHAnsi"/>
          <w:i/>
          <w:noProof/>
          <w:sz w:val="22"/>
          <w:szCs w:val="22"/>
        </w:rPr>
        <w:t xml:space="preserve"> et al.</w:t>
      </w:r>
      <w:r w:rsidR="00D92D83" w:rsidRPr="00AE0786">
        <w:rPr>
          <w:rFonts w:cstheme="minorHAnsi"/>
          <w:noProof/>
          <w:sz w:val="22"/>
          <w:szCs w:val="22"/>
        </w:rPr>
        <w:t xml:space="preserve"> 2012)</w:t>
      </w:r>
      <w:r w:rsidR="00D92D83" w:rsidRPr="00AE0786">
        <w:rPr>
          <w:rFonts w:cstheme="minorHAnsi"/>
          <w:sz w:val="22"/>
          <w:szCs w:val="22"/>
        </w:rPr>
        <w:fldChar w:fldCharType="end"/>
      </w:r>
      <w:r w:rsidR="00671853" w:rsidRPr="00AE0786">
        <w:rPr>
          <w:rFonts w:cstheme="minorHAnsi"/>
          <w:sz w:val="22"/>
          <w:szCs w:val="22"/>
        </w:rPr>
        <w:t>.</w:t>
      </w:r>
      <w:r w:rsidR="00AB025A" w:rsidRPr="00AE0786">
        <w:rPr>
          <w:rFonts w:cstheme="minorHAnsi"/>
          <w:sz w:val="22"/>
          <w:szCs w:val="22"/>
        </w:rPr>
        <w:t xml:space="preserve"> In contrast</w:t>
      </w:r>
      <w:del w:id="28" w:author="Microsoft Office User" w:date="2020-06-01T23:50:00Z">
        <w:r w:rsidR="00AB025A" w:rsidRPr="00AE0786" w:rsidDel="00A612D9">
          <w:rPr>
            <w:rFonts w:cstheme="minorHAnsi"/>
            <w:sz w:val="22"/>
            <w:szCs w:val="22"/>
          </w:rPr>
          <w:delText xml:space="preserve"> in holocentric species</w:delText>
        </w:r>
      </w:del>
      <w:r w:rsidR="00F81B68" w:rsidRPr="00AE0786">
        <w:rPr>
          <w:rFonts w:cstheme="minorHAnsi"/>
          <w:sz w:val="22"/>
          <w:szCs w:val="22"/>
        </w:rPr>
        <w:t>,</w:t>
      </w:r>
      <w:r w:rsidR="00AB025A" w:rsidRPr="00AE0786">
        <w:rPr>
          <w:rFonts w:cstheme="minorHAnsi"/>
          <w:sz w:val="22"/>
          <w:szCs w:val="22"/>
        </w:rPr>
        <w:t xml:space="preserve"> the</w:t>
      </w:r>
      <w:r w:rsidR="006C71CA" w:rsidRPr="00AE0786">
        <w:rPr>
          <w:rFonts w:cstheme="minorHAnsi"/>
          <w:sz w:val="22"/>
          <w:szCs w:val="22"/>
        </w:rPr>
        <w:t xml:space="preserve"> centromeres </w:t>
      </w:r>
      <w:ins w:id="29" w:author="Microsoft Office User" w:date="2020-06-01T23:50:00Z">
        <w:r w:rsidR="00A612D9">
          <w:rPr>
            <w:rFonts w:cstheme="minorHAnsi"/>
            <w:sz w:val="22"/>
            <w:szCs w:val="22"/>
          </w:rPr>
          <w:t xml:space="preserve">in holocentric </w:t>
        </w:r>
        <w:proofErr w:type="spellStart"/>
        <w:r w:rsidR="00A612D9">
          <w:rPr>
            <w:rFonts w:cstheme="minorHAnsi"/>
            <w:sz w:val="22"/>
            <w:szCs w:val="22"/>
          </w:rPr>
          <w:t>species</w:t>
        </w:r>
        <w:proofErr w:type="spellEnd"/>
        <w:r w:rsidR="00A612D9">
          <w:rPr>
            <w:rFonts w:cstheme="minorHAnsi"/>
            <w:sz w:val="22"/>
            <w:szCs w:val="22"/>
          </w:rPr>
          <w:t xml:space="preserve"> </w:t>
        </w:r>
      </w:ins>
      <w:r w:rsidR="006C71CA" w:rsidRPr="00AE0786">
        <w:rPr>
          <w:rFonts w:cstheme="minorHAnsi"/>
          <w:sz w:val="22"/>
          <w:szCs w:val="22"/>
        </w:rPr>
        <w:t>are diffuse and spindle fibers attach along the entire length of the chromosome</w:t>
      </w:r>
      <w:r w:rsidR="00AB025A" w:rsidRPr="00AE0786">
        <w:rPr>
          <w:rFonts w:cstheme="minorHAnsi"/>
          <w:sz w:val="22"/>
          <w:szCs w:val="22"/>
        </w:rPr>
        <w:t>. In these</w:t>
      </w:r>
      <w:r w:rsidR="006C71CA" w:rsidRPr="00AE0786">
        <w:rPr>
          <w:rFonts w:cstheme="minorHAnsi"/>
          <w:sz w:val="22"/>
          <w:szCs w:val="22"/>
        </w:rPr>
        <w:t xml:space="preserve"> species</w:t>
      </w:r>
      <w:r w:rsidR="00F81B68" w:rsidRPr="00AE0786">
        <w:rPr>
          <w:rFonts w:cstheme="minorHAnsi"/>
          <w:sz w:val="22"/>
          <w:szCs w:val="22"/>
        </w:rPr>
        <w:t>,</w:t>
      </w:r>
      <w:r w:rsidR="006C71CA" w:rsidRPr="00AE0786">
        <w:rPr>
          <w:rFonts w:cstheme="minorHAnsi"/>
          <w:sz w:val="22"/>
          <w:szCs w:val="22"/>
        </w:rPr>
        <w:t xml:space="preserve"> </w:t>
      </w:r>
      <w:r w:rsidR="00AB025A" w:rsidRPr="00AE0786">
        <w:rPr>
          <w:rFonts w:cstheme="minorHAnsi"/>
          <w:sz w:val="22"/>
          <w:szCs w:val="22"/>
        </w:rPr>
        <w:t>fusion</w:t>
      </w:r>
      <w:r w:rsidR="001577E5" w:rsidRPr="00AE0786">
        <w:rPr>
          <w:rFonts w:cstheme="minorHAnsi"/>
          <w:sz w:val="22"/>
          <w:szCs w:val="22"/>
        </w:rPr>
        <w:t>s</w:t>
      </w:r>
      <w:r w:rsidR="00AB025A" w:rsidRPr="00AE0786">
        <w:rPr>
          <w:rFonts w:cstheme="minorHAnsi"/>
          <w:sz w:val="22"/>
          <w:szCs w:val="22"/>
        </w:rPr>
        <w:t xml:space="preserve"> and fissions do not appear to disrupt proper segregation </w:t>
      </w:r>
      <w:r w:rsidR="006C71CA" w:rsidRPr="00AE0786">
        <w:rPr>
          <w:rFonts w:cstheme="minorHAnsi"/>
          <w:sz w:val="22"/>
          <w:szCs w:val="22"/>
        </w:rPr>
        <w:fldChar w:fldCharType="begin">
          <w:fldData xml:space="preserve">PEVuZE5vdGU+PENpdGU+PEF1dGhvcj5MdWNlw7FvPC9BdXRob3I+PFllYXI+MTk5NjwvWWVhcj48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==
</w:fldData>
        </w:fldChar>
      </w:r>
      <w:r w:rsidR="00164074" w:rsidRPr="00AE0786">
        <w:rPr>
          <w:rFonts w:cstheme="minorHAnsi"/>
          <w:sz w:val="22"/>
          <w:szCs w:val="22"/>
        </w:rPr>
        <w:instrText xml:space="preserve"> ADDIN EN.CITE </w:instrText>
      </w:r>
      <w:r w:rsidR="00164074" w:rsidRPr="00AE0786">
        <w:rPr>
          <w:rFonts w:cstheme="minorHAnsi"/>
          <w:sz w:val="22"/>
          <w:szCs w:val="22"/>
        </w:rPr>
        <w:fldChar w:fldCharType="begin">
          <w:fldData xml:space="preserve">PEVuZE5vdGU+PENpdGU+PEF1dGhvcj5MdWNlw7FvPC9BdXRob3I+PFllYXI+MTk5NjwvWWVhcj48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==
</w:fldData>
        </w:fldChar>
      </w:r>
      <w:r w:rsidR="00164074" w:rsidRPr="00AE0786">
        <w:rPr>
          <w:rFonts w:cstheme="minorHAnsi"/>
          <w:sz w:val="22"/>
          <w:szCs w:val="22"/>
        </w:rPr>
        <w:instrText xml:space="preserve"> ADDIN EN.CITE.DATA </w:instrText>
      </w:r>
      <w:r w:rsidR="00164074" w:rsidRPr="00AE0786">
        <w:rPr>
          <w:rFonts w:cstheme="minorHAnsi"/>
          <w:sz w:val="22"/>
          <w:szCs w:val="22"/>
        </w:rPr>
      </w:r>
      <w:r w:rsidR="00164074" w:rsidRPr="00AE0786">
        <w:rPr>
          <w:rFonts w:cstheme="minorHAnsi"/>
          <w:sz w:val="22"/>
          <w:szCs w:val="22"/>
        </w:rPr>
        <w:fldChar w:fldCharType="end"/>
      </w:r>
      <w:r w:rsidR="006C71CA" w:rsidRPr="00AE0786">
        <w:rPr>
          <w:rFonts w:cstheme="minorHAnsi"/>
          <w:sz w:val="22"/>
          <w:szCs w:val="22"/>
        </w:rPr>
      </w:r>
      <w:r w:rsidR="006C71CA" w:rsidRPr="00AE0786">
        <w:rPr>
          <w:rFonts w:cstheme="minorHAnsi"/>
          <w:sz w:val="22"/>
          <w:szCs w:val="22"/>
        </w:rPr>
        <w:fldChar w:fldCharType="separate"/>
      </w:r>
      <w:r w:rsidR="00164074" w:rsidRPr="00AE0786">
        <w:rPr>
          <w:rFonts w:cstheme="minorHAnsi"/>
          <w:noProof/>
          <w:sz w:val="22"/>
          <w:szCs w:val="22"/>
        </w:rPr>
        <w:t>(</w:t>
      </w:r>
      <w:r w:rsidR="00164074" w:rsidRPr="00AE0786">
        <w:rPr>
          <w:rFonts w:cstheme="minorHAnsi"/>
          <w:smallCaps/>
          <w:noProof/>
          <w:sz w:val="22"/>
          <w:szCs w:val="22"/>
        </w:rPr>
        <w:t>Malheiros-Garde and Gardé</w:t>
      </w:r>
      <w:r w:rsidR="00164074" w:rsidRPr="00AE0786">
        <w:rPr>
          <w:rFonts w:cstheme="minorHAnsi"/>
          <w:noProof/>
          <w:sz w:val="22"/>
          <w:szCs w:val="22"/>
        </w:rPr>
        <w:t xml:space="preserve"> 1950; </w:t>
      </w:r>
      <w:r w:rsidR="00164074" w:rsidRPr="00AE0786">
        <w:rPr>
          <w:rFonts w:cstheme="minorHAnsi"/>
          <w:smallCaps/>
          <w:noProof/>
          <w:sz w:val="22"/>
          <w:szCs w:val="22"/>
        </w:rPr>
        <w:t>Faulkner</w:t>
      </w:r>
      <w:r w:rsidR="00164074" w:rsidRPr="00AE0786">
        <w:rPr>
          <w:rFonts w:cstheme="minorHAnsi"/>
          <w:noProof/>
          <w:sz w:val="22"/>
          <w:szCs w:val="22"/>
        </w:rPr>
        <w:t xml:space="preserve"> 1972; </w:t>
      </w:r>
      <w:r w:rsidR="00164074" w:rsidRPr="00AE0786">
        <w:rPr>
          <w:rFonts w:cstheme="minorHAnsi"/>
          <w:smallCaps/>
          <w:noProof/>
          <w:sz w:val="22"/>
          <w:szCs w:val="22"/>
        </w:rPr>
        <w:t>Cope</w:t>
      </w:r>
      <w:r w:rsidR="00164074" w:rsidRPr="00AE0786">
        <w:rPr>
          <w:rFonts w:cstheme="minorHAnsi"/>
          <w:noProof/>
          <w:sz w:val="22"/>
          <w:szCs w:val="22"/>
        </w:rPr>
        <w:t xml:space="preserve"> 1985; </w:t>
      </w:r>
      <w:r w:rsidR="00164074" w:rsidRPr="00AE0786">
        <w:rPr>
          <w:rFonts w:cstheme="minorHAnsi"/>
          <w:smallCaps/>
          <w:noProof/>
          <w:sz w:val="22"/>
          <w:szCs w:val="22"/>
        </w:rPr>
        <w:t>Luceño and Guerra</w:t>
      </w:r>
      <w:r w:rsidR="00164074" w:rsidRPr="00AE0786">
        <w:rPr>
          <w:rFonts w:cstheme="minorHAnsi"/>
          <w:noProof/>
          <w:sz w:val="22"/>
          <w:szCs w:val="22"/>
        </w:rPr>
        <w:t xml:space="preserve"> 1996)</w:t>
      </w:r>
      <w:r w:rsidR="006C71CA" w:rsidRPr="00AE0786">
        <w:rPr>
          <w:rFonts w:cstheme="minorHAnsi"/>
          <w:sz w:val="22"/>
          <w:szCs w:val="22"/>
        </w:rPr>
        <w:fldChar w:fldCharType="end"/>
      </w:r>
      <w:r w:rsidR="001577E5" w:rsidRPr="00AE0786">
        <w:rPr>
          <w:rFonts w:cstheme="minorHAnsi"/>
          <w:sz w:val="22"/>
          <w:szCs w:val="22"/>
        </w:rPr>
        <w:t>.</w:t>
      </w:r>
      <w:r w:rsidR="00DD0A86" w:rsidRPr="00AE0786">
        <w:rPr>
          <w:rFonts w:cstheme="minorHAnsi"/>
          <w:sz w:val="22"/>
          <w:szCs w:val="22"/>
        </w:rPr>
        <w:t xml:space="preserve"> </w:t>
      </w:r>
      <w:r w:rsidR="006C71CA" w:rsidRPr="00AE0786">
        <w:rPr>
          <w:rFonts w:cstheme="minorHAnsi"/>
          <w:sz w:val="22"/>
          <w:szCs w:val="22"/>
        </w:rPr>
        <w:t xml:space="preserve">Therefore, holocentricity has </w:t>
      </w:r>
      <w:r w:rsidR="00906B10" w:rsidRPr="00AE0786">
        <w:rPr>
          <w:rFonts w:cstheme="minorHAnsi"/>
          <w:sz w:val="22"/>
          <w:szCs w:val="22"/>
        </w:rPr>
        <w:t xml:space="preserve">the </w:t>
      </w:r>
      <w:r w:rsidR="006C71CA" w:rsidRPr="00AE0786">
        <w:rPr>
          <w:rFonts w:cstheme="minorHAnsi"/>
          <w:sz w:val="22"/>
          <w:szCs w:val="22"/>
        </w:rPr>
        <w:t>potential to reduce or eliminate selective pressure against chromosom</w:t>
      </w:r>
      <w:r w:rsidR="00906B10" w:rsidRPr="00AE0786">
        <w:rPr>
          <w:rFonts w:cstheme="minorHAnsi"/>
          <w:sz w:val="22"/>
          <w:szCs w:val="22"/>
        </w:rPr>
        <w:t>al</w:t>
      </w:r>
      <w:r w:rsidR="006C71CA" w:rsidRPr="00AE0786">
        <w:rPr>
          <w:rFonts w:cstheme="minorHAnsi"/>
          <w:sz w:val="22"/>
          <w:szCs w:val="22"/>
        </w:rPr>
        <w:t xml:space="preserve"> rearrangements. This </w:t>
      </w:r>
      <w:r w:rsidR="001577E5" w:rsidRPr="00AE0786">
        <w:rPr>
          <w:rFonts w:cstheme="minorHAnsi"/>
          <w:sz w:val="22"/>
          <w:szCs w:val="22"/>
        </w:rPr>
        <w:t xml:space="preserve">should lead to higher rates of chromosome number evolution in clades with holocentric chromosomes relative to clades with monocentric </w:t>
      </w:r>
      <w:r w:rsidR="00164074" w:rsidRPr="00AE0786">
        <w:rPr>
          <w:rFonts w:cstheme="minorHAnsi"/>
          <w:sz w:val="22"/>
          <w:szCs w:val="22"/>
        </w:rPr>
        <w:t>chromosomes</w:t>
      </w:r>
      <w:r w:rsidR="006C71CA" w:rsidRPr="00AE0786">
        <w:rPr>
          <w:rFonts w:cstheme="minorHAnsi"/>
          <w:sz w:val="22"/>
          <w:szCs w:val="22"/>
        </w:rPr>
        <w:t>.</w:t>
      </w:r>
      <w:r w:rsidR="00E427C1" w:rsidRPr="00AE0786">
        <w:rPr>
          <w:rFonts w:cstheme="minorHAnsi"/>
          <w:sz w:val="22"/>
          <w:szCs w:val="22"/>
        </w:rPr>
        <w:t xml:space="preserve"> </w:t>
      </w:r>
      <w:del w:id="30" w:author="Microsoft Office User" w:date="2020-06-01T23:51:00Z">
        <w:r w:rsidR="00235A0B" w:rsidDel="002E0BC5">
          <w:rPr>
            <w:rFonts w:cstheme="minorHAnsi"/>
            <w:sz w:val="22"/>
            <w:szCs w:val="22"/>
          </w:rPr>
          <w:delText xml:space="preserve">However, studies of </w:delText>
        </w:r>
        <w:r w:rsidR="00511CB8" w:rsidDel="002E0BC5">
          <w:rPr>
            <w:rFonts w:cstheme="minorHAnsi"/>
            <w:sz w:val="22"/>
            <w:szCs w:val="22"/>
          </w:rPr>
          <w:delText>individual holocentric</w:delText>
        </w:r>
        <w:r w:rsidR="00235A0B" w:rsidDel="002E0BC5">
          <w:rPr>
            <w:rFonts w:cstheme="minorHAnsi"/>
            <w:sz w:val="22"/>
            <w:szCs w:val="22"/>
          </w:rPr>
          <w:delText xml:space="preserve"> clades have </w:delText>
        </w:r>
        <w:r w:rsidR="00511CB8" w:rsidDel="002E0BC5">
          <w:rPr>
            <w:rFonts w:cstheme="minorHAnsi"/>
            <w:sz w:val="22"/>
            <w:szCs w:val="22"/>
          </w:rPr>
          <w:delText>been mixed with some clades showing</w:delText>
        </w:r>
      </w:del>
      <w:ins w:id="31" w:author="Microsoft Office User" w:date="2020-06-01T23:51:00Z">
        <w:r w:rsidR="002E0BC5">
          <w:rPr>
            <w:rFonts w:cstheme="minorHAnsi"/>
            <w:sz w:val="22"/>
            <w:szCs w:val="22"/>
          </w:rPr>
          <w:t xml:space="preserve">There is a lack of a clear pattern of </w:t>
        </w:r>
        <w:proofErr w:type="spellStart"/>
        <w:r w:rsidR="002E0BC5">
          <w:rPr>
            <w:rFonts w:cstheme="minorHAnsi"/>
            <w:sz w:val="22"/>
            <w:szCs w:val="22"/>
          </w:rPr>
          <w:t>ratesof</w:t>
        </w:r>
        <w:proofErr w:type="spellEnd"/>
        <w:r w:rsidR="002E0BC5">
          <w:rPr>
            <w:rFonts w:cstheme="minorHAnsi"/>
            <w:sz w:val="22"/>
            <w:szCs w:val="22"/>
          </w:rPr>
          <w:t xml:space="preserve"> chromosome evolution in holocentric clades, as some show</w:t>
        </w:r>
      </w:ins>
      <w:r w:rsidR="00511CB8">
        <w:rPr>
          <w:rFonts w:cstheme="minorHAnsi"/>
          <w:sz w:val="22"/>
          <w:szCs w:val="22"/>
        </w:rPr>
        <w:t xml:space="preserve"> great variation </w:t>
      </w:r>
      <w:r w:rsidR="00511CB8">
        <w:rPr>
          <w:rFonts w:cstheme="minorHAnsi"/>
          <w:sz w:val="22"/>
          <w:szCs w:val="22"/>
        </w:rPr>
        <w:fldChar w:fldCharType="begin"/>
      </w:r>
      <w:r w:rsidR="00511CB8">
        <w:rPr>
          <w:rFonts w:cstheme="minorHAnsi"/>
          <w:sz w:val="22"/>
          <w:szCs w:val="22"/>
        </w:rPr>
        <w:instrText xml:space="preserve"> ADDIN EN.CITE &lt;EndNote&gt;&lt;Cite&gt;&lt;Author&gt;Escudero&lt;/Author&gt;&lt;Year&gt;2012&lt;/Year&gt;&lt;RecNum&gt;2823&lt;/RecNum&gt;&lt;DisplayText&gt;(&lt;style face="smallcaps"&gt;Schneider&lt;/style&gt;&lt;style face="italic"&gt; et al.&lt;/style&gt; 2009; &lt;style face="smallcaps"&gt;Escudero&lt;/style&gt;&lt;style face="italic"&gt; et al.&lt;/style&gt; 2012)&lt;/DisplayText&gt;&lt;record&gt;&lt;rec-number&gt;2823&lt;/rec-number&gt;&lt;foreign-keys&gt;&lt;key app="EN" db-id="20tzrfeaqpde50e5e2dvtwp7sr5fsss0txe9" timestamp="1589996198"&gt;2823&lt;/key&gt;&lt;/foreign-keys&gt;&lt;ref-type name="Journal Article"&gt;17&lt;/ref-type&gt;&lt;contributors&gt;&lt;authors&gt;&lt;author&gt;Escudero, Marcial&lt;/author&gt;&lt;author&gt;Hipp, Andrew L&lt;/author&gt;&lt;author&gt;Hansen, Thomas F&lt;/author&gt;&lt;author&gt;Voje, Kjetil L&lt;/author&gt;&lt;author&gt;Luceño, Modesto&lt;/author&gt;&lt;/authors&gt;&lt;/contributors&gt;&lt;titles&gt;&lt;title&gt;Selection and inertia in the evolution of holocentric chromosomes in sedges (Carex, Cyperaceae)&lt;/title&gt;&lt;secondary-title&gt;New Phytologist&lt;/secondary-title&gt;&lt;/titles&gt;&lt;periodical&gt;&lt;full-title&gt;New Phytologist&lt;/full-title&gt;&lt;/periodical&gt;&lt;pages&gt;237-247&lt;/pages&gt;&lt;volume&gt;195&lt;/volume&gt;&lt;number&gt;1&lt;/number&gt;&lt;dates&gt;&lt;year&gt;2012&lt;/year&gt;&lt;/dates&gt;&lt;isbn&gt;0028-646X&lt;/isbn&gt;&lt;urls&gt;&lt;/urls&gt;&lt;/record&gt;&lt;/Cite&gt;&lt;Cite&gt;&lt;Author&gt;Schneider&lt;/Author&gt;&lt;Year&gt;2009&lt;/Year&gt;&lt;RecNum&gt;2822&lt;/RecNum&gt;&lt;record&gt;&lt;rec-number&gt;2822&lt;/rec-number&gt;&lt;foreign-keys&gt;&lt;key app="EN" db-id="20tzrfeaqpde50e5e2dvtwp7sr5fsss0txe9" timestamp="1589996148"&gt;2822&lt;/key&gt;&lt;/foreign-keys&gt;&lt;ref-type name="Journal Article"&gt;17&lt;/ref-type&gt;&lt;contributors&gt;&lt;authors&gt;&lt;author&gt;Schneider, Marielle Cristina&lt;/author&gt;&lt;author&gt;Zacaro, Adilson Ariza&lt;/author&gt;&lt;author&gt;Pinto-da-Rocha, Ricardo&lt;/author&gt;&lt;author&gt;Candido, Denise Maria&lt;/author&gt;&lt;author&gt;Cella, Doralice Maria&lt;/author&gt;&lt;/authors&gt;&lt;/contributors&gt;&lt;titles&gt;&lt;title&gt;Complex meiotic configuration of the holocentric chromosomes: the intriguing case of the scorpion Tityus bahiensis&lt;/title&gt;&lt;secondary-title&gt;Chromosome Research&lt;/secondary-title&gt;&lt;/titles&gt;&lt;periodical&gt;&lt;full-title&gt;Chromosome Research&lt;/full-title&gt;&lt;/periodical&gt;&lt;pages&gt;883-898&lt;/pages&gt;&lt;volume&gt;17&lt;/volume&gt;&lt;number&gt;7&lt;/number&gt;&lt;dates&gt;&lt;year&gt;2009&lt;/year&gt;&lt;/dates&gt;&lt;isbn&gt;0967-3849&lt;/isbn&gt;&lt;urls&gt;&lt;/urls&gt;&lt;/record&gt;&lt;/Cite&gt;&lt;/EndNote&gt;</w:instrText>
      </w:r>
      <w:r w:rsidR="00511CB8">
        <w:rPr>
          <w:rFonts w:cstheme="minorHAnsi"/>
          <w:sz w:val="22"/>
          <w:szCs w:val="22"/>
        </w:rPr>
        <w:fldChar w:fldCharType="separate"/>
      </w:r>
      <w:r w:rsidR="00511CB8">
        <w:rPr>
          <w:rFonts w:cstheme="minorHAnsi"/>
          <w:noProof/>
          <w:sz w:val="22"/>
          <w:szCs w:val="22"/>
        </w:rPr>
        <w:t>(</w:t>
      </w:r>
      <w:r w:rsidR="00511CB8" w:rsidRPr="00511CB8">
        <w:rPr>
          <w:rFonts w:cstheme="minorHAnsi"/>
          <w:smallCaps/>
          <w:noProof/>
          <w:sz w:val="22"/>
          <w:szCs w:val="22"/>
        </w:rPr>
        <w:t>Schneider</w:t>
      </w:r>
      <w:r w:rsidR="00511CB8" w:rsidRPr="00511CB8">
        <w:rPr>
          <w:rFonts w:cstheme="minorHAnsi"/>
          <w:i/>
          <w:noProof/>
          <w:sz w:val="22"/>
          <w:szCs w:val="22"/>
        </w:rPr>
        <w:t xml:space="preserve"> et al.</w:t>
      </w:r>
      <w:r w:rsidR="00511CB8">
        <w:rPr>
          <w:rFonts w:cstheme="minorHAnsi"/>
          <w:noProof/>
          <w:sz w:val="22"/>
          <w:szCs w:val="22"/>
        </w:rPr>
        <w:t xml:space="preserve"> 2009; </w:t>
      </w:r>
      <w:r w:rsidR="00511CB8" w:rsidRPr="00511CB8">
        <w:rPr>
          <w:rFonts w:cstheme="minorHAnsi"/>
          <w:smallCaps/>
          <w:noProof/>
          <w:sz w:val="22"/>
          <w:szCs w:val="22"/>
        </w:rPr>
        <w:t>Escudero</w:t>
      </w:r>
      <w:r w:rsidR="00511CB8" w:rsidRPr="00511CB8">
        <w:rPr>
          <w:rFonts w:cstheme="minorHAnsi"/>
          <w:i/>
          <w:noProof/>
          <w:sz w:val="22"/>
          <w:szCs w:val="22"/>
        </w:rPr>
        <w:t xml:space="preserve"> et al.</w:t>
      </w:r>
      <w:r w:rsidR="00511CB8">
        <w:rPr>
          <w:rFonts w:cstheme="minorHAnsi"/>
          <w:noProof/>
          <w:sz w:val="22"/>
          <w:szCs w:val="22"/>
        </w:rPr>
        <w:t xml:space="preserve"> 2012)</w:t>
      </w:r>
      <w:r w:rsidR="00511CB8">
        <w:rPr>
          <w:rFonts w:cstheme="minorHAnsi"/>
          <w:sz w:val="22"/>
          <w:szCs w:val="22"/>
        </w:rPr>
        <w:fldChar w:fldCharType="end"/>
      </w:r>
      <w:r w:rsidR="00511CB8">
        <w:rPr>
          <w:rFonts w:cstheme="minorHAnsi"/>
          <w:sz w:val="22"/>
          <w:szCs w:val="22"/>
        </w:rPr>
        <w:t xml:space="preserve"> and others </w:t>
      </w:r>
      <w:del w:id="32" w:author="Microsoft Office User" w:date="2020-06-01T23:51:00Z">
        <w:r w:rsidR="00511CB8" w:rsidDel="002E0BC5">
          <w:rPr>
            <w:rFonts w:cstheme="minorHAnsi"/>
            <w:sz w:val="22"/>
            <w:szCs w:val="22"/>
          </w:rPr>
          <w:delText xml:space="preserve">being </w:delText>
        </w:r>
      </w:del>
      <w:ins w:id="33" w:author="Microsoft Office User" w:date="2020-06-01T23:51:00Z">
        <w:r w:rsidR="002E0BC5">
          <w:rPr>
            <w:rFonts w:cstheme="minorHAnsi"/>
            <w:sz w:val="22"/>
            <w:szCs w:val="22"/>
          </w:rPr>
          <w:t xml:space="preserve">remain </w:t>
        </w:r>
      </w:ins>
      <w:r w:rsidR="00511CB8">
        <w:rPr>
          <w:rFonts w:cstheme="minorHAnsi"/>
          <w:sz w:val="22"/>
          <w:szCs w:val="22"/>
        </w:rPr>
        <w:t>almost static</w:t>
      </w:r>
      <w:r w:rsidR="00235A0B">
        <w:rPr>
          <w:rFonts w:cstheme="minorHAnsi"/>
          <w:sz w:val="22"/>
          <w:szCs w:val="22"/>
        </w:rPr>
        <w:t xml:space="preserve"> </w:t>
      </w:r>
      <w:r w:rsidR="00511CB8">
        <w:rPr>
          <w:rFonts w:cstheme="minorHAnsi"/>
          <w:sz w:val="22"/>
          <w:szCs w:val="22"/>
        </w:rPr>
        <w:fldChar w:fldCharType="begin"/>
      </w:r>
      <w:r w:rsidR="00511CB8">
        <w:rPr>
          <w:rFonts w:cstheme="minorHAnsi"/>
          <w:sz w:val="22"/>
          <w:szCs w:val="22"/>
        </w:rPr>
        <w:instrText xml:space="preserve"> ADDIN EN.CITE &lt;EndNote&gt;&lt;Cite&gt;&lt;Author&gt;Panzera&lt;/Author&gt;&lt;Year&gt;1996&lt;/Year&gt;&lt;RecNum&gt;2824&lt;/RecNum&gt;&lt;DisplayText&gt;(&lt;style face="smallcaps"&gt;Panzera&lt;/style&gt;&lt;style face="italic"&gt; et al.&lt;/style&gt; 1996)&lt;/DisplayText&gt;&lt;record&gt;&lt;rec-number&gt;2824&lt;/rec-number&gt;&lt;foreign-keys&gt;&lt;key app="EN" db-id="20tzrfeaqpde50e5e2dvtwp7sr5fsss0txe9" timestamp="1589996301"&gt;2824&lt;/key&gt;&lt;/foreign-keys&gt;&lt;ref-type name="Journal Article"&gt;17&lt;/ref-type&gt;&lt;contributors&gt;&lt;authors&gt;&lt;author&gt;Panzera, Francisco&lt;/author&gt;&lt;author&gt;Pérez, Ruben&lt;/author&gt;&lt;author&gt;Hornos, Sonia&lt;/author&gt;&lt;author&gt;Panzera, Yanina&lt;/author&gt;&lt;author&gt;Cestau, Rosario&lt;/author&gt;&lt;author&gt;Delgado, Verónica&lt;/author&gt;&lt;author&gt;Nicolini, Paula&lt;/author&gt;&lt;/authors&gt;&lt;/contributors&gt;&lt;titles&gt;&lt;title&gt;Chromosome numbers in the Triatominae (Hemiptera-Reduviidae): a review&lt;/title&gt;&lt;secondary-title&gt;Memórias do Instituto Oswaldo Cruz&lt;/secondary-title&gt;&lt;/titles&gt;&lt;periodical&gt;&lt;full-title&gt;Memórias do Instituto Oswaldo Cruz&lt;/full-title&gt;&lt;/periodical&gt;&lt;pages&gt;515-518&lt;/pages&gt;&lt;volume&gt;91&lt;/volume&gt;&lt;number&gt;4&lt;/number&gt;&lt;dates&gt;&lt;year&gt;1996&lt;/year&gt;&lt;/dates&gt;&lt;isbn&gt;0074-0276&lt;/isbn&gt;&lt;urls&gt;&lt;/urls&gt;&lt;/record&gt;&lt;/Cite&gt;&lt;/EndNote&gt;</w:instrText>
      </w:r>
      <w:r w:rsidR="00511CB8">
        <w:rPr>
          <w:rFonts w:cstheme="minorHAnsi"/>
          <w:sz w:val="22"/>
          <w:szCs w:val="22"/>
        </w:rPr>
        <w:fldChar w:fldCharType="separate"/>
      </w:r>
      <w:r w:rsidR="00511CB8">
        <w:rPr>
          <w:rFonts w:cstheme="minorHAnsi"/>
          <w:noProof/>
          <w:sz w:val="22"/>
          <w:szCs w:val="22"/>
        </w:rPr>
        <w:t>(</w:t>
      </w:r>
      <w:r w:rsidR="00511CB8" w:rsidRPr="00511CB8">
        <w:rPr>
          <w:rFonts w:cstheme="minorHAnsi"/>
          <w:smallCaps/>
          <w:noProof/>
          <w:sz w:val="22"/>
          <w:szCs w:val="22"/>
        </w:rPr>
        <w:t>Panzera</w:t>
      </w:r>
      <w:r w:rsidR="00511CB8" w:rsidRPr="00511CB8">
        <w:rPr>
          <w:rFonts w:cstheme="minorHAnsi"/>
          <w:i/>
          <w:noProof/>
          <w:sz w:val="22"/>
          <w:szCs w:val="22"/>
        </w:rPr>
        <w:t xml:space="preserve"> et al.</w:t>
      </w:r>
      <w:r w:rsidR="00511CB8">
        <w:rPr>
          <w:rFonts w:cstheme="minorHAnsi"/>
          <w:noProof/>
          <w:sz w:val="22"/>
          <w:szCs w:val="22"/>
        </w:rPr>
        <w:t xml:space="preserve"> 1996)</w:t>
      </w:r>
      <w:r w:rsidR="00511CB8">
        <w:rPr>
          <w:rFonts w:cstheme="minorHAnsi"/>
          <w:sz w:val="22"/>
          <w:szCs w:val="22"/>
        </w:rPr>
        <w:fldChar w:fldCharType="end"/>
      </w:r>
      <w:r w:rsidR="00511CB8">
        <w:rPr>
          <w:rFonts w:cstheme="minorHAnsi"/>
          <w:sz w:val="22"/>
          <w:szCs w:val="22"/>
        </w:rPr>
        <w:t>.</w:t>
      </w:r>
    </w:p>
    <w:p w14:paraId="2DF661C1" w14:textId="77777777" w:rsidR="00DE1F25" w:rsidRDefault="00DE1F25" w:rsidP="00DE1F25">
      <w:pPr>
        <w:spacing w:after="0"/>
        <w:rPr>
          <w:rFonts w:cstheme="minorHAnsi"/>
          <w:sz w:val="22"/>
          <w:szCs w:val="22"/>
        </w:rPr>
      </w:pPr>
    </w:p>
    <w:p w14:paraId="3853CF81" w14:textId="52551B95" w:rsidR="009C5348" w:rsidRPr="00AE0786" w:rsidRDefault="00DD0A86" w:rsidP="00DE1F25">
      <w:pPr>
        <w:spacing w:after="0"/>
        <w:rPr>
          <w:rFonts w:cstheme="minorHAnsi"/>
          <w:sz w:val="22"/>
          <w:szCs w:val="22"/>
        </w:rPr>
      </w:pPr>
      <w:r w:rsidRPr="00AE0786">
        <w:rPr>
          <w:rFonts w:cstheme="minorHAnsi"/>
          <w:sz w:val="22"/>
          <w:szCs w:val="22"/>
        </w:rPr>
        <w:lastRenderedPageBreak/>
        <w:t>If holocentric clades have higher rates of chromosome evolution, we might expect holocentric species to exhibit higher chromosome number. Anecdotal evidence does seem to suggest that some of the highest chromosome numbers observed are in clades with holocentric chromosomes. For instance, in insect</w:t>
      </w:r>
      <w:r w:rsidR="00230E16" w:rsidRPr="00AE0786">
        <w:rPr>
          <w:rFonts w:cstheme="minorHAnsi"/>
          <w:sz w:val="22"/>
          <w:szCs w:val="22"/>
        </w:rPr>
        <w:t>s,</w:t>
      </w:r>
      <w:r w:rsidRPr="00AE0786">
        <w:rPr>
          <w:rFonts w:cstheme="minorHAnsi"/>
          <w:sz w:val="22"/>
          <w:szCs w:val="22"/>
        </w:rPr>
        <w:t xml:space="preserve"> the highest chromosome numbers are observed in the holocentric </w:t>
      </w:r>
      <w:r w:rsidR="00230E16" w:rsidRPr="00AE0786">
        <w:rPr>
          <w:rFonts w:cstheme="minorHAnsi"/>
          <w:sz w:val="22"/>
          <w:szCs w:val="22"/>
        </w:rPr>
        <w:t>order, L</w:t>
      </w:r>
      <w:r w:rsidRPr="00AE0786">
        <w:rPr>
          <w:rFonts w:cstheme="minorHAnsi"/>
          <w:sz w:val="22"/>
          <w:szCs w:val="22"/>
        </w:rPr>
        <w:t>epidoptera</w:t>
      </w:r>
      <w:r w:rsidR="00511CB8">
        <w:rPr>
          <w:rFonts w:cstheme="minorHAnsi"/>
          <w:sz w:val="22"/>
          <w:szCs w:val="22"/>
        </w:rPr>
        <w:t xml:space="preserve"> </w:t>
      </w:r>
      <w:r w:rsidR="0091787F">
        <w:rPr>
          <w:rFonts w:cstheme="minorHAnsi"/>
          <w:sz w:val="22"/>
          <w:szCs w:val="22"/>
        </w:rPr>
        <w:fldChar w:fldCharType="begin"/>
      </w:r>
      <w:r w:rsidR="0091787F">
        <w:rPr>
          <w:rFonts w:cstheme="minorHAnsi"/>
          <w:sz w:val="22"/>
          <w:szCs w:val="22"/>
        </w:rPr>
        <w:instrText xml:space="preserve"> ADDIN EN.CITE &lt;EndNote&gt;&lt;Cite&gt;&lt;Author&gt;Blackmon&lt;/Author&gt;&lt;Year&gt;2017&lt;/Year&gt;&lt;RecNum&gt;2533&lt;/RecNum&gt;&lt;DisplayText&gt;(&lt;style face="smallcaps"&gt;Blackmon&lt;/style&gt;&lt;style face="italic"&gt; et al.&lt;/style&gt; 2017)&lt;/DisplayText&gt;&lt;record&gt;&lt;rec-number&gt;2533&lt;/rec-number&gt;&lt;foreign-keys&gt;&lt;key app="EN" db-id="20tzrfeaqpde50e5e2dvtwp7sr5fsss0txe9" timestamp="1473713007"&gt;2533&lt;/key&gt;&lt;/foreign-keys&gt;&lt;ref-type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Heredity&lt;/full-title&gt;&lt;abbr-1&gt;J Hered&lt;/abbr-1&gt;&lt;/periodical&gt;&lt;pages&gt;78-93&lt;/pages&gt;&lt;volume&gt;108&lt;/volume&gt;&lt;number&gt;1&lt;/number&gt;&lt;edition&gt;August 20, 2016&lt;/edition&gt;&lt;dates&gt;&lt;year&gt;2017&lt;/year&gt;&lt;/dates&gt;&lt;urls&gt;&lt;/urls&gt;&lt;electronic-resource-num&gt;10.1093/jhered/esw047&lt;/electronic-resource-num&gt;&lt;/record&gt;&lt;/Cite&gt;&lt;/EndNote&gt;</w:instrText>
      </w:r>
      <w:r w:rsidR="0091787F">
        <w:rPr>
          <w:rFonts w:cstheme="minorHAnsi"/>
          <w:sz w:val="22"/>
          <w:szCs w:val="22"/>
        </w:rPr>
        <w:fldChar w:fldCharType="separate"/>
      </w:r>
      <w:r w:rsidR="0091787F">
        <w:rPr>
          <w:rFonts w:cstheme="minorHAnsi"/>
          <w:noProof/>
          <w:sz w:val="22"/>
          <w:szCs w:val="22"/>
        </w:rPr>
        <w:t>(</w:t>
      </w:r>
      <w:r w:rsidR="0091787F" w:rsidRPr="0091787F">
        <w:rPr>
          <w:rFonts w:cstheme="minorHAnsi"/>
          <w:smallCaps/>
          <w:noProof/>
          <w:sz w:val="22"/>
          <w:szCs w:val="22"/>
        </w:rPr>
        <w:t>Blackmon</w:t>
      </w:r>
      <w:r w:rsidR="0091787F" w:rsidRPr="0091787F">
        <w:rPr>
          <w:rFonts w:cstheme="minorHAnsi"/>
          <w:i/>
          <w:noProof/>
          <w:sz w:val="22"/>
          <w:szCs w:val="22"/>
        </w:rPr>
        <w:t xml:space="preserve"> et al.</w:t>
      </w:r>
      <w:r w:rsidR="0091787F">
        <w:rPr>
          <w:rFonts w:cstheme="minorHAnsi"/>
          <w:noProof/>
          <w:sz w:val="22"/>
          <w:szCs w:val="22"/>
        </w:rPr>
        <w:t xml:space="preserve"> 2017)</w:t>
      </w:r>
      <w:r w:rsidR="0091787F">
        <w:rPr>
          <w:rFonts w:cstheme="minorHAnsi"/>
          <w:sz w:val="22"/>
          <w:szCs w:val="22"/>
        </w:rPr>
        <w:fldChar w:fldCharType="end"/>
      </w:r>
      <w:r w:rsidRPr="00AE0786">
        <w:rPr>
          <w:rFonts w:cstheme="minorHAnsi"/>
          <w:sz w:val="22"/>
          <w:szCs w:val="22"/>
        </w:rPr>
        <w:t>. However, initial analyses have found no significant difference in chromosome number among holocentric and monocentric clades of insects</w:t>
      </w:r>
      <w:r w:rsidR="004E02E1" w:rsidRPr="00AE0786">
        <w:rPr>
          <w:rFonts w:cstheme="minorHAnsi"/>
          <w:sz w:val="22"/>
          <w:szCs w:val="22"/>
        </w:rPr>
        <w:t xml:space="preserve"> </w:t>
      </w:r>
      <w:r w:rsidR="00087532" w:rsidRPr="00AE0786">
        <w:rPr>
          <w:rFonts w:cstheme="minorHAnsi"/>
          <w:sz w:val="22"/>
          <w:szCs w:val="22"/>
        </w:rPr>
        <w:fldChar w:fldCharType="begin"/>
      </w:r>
      <w:r w:rsidR="00087532" w:rsidRPr="00AE0786">
        <w:rPr>
          <w:rFonts w:cstheme="minorHAnsi"/>
          <w:sz w:val="22"/>
          <w:szCs w:val="22"/>
        </w:rPr>
        <w:instrText xml:space="preserve"> ADDIN EN.CITE &lt;EndNote&gt;&lt;Cite&gt;&lt;Author&gt;Blackmon&lt;/Author&gt;&lt;Year&gt;2017&lt;/Year&gt;&lt;RecNum&gt;290&lt;/RecNum&gt;&lt;DisplayText&gt;(&lt;style face="smallcaps"&gt;Blackmon&lt;/style&gt;&lt;style face="italic"&gt; et al.&lt;/style&gt; 2017)&lt;/DisplayText&gt;&lt;record&gt;&lt;rec-number&gt;290&lt;/rec-number&gt;&lt;foreign-keys&gt;&lt;key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087532" w:rsidRPr="00AE0786">
        <w:rPr>
          <w:rFonts w:cstheme="minorHAnsi"/>
          <w:sz w:val="22"/>
          <w:szCs w:val="22"/>
        </w:rPr>
        <w:fldChar w:fldCharType="separate"/>
      </w:r>
      <w:r w:rsidR="00087532" w:rsidRPr="00AE0786">
        <w:rPr>
          <w:rFonts w:cstheme="minorHAnsi"/>
          <w:noProof/>
          <w:sz w:val="22"/>
          <w:szCs w:val="22"/>
        </w:rPr>
        <w:t>(</w:t>
      </w:r>
      <w:r w:rsidR="00087532" w:rsidRPr="00AE0786">
        <w:rPr>
          <w:rFonts w:cstheme="minorHAnsi"/>
          <w:smallCaps/>
          <w:noProof/>
          <w:sz w:val="22"/>
          <w:szCs w:val="22"/>
        </w:rPr>
        <w:t>Blackmon</w:t>
      </w:r>
      <w:r w:rsidR="00087532" w:rsidRPr="00AE0786">
        <w:rPr>
          <w:rFonts w:cstheme="minorHAnsi"/>
          <w:i/>
          <w:noProof/>
          <w:sz w:val="22"/>
          <w:szCs w:val="22"/>
        </w:rPr>
        <w:t xml:space="preserve"> et al.</w:t>
      </w:r>
      <w:r w:rsidR="00087532" w:rsidRPr="00AE0786">
        <w:rPr>
          <w:rFonts w:cstheme="minorHAnsi"/>
          <w:noProof/>
          <w:sz w:val="22"/>
          <w:szCs w:val="22"/>
        </w:rPr>
        <w:t xml:space="preserve"> 2017)</w:t>
      </w:r>
      <w:r w:rsidR="00087532" w:rsidRPr="00AE0786">
        <w:rPr>
          <w:rFonts w:cstheme="minorHAnsi"/>
          <w:sz w:val="22"/>
          <w:szCs w:val="22"/>
        </w:rPr>
        <w:fldChar w:fldCharType="end"/>
      </w:r>
      <w:r w:rsidRPr="00AE0786">
        <w:rPr>
          <w:rFonts w:cstheme="minorHAnsi"/>
          <w:sz w:val="22"/>
          <w:szCs w:val="22"/>
        </w:rPr>
        <w:t>. This previous study was limited to an order level analysis and looked only for an absolute difference in chromosome number between monocentric and holocentric clades. A stronger test of the impact of holocentricity would be to investigate</w:t>
      </w:r>
      <w:r w:rsidR="00122986" w:rsidRPr="00AE0786">
        <w:rPr>
          <w:rFonts w:cstheme="minorHAnsi"/>
          <w:sz w:val="22"/>
          <w:szCs w:val="22"/>
        </w:rPr>
        <w:t xml:space="preserve"> the </w:t>
      </w:r>
      <w:r w:rsidR="00A62304" w:rsidRPr="00AE0786">
        <w:rPr>
          <w:rFonts w:cstheme="minorHAnsi"/>
          <w:sz w:val="22"/>
          <w:szCs w:val="22"/>
        </w:rPr>
        <w:t>rates of fusions, fissions</w:t>
      </w:r>
      <w:r w:rsidR="006B401A" w:rsidRPr="00AE0786">
        <w:rPr>
          <w:rFonts w:cstheme="minorHAnsi"/>
          <w:sz w:val="22"/>
          <w:szCs w:val="22"/>
        </w:rPr>
        <w:t>, and polyploidy</w:t>
      </w:r>
      <w:r w:rsidR="00A62304" w:rsidRPr="00AE0786">
        <w:rPr>
          <w:rFonts w:cstheme="minorHAnsi"/>
          <w:sz w:val="22"/>
          <w:szCs w:val="22"/>
        </w:rPr>
        <w:t xml:space="preserve"> in clades with holocentric and monocentric chromosomes</w:t>
      </w:r>
      <w:r w:rsidR="00C31ED2" w:rsidRPr="00AE0786">
        <w:rPr>
          <w:rFonts w:cstheme="minorHAnsi"/>
          <w:sz w:val="22"/>
          <w:szCs w:val="22"/>
        </w:rPr>
        <w:t>.</w:t>
      </w:r>
      <w:r w:rsidRPr="00AE0786">
        <w:rPr>
          <w:rFonts w:cstheme="minorHAnsi"/>
          <w:sz w:val="22"/>
          <w:szCs w:val="22"/>
        </w:rPr>
        <w:t xml:space="preserve"> </w:t>
      </w:r>
    </w:p>
    <w:p w14:paraId="06BF66EC" w14:textId="77777777" w:rsidR="00DE1F25" w:rsidRDefault="00DE1F25" w:rsidP="00DE1F25">
      <w:pPr>
        <w:pStyle w:val="Default"/>
        <w:widowControl w:val="0"/>
        <w:rPr>
          <w:rFonts w:asciiTheme="minorHAnsi" w:hAnsiTheme="minorHAnsi" w:cstheme="minorHAnsi"/>
          <w:sz w:val="22"/>
        </w:rPr>
      </w:pPr>
    </w:p>
    <w:p w14:paraId="49584137" w14:textId="3125E866" w:rsidR="00186372" w:rsidRPr="00AE0786" w:rsidRDefault="00186372" w:rsidP="00DE1F25">
      <w:pPr>
        <w:pStyle w:val="Default"/>
        <w:widowControl w:val="0"/>
        <w:rPr>
          <w:rFonts w:asciiTheme="minorHAnsi" w:hAnsiTheme="minorHAnsi" w:cstheme="minorHAnsi"/>
          <w:sz w:val="22"/>
        </w:rPr>
      </w:pPr>
      <w:r w:rsidRPr="00AE0786">
        <w:rPr>
          <w:rFonts w:asciiTheme="minorHAnsi" w:hAnsiTheme="minorHAnsi" w:cstheme="minorHAnsi"/>
          <w:sz w:val="22"/>
        </w:rPr>
        <w:t xml:space="preserve">In this study, </w:t>
      </w:r>
      <w:r w:rsidR="0009189E" w:rsidRPr="00AE0786">
        <w:rPr>
          <w:rFonts w:asciiTheme="minorHAnsi" w:hAnsiTheme="minorHAnsi" w:cstheme="minorHAnsi"/>
          <w:sz w:val="22"/>
        </w:rPr>
        <w:t xml:space="preserve">we used </w:t>
      </w:r>
      <w:r w:rsidRPr="00AE0786">
        <w:rPr>
          <w:rFonts w:asciiTheme="minorHAnsi" w:hAnsiTheme="minorHAnsi" w:cstheme="minorHAnsi"/>
          <w:sz w:val="22"/>
        </w:rPr>
        <w:t xml:space="preserve">chromosome </w:t>
      </w:r>
      <w:r w:rsidR="006A5BDC" w:rsidRPr="00AE0786">
        <w:rPr>
          <w:rFonts w:asciiTheme="minorHAnsi" w:hAnsiTheme="minorHAnsi" w:cstheme="minorHAnsi"/>
          <w:sz w:val="22"/>
        </w:rPr>
        <w:t xml:space="preserve">number and centromere type </w:t>
      </w:r>
      <w:r w:rsidR="00A62304" w:rsidRPr="00AE0786">
        <w:rPr>
          <w:rFonts w:asciiTheme="minorHAnsi" w:hAnsiTheme="minorHAnsi" w:cstheme="minorHAnsi"/>
          <w:sz w:val="22"/>
        </w:rPr>
        <w:t xml:space="preserve">for </w:t>
      </w:r>
      <w:r w:rsidR="00087532" w:rsidRPr="00AE0786">
        <w:rPr>
          <w:rFonts w:asciiTheme="minorHAnsi" w:hAnsiTheme="minorHAnsi" w:cstheme="minorHAnsi"/>
          <w:sz w:val="22"/>
        </w:rPr>
        <w:t xml:space="preserve">599 </w:t>
      </w:r>
      <w:proofErr w:type="spellStart"/>
      <w:r w:rsidRPr="00AE0786">
        <w:rPr>
          <w:rFonts w:asciiTheme="minorHAnsi" w:hAnsiTheme="minorHAnsi" w:cstheme="minorHAnsi"/>
          <w:sz w:val="22"/>
        </w:rPr>
        <w:t>insec</w:t>
      </w:r>
      <w:proofErr w:type="spellEnd"/>
      <w:del w:id="34" w:author="Microsoft Office User" w:date="2020-06-01T23:52:00Z">
        <w:r w:rsidRPr="00AE0786" w:rsidDel="002E0BC5">
          <w:rPr>
            <w:rFonts w:asciiTheme="minorHAnsi" w:hAnsiTheme="minorHAnsi" w:cstheme="minorHAnsi"/>
            <w:sz w:val="22"/>
          </w:rPr>
          <w:delText>ts</w:delText>
        </w:r>
      </w:del>
      <w:ins w:id="35" w:author="Microsoft Office User" w:date="2020-06-01T23:52:00Z">
        <w:r w:rsidR="002E0BC5">
          <w:rPr>
            <w:rFonts w:asciiTheme="minorHAnsi" w:hAnsiTheme="minorHAnsi" w:cstheme="minorHAnsi"/>
            <w:sz w:val="22"/>
          </w:rPr>
          <w:t xml:space="preserve"> genera</w:t>
        </w:r>
      </w:ins>
      <w:r w:rsidR="00C30D50" w:rsidRPr="00AE0786">
        <w:rPr>
          <w:rFonts w:asciiTheme="minorHAnsi" w:hAnsiTheme="minorHAnsi" w:cstheme="minorHAnsi"/>
          <w:sz w:val="22"/>
        </w:rPr>
        <w:t xml:space="preserve"> </w:t>
      </w:r>
      <w:r w:rsidRPr="00AE0786">
        <w:rPr>
          <w:rFonts w:asciiTheme="minorHAnsi" w:hAnsiTheme="minorHAnsi" w:cstheme="minorHAnsi"/>
          <w:sz w:val="22"/>
        </w:rPr>
        <w:t xml:space="preserve">to test whether </w:t>
      </w:r>
      <w:r w:rsidR="00A62304" w:rsidRPr="00AE0786">
        <w:rPr>
          <w:rFonts w:asciiTheme="minorHAnsi" w:hAnsiTheme="minorHAnsi" w:cstheme="minorHAnsi"/>
          <w:sz w:val="22"/>
        </w:rPr>
        <w:t xml:space="preserve">clades with </w:t>
      </w:r>
      <w:r w:rsidRPr="00AE0786">
        <w:rPr>
          <w:rFonts w:asciiTheme="minorHAnsi" w:hAnsiTheme="minorHAnsi" w:cstheme="minorHAnsi"/>
          <w:sz w:val="22"/>
        </w:rPr>
        <w:t>holocentric chromosomes have a higher rate of fusions and fissions</w:t>
      </w:r>
      <w:r w:rsidR="00A62304" w:rsidRPr="00AE0786">
        <w:rPr>
          <w:rFonts w:asciiTheme="minorHAnsi" w:hAnsiTheme="minorHAnsi" w:cstheme="minorHAnsi"/>
          <w:sz w:val="22"/>
        </w:rPr>
        <w:t xml:space="preserve"> than clades with monocentric chromosomes</w:t>
      </w:r>
      <w:r w:rsidR="00FD325D" w:rsidRPr="00AE0786">
        <w:rPr>
          <w:rFonts w:asciiTheme="minorHAnsi" w:hAnsiTheme="minorHAnsi" w:cstheme="minorHAnsi"/>
          <w:sz w:val="22"/>
        </w:rPr>
        <w:t xml:space="preserve"> (Figure 1)</w:t>
      </w:r>
      <w:r w:rsidRPr="00AE0786">
        <w:rPr>
          <w:rFonts w:asciiTheme="minorHAnsi" w:hAnsiTheme="minorHAnsi" w:cstheme="minorHAnsi"/>
          <w:sz w:val="22"/>
        </w:rPr>
        <w:t>.</w:t>
      </w:r>
      <w:r w:rsidR="00A11DB9" w:rsidRPr="00AE0786">
        <w:rPr>
          <w:rFonts w:asciiTheme="minorHAnsi" w:hAnsiTheme="minorHAnsi" w:cstheme="minorHAnsi"/>
          <w:sz w:val="22"/>
        </w:rPr>
        <w:t xml:space="preserve"> We chose to use</w:t>
      </w:r>
      <w:r w:rsidRPr="00AE0786">
        <w:rPr>
          <w:rFonts w:asciiTheme="minorHAnsi" w:hAnsiTheme="minorHAnsi" w:cstheme="minorHAnsi"/>
          <w:sz w:val="22"/>
        </w:rPr>
        <w:t xml:space="preserve"> </w:t>
      </w:r>
      <w:r w:rsidR="00A11DB9" w:rsidRPr="00AE0786">
        <w:rPr>
          <w:rFonts w:asciiTheme="minorHAnsi" w:hAnsiTheme="minorHAnsi" w:cstheme="minorHAnsi"/>
          <w:sz w:val="22"/>
        </w:rPr>
        <w:t xml:space="preserve">insects because they </w:t>
      </w:r>
      <w:r w:rsidR="00A62304" w:rsidRPr="00AE0786">
        <w:rPr>
          <w:rFonts w:asciiTheme="minorHAnsi" w:hAnsiTheme="minorHAnsi" w:cstheme="minorHAnsi"/>
          <w:sz w:val="22"/>
        </w:rPr>
        <w:t xml:space="preserve">have multiple clades with monocentric and holocentric chromosomes, are incredibly speciose, and </w:t>
      </w:r>
      <w:r w:rsidR="00164074" w:rsidRPr="00AE0786">
        <w:rPr>
          <w:rFonts w:asciiTheme="minorHAnsi" w:hAnsiTheme="minorHAnsi" w:cstheme="minorHAnsi"/>
          <w:sz w:val="22"/>
        </w:rPr>
        <w:t>exhibit</w:t>
      </w:r>
      <w:r w:rsidR="00A62304" w:rsidRPr="00AE0786">
        <w:rPr>
          <w:rFonts w:asciiTheme="minorHAnsi" w:hAnsiTheme="minorHAnsi" w:cstheme="minorHAnsi"/>
          <w:sz w:val="22"/>
        </w:rPr>
        <w:t xml:space="preserve"> striking diversity in chromosome number</w:t>
      </w:r>
      <w:r w:rsidR="00A11DB9" w:rsidRPr="00AE0786">
        <w:rPr>
          <w:rFonts w:asciiTheme="minorHAnsi" w:hAnsiTheme="minorHAnsi" w:cstheme="minorHAnsi"/>
          <w:sz w:val="22"/>
        </w:rPr>
        <w:t xml:space="preserve"> </w:t>
      </w:r>
      <w:r w:rsidR="00A11DB9" w:rsidRPr="00AE0786">
        <w:rPr>
          <w:rFonts w:asciiTheme="minorHAnsi" w:hAnsiTheme="minorHAnsi" w:cstheme="minorHAnsi"/>
          <w:sz w:val="22"/>
        </w:rPr>
        <w:fldChar w:fldCharType="begin">
          <w:fldData xml:space="preserve">PEVuZE5vdGU+PENpdGU+PEF1dGhvcj5Nb3JhPC9BdXRob3I+PFllYXI+MjAxMTwvWWVhcj48UmVj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==
</w:fldData>
        </w:fldChar>
      </w:r>
      <w:r w:rsidR="00B237BD" w:rsidRPr="00AE0786">
        <w:rPr>
          <w:rFonts w:asciiTheme="minorHAnsi" w:hAnsiTheme="minorHAnsi" w:cstheme="minorHAnsi"/>
          <w:sz w:val="22"/>
        </w:rPr>
        <w:instrText xml:space="preserve"> ADDIN EN.CITE </w:instrText>
      </w:r>
      <w:r w:rsidR="00B237BD" w:rsidRPr="00AE0786">
        <w:rPr>
          <w:rFonts w:asciiTheme="minorHAnsi" w:hAnsiTheme="minorHAnsi" w:cstheme="minorHAnsi"/>
          <w:sz w:val="22"/>
        </w:rPr>
        <w:fldChar w:fldCharType="begin">
          <w:fldData xml:space="preserve">PEVuZE5vdGU+PENpdGU+PEF1dGhvcj5Nb3JhPC9BdXRob3I+PFllYXI+MjAxMTwvWWVhcj48UmVj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==
</w:fldData>
        </w:fldChar>
      </w:r>
      <w:r w:rsidR="00B237BD" w:rsidRPr="00AE0786">
        <w:rPr>
          <w:rFonts w:asciiTheme="minorHAnsi" w:hAnsiTheme="minorHAnsi" w:cstheme="minorHAnsi"/>
          <w:sz w:val="22"/>
        </w:rPr>
        <w:instrText xml:space="preserve"> ADDIN EN.CITE.DATA </w:instrText>
      </w:r>
      <w:r w:rsidR="00B237BD" w:rsidRPr="00AE0786">
        <w:rPr>
          <w:rFonts w:asciiTheme="minorHAnsi" w:hAnsiTheme="minorHAnsi" w:cstheme="minorHAnsi"/>
          <w:sz w:val="22"/>
        </w:rPr>
      </w:r>
      <w:r w:rsidR="00B237BD" w:rsidRPr="00AE0786">
        <w:rPr>
          <w:rFonts w:asciiTheme="minorHAnsi" w:hAnsiTheme="minorHAnsi" w:cstheme="minorHAnsi"/>
          <w:sz w:val="22"/>
        </w:rPr>
        <w:fldChar w:fldCharType="end"/>
      </w:r>
      <w:r w:rsidR="00A11DB9" w:rsidRPr="00AE0786">
        <w:rPr>
          <w:rFonts w:asciiTheme="minorHAnsi" w:hAnsiTheme="minorHAnsi" w:cstheme="minorHAnsi"/>
          <w:sz w:val="22"/>
        </w:rPr>
      </w:r>
      <w:r w:rsidR="00A11DB9" w:rsidRPr="00AE0786">
        <w:rPr>
          <w:rFonts w:asciiTheme="minorHAnsi" w:hAnsiTheme="minorHAnsi" w:cstheme="minorHAnsi"/>
          <w:sz w:val="22"/>
        </w:rPr>
        <w:fldChar w:fldCharType="separate"/>
      </w:r>
      <w:r w:rsidR="00433F19" w:rsidRPr="00AE0786">
        <w:rPr>
          <w:rFonts w:asciiTheme="minorHAnsi" w:hAnsiTheme="minorHAnsi" w:cstheme="minorHAnsi"/>
          <w:noProof/>
          <w:sz w:val="22"/>
        </w:rPr>
        <w:t>(</w:t>
      </w:r>
      <w:r w:rsidR="00433F19" w:rsidRPr="00AE0786">
        <w:rPr>
          <w:rFonts w:asciiTheme="minorHAnsi" w:hAnsiTheme="minorHAnsi" w:cstheme="minorHAnsi"/>
          <w:smallCaps/>
          <w:noProof/>
          <w:sz w:val="22"/>
        </w:rPr>
        <w:t>Cook</w:t>
      </w:r>
      <w:r w:rsidR="00433F19" w:rsidRPr="00AE0786">
        <w:rPr>
          <w:rFonts w:asciiTheme="minorHAnsi" w:hAnsiTheme="minorHAnsi" w:cstheme="minorHAnsi"/>
          <w:noProof/>
          <w:sz w:val="22"/>
        </w:rPr>
        <w:t xml:space="preserve"> 2000; </w:t>
      </w:r>
      <w:r w:rsidR="00433F19" w:rsidRPr="00AE0786">
        <w:rPr>
          <w:rFonts w:asciiTheme="minorHAnsi" w:hAnsiTheme="minorHAnsi" w:cstheme="minorHAnsi"/>
          <w:smallCaps/>
          <w:noProof/>
          <w:sz w:val="22"/>
        </w:rPr>
        <w:t>Mora</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2011; </w:t>
      </w:r>
      <w:r w:rsidR="00433F19" w:rsidRPr="00AE0786">
        <w:rPr>
          <w:rFonts w:asciiTheme="minorHAnsi" w:hAnsiTheme="minorHAnsi" w:cstheme="minorHAnsi"/>
          <w:smallCaps/>
          <w:noProof/>
          <w:sz w:val="22"/>
        </w:rPr>
        <w:t>Ross</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2015; </w:t>
      </w:r>
      <w:r w:rsidR="00433F19" w:rsidRPr="00AE0786">
        <w:rPr>
          <w:rFonts w:asciiTheme="minorHAnsi" w:hAnsiTheme="minorHAnsi" w:cstheme="minorHAnsi"/>
          <w:smallCaps/>
          <w:noProof/>
          <w:sz w:val="22"/>
        </w:rPr>
        <w:t>Blackmon</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2017; </w:t>
      </w:r>
      <w:r w:rsidR="00433F19" w:rsidRPr="00AE0786">
        <w:rPr>
          <w:rFonts w:asciiTheme="minorHAnsi" w:hAnsiTheme="minorHAnsi" w:cstheme="minorHAnsi"/>
          <w:smallCaps/>
          <w:noProof/>
          <w:sz w:val="22"/>
        </w:rPr>
        <w:t>Vershinina and Lukhtanov</w:t>
      </w:r>
      <w:r w:rsidR="00433F19" w:rsidRPr="00AE0786">
        <w:rPr>
          <w:rFonts w:asciiTheme="minorHAnsi" w:hAnsiTheme="minorHAnsi" w:cstheme="minorHAnsi"/>
          <w:noProof/>
          <w:sz w:val="22"/>
        </w:rPr>
        <w:t xml:space="preserve"> 2017)</w:t>
      </w:r>
      <w:r w:rsidR="00A11DB9" w:rsidRPr="00AE0786">
        <w:rPr>
          <w:rFonts w:asciiTheme="minorHAnsi" w:hAnsiTheme="minorHAnsi" w:cstheme="minorHAnsi"/>
          <w:sz w:val="22"/>
        </w:rPr>
        <w:fldChar w:fldCharType="end"/>
      </w:r>
      <w:r w:rsidR="00A11DB9" w:rsidRPr="00AE0786">
        <w:rPr>
          <w:rFonts w:asciiTheme="minorHAnsi" w:hAnsiTheme="minorHAnsi" w:cstheme="minorHAnsi"/>
          <w:sz w:val="22"/>
        </w:rPr>
        <w:t xml:space="preserve">. </w:t>
      </w:r>
      <w:commentRangeStart w:id="36"/>
      <w:del w:id="37" w:author="Microsoft Office User" w:date="2020-06-01T23:52:00Z">
        <w:r w:rsidR="00F81B68" w:rsidRPr="00AE0786" w:rsidDel="002E0BC5">
          <w:rPr>
            <w:rFonts w:asciiTheme="minorHAnsi" w:hAnsiTheme="minorHAnsi" w:cstheme="minorHAnsi"/>
            <w:sz w:val="22"/>
          </w:rPr>
          <w:delText>We hypothesize</w:delText>
        </w:r>
        <w:r w:rsidR="006B401A" w:rsidRPr="00AE0786" w:rsidDel="002E0BC5">
          <w:rPr>
            <w:rFonts w:asciiTheme="minorHAnsi" w:hAnsiTheme="minorHAnsi" w:cstheme="minorHAnsi"/>
            <w:sz w:val="22"/>
          </w:rPr>
          <w:delText>d</w:delText>
        </w:r>
        <w:r w:rsidR="00543B0A" w:rsidRPr="00AE0786" w:rsidDel="002E0BC5">
          <w:rPr>
            <w:rFonts w:asciiTheme="minorHAnsi" w:hAnsiTheme="minorHAnsi" w:cstheme="minorHAnsi"/>
            <w:sz w:val="22"/>
          </w:rPr>
          <w:delText xml:space="preserve"> that clades with holocentric chromosomes </w:delText>
        </w:r>
        <w:r w:rsidR="006B401A" w:rsidRPr="00AE0786" w:rsidDel="002E0BC5">
          <w:rPr>
            <w:rFonts w:asciiTheme="minorHAnsi" w:hAnsiTheme="minorHAnsi" w:cstheme="minorHAnsi"/>
            <w:sz w:val="22"/>
          </w:rPr>
          <w:delText>should</w:delText>
        </w:r>
        <w:r w:rsidR="00543B0A" w:rsidRPr="00AE0786" w:rsidDel="002E0BC5">
          <w:rPr>
            <w:rFonts w:asciiTheme="minorHAnsi" w:hAnsiTheme="minorHAnsi" w:cstheme="minorHAnsi"/>
            <w:sz w:val="22"/>
          </w:rPr>
          <w:delText xml:space="preserve"> </w:delText>
        </w:r>
        <w:r w:rsidR="00A62304" w:rsidRPr="00AE0786" w:rsidDel="002E0BC5">
          <w:rPr>
            <w:rFonts w:asciiTheme="minorHAnsi" w:hAnsiTheme="minorHAnsi" w:cstheme="minorHAnsi"/>
            <w:sz w:val="22"/>
          </w:rPr>
          <w:delText>exhibit</w:delText>
        </w:r>
        <w:r w:rsidR="00543B0A" w:rsidRPr="00AE0786" w:rsidDel="002E0BC5">
          <w:rPr>
            <w:rFonts w:asciiTheme="minorHAnsi" w:hAnsiTheme="minorHAnsi" w:cstheme="minorHAnsi"/>
            <w:sz w:val="22"/>
          </w:rPr>
          <w:delText xml:space="preserve"> </w:delText>
        </w:r>
        <w:r w:rsidR="00A11DB9" w:rsidRPr="00AE0786" w:rsidDel="002E0BC5">
          <w:rPr>
            <w:rFonts w:asciiTheme="minorHAnsi" w:hAnsiTheme="minorHAnsi" w:cstheme="minorHAnsi"/>
            <w:sz w:val="22"/>
          </w:rPr>
          <w:delText xml:space="preserve">higher rates of </w:delText>
        </w:r>
        <w:r w:rsidR="00543B0A" w:rsidRPr="00AE0786" w:rsidDel="002E0BC5">
          <w:rPr>
            <w:rFonts w:asciiTheme="minorHAnsi" w:hAnsiTheme="minorHAnsi" w:cstheme="minorHAnsi"/>
            <w:sz w:val="22"/>
          </w:rPr>
          <w:delText>fusions</w:delText>
        </w:r>
        <w:r w:rsidR="00A11DB9" w:rsidRPr="00AE0786" w:rsidDel="002E0BC5">
          <w:rPr>
            <w:rFonts w:asciiTheme="minorHAnsi" w:hAnsiTheme="minorHAnsi" w:cstheme="minorHAnsi"/>
            <w:sz w:val="22"/>
          </w:rPr>
          <w:delText xml:space="preserve"> and fissions</w:delText>
        </w:r>
        <w:r w:rsidR="00543B0A" w:rsidRPr="00AE0786" w:rsidDel="002E0BC5">
          <w:rPr>
            <w:rFonts w:asciiTheme="minorHAnsi" w:hAnsiTheme="minorHAnsi" w:cstheme="minorHAnsi"/>
            <w:sz w:val="22"/>
          </w:rPr>
          <w:delText xml:space="preserve"> </w:delText>
        </w:r>
        <w:r w:rsidR="00A62304" w:rsidRPr="00AE0786" w:rsidDel="002E0BC5">
          <w:rPr>
            <w:rFonts w:asciiTheme="minorHAnsi" w:hAnsiTheme="minorHAnsi" w:cstheme="minorHAnsi"/>
            <w:sz w:val="22"/>
          </w:rPr>
          <w:delText xml:space="preserve">since these mutations should be less costly in these </w:delText>
        </w:r>
      </w:del>
      <w:commentRangeEnd w:id="36"/>
      <w:r w:rsidR="009F63DF">
        <w:rPr>
          <w:rStyle w:val="CommentReference"/>
          <w:rFonts w:asciiTheme="minorHAnsi" w:hAnsiTheme="minorHAnsi"/>
        </w:rPr>
        <w:commentReference w:id="36"/>
      </w:r>
      <w:commentRangeStart w:id="38"/>
      <w:del w:id="39" w:author="Microsoft Office User" w:date="2020-06-01T23:52:00Z">
        <w:r w:rsidR="00A62304" w:rsidRPr="00AE0786" w:rsidDel="002E0BC5">
          <w:rPr>
            <w:rFonts w:asciiTheme="minorHAnsi" w:hAnsiTheme="minorHAnsi" w:cstheme="minorHAnsi"/>
            <w:sz w:val="22"/>
          </w:rPr>
          <w:delText>clades</w:delText>
        </w:r>
      </w:del>
      <w:commentRangeEnd w:id="38"/>
      <w:r w:rsidR="002E0BC5">
        <w:rPr>
          <w:rStyle w:val="CommentReference"/>
          <w:rFonts w:asciiTheme="minorHAnsi" w:hAnsiTheme="minorHAnsi"/>
        </w:rPr>
        <w:commentReference w:id="38"/>
      </w:r>
      <w:del w:id="40" w:author="Microsoft Office User" w:date="2020-06-01T23:52:00Z">
        <w:r w:rsidR="00543B0A" w:rsidRPr="00AE0786" w:rsidDel="002E0BC5">
          <w:rPr>
            <w:rFonts w:asciiTheme="minorHAnsi" w:hAnsiTheme="minorHAnsi" w:cstheme="minorHAnsi"/>
            <w:sz w:val="22"/>
          </w:rPr>
          <w:delText xml:space="preserve">. </w:delText>
        </w:r>
      </w:del>
      <w:ins w:id="41" w:author="Microsoft Office User" w:date="2020-06-02T00:08:00Z">
        <w:r w:rsidR="009F63DF">
          <w:rPr>
            <w:rFonts w:asciiTheme="minorHAnsi" w:hAnsiTheme="minorHAnsi" w:cstheme="minorHAnsi"/>
            <w:sz w:val="22"/>
          </w:rPr>
          <w:t xml:space="preserve">We found that much of the variation </w:t>
        </w:r>
      </w:ins>
      <w:ins w:id="42" w:author="Microsoft Office User" w:date="2020-06-02T00:09:00Z">
        <w:r w:rsidR="009F63DF">
          <w:rPr>
            <w:rFonts w:asciiTheme="minorHAnsi" w:hAnsiTheme="minorHAnsi" w:cstheme="minorHAnsi"/>
            <w:sz w:val="22"/>
          </w:rPr>
          <w:t xml:space="preserve">in chromosome number </w:t>
        </w:r>
      </w:ins>
      <w:ins w:id="43" w:author="Microsoft Office User" w:date="2020-06-02T00:08:00Z">
        <w:r w:rsidR="009F63DF">
          <w:rPr>
            <w:rFonts w:asciiTheme="minorHAnsi" w:hAnsiTheme="minorHAnsi" w:cstheme="minorHAnsi"/>
            <w:sz w:val="22"/>
          </w:rPr>
          <w:t xml:space="preserve">across clades was heterogeneous. For example, </w:t>
        </w:r>
      </w:ins>
      <w:ins w:id="44" w:author="Microsoft Office User" w:date="2020-06-02T00:06:00Z">
        <w:r w:rsidR="009F63DF" w:rsidRPr="009612EA">
          <w:rPr>
            <w:rFonts w:asciiTheme="minorHAnsi" w:hAnsiTheme="minorHAnsi" w:cstheme="minorHAnsi"/>
            <w:iCs/>
            <w:sz w:val="22"/>
          </w:rPr>
          <w:t>Lepidoptera</w:t>
        </w:r>
        <w:r w:rsidR="009F63DF">
          <w:rPr>
            <w:rFonts w:asciiTheme="minorHAnsi" w:hAnsiTheme="minorHAnsi" w:cstheme="minorHAnsi"/>
            <w:iCs/>
            <w:sz w:val="22"/>
          </w:rPr>
          <w:t xml:space="preserve">, </w:t>
        </w:r>
        <w:r w:rsidR="009F63DF" w:rsidRPr="009612EA">
          <w:rPr>
            <w:rFonts w:asciiTheme="minorHAnsi" w:hAnsiTheme="minorHAnsi" w:cstheme="minorHAnsi"/>
            <w:iCs/>
            <w:sz w:val="22"/>
          </w:rPr>
          <w:t>a holocentric clade</w:t>
        </w:r>
        <w:r w:rsidR="009F63DF">
          <w:rPr>
            <w:rFonts w:asciiTheme="minorHAnsi" w:hAnsiTheme="minorHAnsi" w:cstheme="minorHAnsi"/>
            <w:iCs/>
            <w:sz w:val="22"/>
          </w:rPr>
          <w:t>,</w:t>
        </w:r>
        <w:r w:rsidR="009F63DF" w:rsidRPr="009612EA">
          <w:rPr>
            <w:rFonts w:asciiTheme="minorHAnsi" w:hAnsiTheme="minorHAnsi" w:cstheme="minorHAnsi"/>
            <w:iCs/>
            <w:sz w:val="22"/>
          </w:rPr>
          <w:t xml:space="preserve"> exhibits some of the highest rates</w:t>
        </w:r>
        <w:r w:rsidR="009F63DF">
          <w:rPr>
            <w:rFonts w:asciiTheme="minorHAnsi" w:hAnsiTheme="minorHAnsi" w:cstheme="minorHAnsi"/>
            <w:iCs/>
            <w:sz w:val="22"/>
          </w:rPr>
          <w:t xml:space="preserve"> of chromosome number evolution, while other holocentric clades exhibit some of the lowest rates</w:t>
        </w:r>
        <w:r w:rsidR="009F63DF" w:rsidRPr="009612EA">
          <w:rPr>
            <w:rFonts w:asciiTheme="minorHAnsi" w:hAnsiTheme="minorHAnsi" w:cstheme="minorHAnsi"/>
            <w:iCs/>
            <w:sz w:val="22"/>
          </w:rPr>
          <w:t>.</w:t>
        </w:r>
      </w:ins>
      <w:ins w:id="45" w:author="Microsoft Office User" w:date="2020-06-02T00:09:00Z">
        <w:r w:rsidR="009F63DF">
          <w:rPr>
            <w:rFonts w:asciiTheme="minorHAnsi" w:hAnsiTheme="minorHAnsi" w:cstheme="minorHAnsi"/>
            <w:iCs/>
            <w:sz w:val="22"/>
          </w:rPr>
          <w:t xml:space="preserve"> We believe our results suggest other mechanisms that drive </w:t>
        </w:r>
      </w:ins>
      <w:ins w:id="46" w:author="Microsoft Office User" w:date="2020-06-02T00:10:00Z">
        <w:r w:rsidR="009F63DF">
          <w:rPr>
            <w:rFonts w:asciiTheme="minorHAnsi" w:hAnsiTheme="minorHAnsi" w:cstheme="minorHAnsi"/>
            <w:iCs/>
            <w:sz w:val="22"/>
          </w:rPr>
          <w:t>chromosome</w:t>
        </w:r>
      </w:ins>
      <w:ins w:id="47" w:author="Microsoft Office User" w:date="2020-06-02T00:09:00Z">
        <w:r w:rsidR="009F63DF">
          <w:rPr>
            <w:rFonts w:asciiTheme="minorHAnsi" w:hAnsiTheme="minorHAnsi" w:cstheme="minorHAnsi"/>
            <w:iCs/>
            <w:sz w:val="22"/>
          </w:rPr>
          <w:t xml:space="preserve"> number variation rather than the simple inheritance of holocentric or monocentric chromosomes. </w:t>
        </w:r>
      </w:ins>
    </w:p>
    <w:p w14:paraId="5FA0480C" w14:textId="22F8EF2B" w:rsidR="00D97F3B" w:rsidRPr="00AE0786" w:rsidRDefault="00D97F3B" w:rsidP="00DE1F25">
      <w:pPr>
        <w:spacing w:after="0"/>
        <w:rPr>
          <w:rFonts w:cstheme="minorHAnsi"/>
          <w:sz w:val="22"/>
          <w:szCs w:val="22"/>
        </w:rPr>
      </w:pPr>
    </w:p>
    <w:p w14:paraId="4CC3D4B0" w14:textId="51F71DAE" w:rsidR="00D97F3B" w:rsidRPr="00AE0786" w:rsidRDefault="00077899" w:rsidP="00DE1F25">
      <w:pPr>
        <w:pStyle w:val="Default"/>
        <w:widowControl w:val="0"/>
        <w:rPr>
          <w:rFonts w:asciiTheme="minorHAnsi" w:hAnsiTheme="minorHAnsi" w:cstheme="minorHAnsi"/>
          <w:b/>
          <w:bCs/>
          <w:sz w:val="22"/>
        </w:rPr>
      </w:pPr>
      <w:r w:rsidRPr="00AE0786">
        <w:rPr>
          <w:rFonts w:asciiTheme="minorHAnsi" w:hAnsiTheme="minorHAnsi" w:cstheme="minorHAnsi"/>
          <w:b/>
          <w:bCs/>
          <w:sz w:val="22"/>
        </w:rPr>
        <w:t>Methods</w:t>
      </w:r>
    </w:p>
    <w:p w14:paraId="517B39BD" w14:textId="77777777" w:rsidR="00DE1F25" w:rsidRDefault="00DE1F25" w:rsidP="00DE1F25">
      <w:pPr>
        <w:pStyle w:val="Default"/>
        <w:widowControl w:val="0"/>
        <w:rPr>
          <w:rFonts w:asciiTheme="minorHAnsi" w:hAnsiTheme="minorHAnsi" w:cstheme="minorHAnsi"/>
          <w:i/>
          <w:iCs/>
          <w:sz w:val="22"/>
        </w:rPr>
      </w:pPr>
    </w:p>
    <w:p w14:paraId="7E185557" w14:textId="78E00D43" w:rsidR="001C3E57" w:rsidRPr="00AE0786" w:rsidRDefault="00A243F8" w:rsidP="00DE1F25">
      <w:pPr>
        <w:pStyle w:val="Default"/>
        <w:widowControl w:val="0"/>
        <w:rPr>
          <w:rFonts w:asciiTheme="minorHAnsi" w:hAnsiTheme="minorHAnsi" w:cstheme="minorHAnsi"/>
          <w:sz w:val="22"/>
        </w:rPr>
      </w:pPr>
      <w:r w:rsidRPr="00AE0786">
        <w:rPr>
          <w:rFonts w:asciiTheme="minorHAnsi" w:hAnsiTheme="minorHAnsi" w:cstheme="minorHAnsi"/>
          <w:i/>
          <w:iCs/>
          <w:sz w:val="22"/>
        </w:rPr>
        <w:t>Data collection:</w:t>
      </w:r>
      <w:r w:rsidRPr="00AE0786">
        <w:rPr>
          <w:rFonts w:asciiTheme="minorHAnsi" w:hAnsiTheme="minorHAnsi" w:cstheme="minorHAnsi"/>
          <w:sz w:val="22"/>
        </w:rPr>
        <w:t xml:space="preserve"> </w:t>
      </w:r>
      <w:r w:rsidR="00D97F3B" w:rsidRPr="00AE0786">
        <w:rPr>
          <w:rFonts w:asciiTheme="minorHAnsi" w:hAnsiTheme="minorHAnsi" w:cstheme="minorHAnsi"/>
          <w:sz w:val="22"/>
        </w:rPr>
        <w:t xml:space="preserve">We downloaded all available chromosome data for insects from a prior study </w:t>
      </w:r>
      <w:r w:rsidR="00D97F3B"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&lt;EndNote&gt;&lt;Cite&gt;&lt;Author&gt;Blackmon&lt;/Author&gt;&lt;Year&gt;2017&lt;/Year&gt;&lt;RecNum&gt;290&lt;/RecNum&gt;&lt;DisplayText&gt;(&lt;style face="smallcaps"&gt;Blackmon&lt;/style&gt;&lt;style face="italic"&gt; et al.&lt;/style&gt; 2017)&lt;/DisplayText&gt;&lt;record&gt;&lt;rec-number&gt;290&lt;/rec-number&gt;&lt;foreign-keys&gt;&lt;key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D97F3B"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Blackmon</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2017)</w:t>
      </w:r>
      <w:r w:rsidR="00D97F3B" w:rsidRPr="00AE0786">
        <w:rPr>
          <w:rFonts w:asciiTheme="minorHAnsi" w:hAnsiTheme="minorHAnsi" w:cstheme="minorHAnsi"/>
          <w:sz w:val="22"/>
        </w:rPr>
        <w:fldChar w:fldCharType="end"/>
      </w:r>
      <w:r w:rsidR="00D97F3B" w:rsidRPr="00AE0786">
        <w:rPr>
          <w:rFonts w:asciiTheme="minorHAnsi" w:hAnsiTheme="minorHAnsi" w:cstheme="minorHAnsi"/>
          <w:sz w:val="22"/>
        </w:rPr>
        <w:t xml:space="preserve">. </w:t>
      </w:r>
      <w:r w:rsidR="00045392" w:rsidRPr="00AE0786">
        <w:rPr>
          <w:rFonts w:asciiTheme="minorHAnsi" w:hAnsiTheme="minorHAnsi" w:cstheme="minorHAnsi"/>
          <w:sz w:val="22"/>
        </w:rPr>
        <w:t>This dataset is composed of 12,41</w:t>
      </w:r>
      <w:r w:rsidR="00343031">
        <w:rPr>
          <w:rFonts w:asciiTheme="minorHAnsi" w:hAnsiTheme="minorHAnsi" w:cstheme="minorHAnsi"/>
          <w:sz w:val="22"/>
        </w:rPr>
        <w:t>1</w:t>
      </w:r>
      <w:r w:rsidR="00045392" w:rsidRPr="00AE0786">
        <w:rPr>
          <w:rFonts w:asciiTheme="minorHAnsi" w:hAnsiTheme="minorHAnsi" w:cstheme="minorHAnsi"/>
          <w:sz w:val="22"/>
        </w:rPr>
        <w:t xml:space="preserve"> species comprising 376 families and 3,872 genera. The minimum haploid chromosome number is 2 while the maximum </w:t>
      </w:r>
      <w:r w:rsidR="00230E16" w:rsidRPr="00AE0786">
        <w:rPr>
          <w:rFonts w:asciiTheme="minorHAnsi" w:hAnsiTheme="minorHAnsi" w:cstheme="minorHAnsi"/>
          <w:sz w:val="22"/>
        </w:rPr>
        <w:t xml:space="preserve">haploid </w:t>
      </w:r>
      <w:r w:rsidR="00045392" w:rsidRPr="00AE0786">
        <w:rPr>
          <w:rFonts w:asciiTheme="minorHAnsi" w:hAnsiTheme="minorHAnsi" w:cstheme="minorHAnsi"/>
          <w:sz w:val="22"/>
        </w:rPr>
        <w:t xml:space="preserve">chromosome number is 141. There are 3,465 species with holocentric chromosomes and 8,946 species with monocentric chromosomes. </w:t>
      </w:r>
      <w:r w:rsidRPr="00AE0786">
        <w:rPr>
          <w:rFonts w:asciiTheme="minorHAnsi" w:hAnsiTheme="minorHAnsi" w:cstheme="minorHAnsi"/>
          <w:sz w:val="22"/>
        </w:rPr>
        <w:t xml:space="preserve">This paper also included classification </w:t>
      </w:r>
      <w:del w:id="48" w:author="Microsoft Office User" w:date="2020-06-01T23:53:00Z">
        <w:r w:rsidRPr="00AE0786" w:rsidDel="002E0BC5">
          <w:rPr>
            <w:rFonts w:asciiTheme="minorHAnsi" w:hAnsiTheme="minorHAnsi" w:cstheme="minorHAnsi"/>
            <w:sz w:val="22"/>
          </w:rPr>
          <w:delText xml:space="preserve">for </w:delText>
        </w:r>
      </w:del>
      <w:ins w:id="49" w:author="Microsoft Office User" w:date="2020-06-01T23:53:00Z">
        <w:r w:rsidR="002E0BC5">
          <w:rPr>
            <w:rFonts w:asciiTheme="minorHAnsi" w:hAnsiTheme="minorHAnsi" w:cstheme="minorHAnsi"/>
            <w:sz w:val="22"/>
          </w:rPr>
          <w:t>of</w:t>
        </w:r>
        <w:r w:rsidR="002E0BC5" w:rsidRPr="00AE0786">
          <w:rPr>
            <w:rFonts w:asciiTheme="minorHAnsi" w:hAnsiTheme="minorHAnsi" w:cstheme="minorHAnsi"/>
            <w:sz w:val="22"/>
          </w:rPr>
          <w:t xml:space="preserve"> </w:t>
        </w:r>
      </w:ins>
      <w:r w:rsidRPr="00AE0786">
        <w:rPr>
          <w:rFonts w:asciiTheme="minorHAnsi" w:hAnsiTheme="minorHAnsi" w:cstheme="minorHAnsi"/>
          <w:sz w:val="22"/>
        </w:rPr>
        <w:t xml:space="preserve">each order into either monocentric or holocentric. </w:t>
      </w:r>
      <w:r w:rsidR="00D97F3B" w:rsidRPr="00AE0786">
        <w:rPr>
          <w:rFonts w:asciiTheme="minorHAnsi" w:hAnsiTheme="minorHAnsi" w:cstheme="minorHAnsi"/>
          <w:sz w:val="22"/>
        </w:rPr>
        <w:t>Fr</w:t>
      </w:r>
      <w:r w:rsidR="00A62304" w:rsidRPr="00AE0786">
        <w:rPr>
          <w:rFonts w:asciiTheme="minorHAnsi" w:hAnsiTheme="minorHAnsi" w:cstheme="minorHAnsi"/>
          <w:sz w:val="22"/>
        </w:rPr>
        <w:t>om</w:t>
      </w:r>
      <w:r w:rsidR="00D97F3B" w:rsidRPr="00AE0786">
        <w:rPr>
          <w:rFonts w:asciiTheme="minorHAnsi" w:hAnsiTheme="minorHAnsi" w:cstheme="minorHAnsi"/>
          <w:sz w:val="22"/>
        </w:rPr>
        <w:t xml:space="preserve"> this dataset</w:t>
      </w:r>
      <w:r w:rsidR="00F81B68" w:rsidRPr="00AE0786">
        <w:rPr>
          <w:rFonts w:asciiTheme="minorHAnsi" w:hAnsiTheme="minorHAnsi" w:cstheme="minorHAnsi"/>
          <w:sz w:val="22"/>
        </w:rPr>
        <w:t>,</w:t>
      </w:r>
      <w:r w:rsidR="00D97F3B" w:rsidRPr="00AE0786">
        <w:rPr>
          <w:rFonts w:asciiTheme="minorHAnsi" w:hAnsiTheme="minorHAnsi" w:cstheme="minorHAnsi"/>
          <w:sz w:val="22"/>
        </w:rPr>
        <w:t xml:space="preserve"> we </w:t>
      </w:r>
      <w:r w:rsidR="00A62304" w:rsidRPr="00AE0786">
        <w:rPr>
          <w:rFonts w:asciiTheme="minorHAnsi" w:hAnsiTheme="minorHAnsi" w:cstheme="minorHAnsi"/>
          <w:sz w:val="22"/>
        </w:rPr>
        <w:t xml:space="preserve">extracted </w:t>
      </w:r>
      <w:r w:rsidR="00D97F3B" w:rsidRPr="00AE0786">
        <w:rPr>
          <w:rFonts w:asciiTheme="minorHAnsi" w:hAnsiTheme="minorHAnsi" w:cstheme="minorHAnsi"/>
          <w:sz w:val="22"/>
        </w:rPr>
        <w:t xml:space="preserve">the </w:t>
      </w:r>
      <w:r w:rsidR="00A62304" w:rsidRPr="00AE0786">
        <w:rPr>
          <w:rFonts w:asciiTheme="minorHAnsi" w:hAnsiTheme="minorHAnsi" w:cstheme="minorHAnsi"/>
          <w:sz w:val="22"/>
        </w:rPr>
        <w:t xml:space="preserve">homogametic </w:t>
      </w:r>
      <w:r w:rsidR="00D97F3B" w:rsidRPr="00AE0786">
        <w:rPr>
          <w:rFonts w:asciiTheme="minorHAnsi" w:hAnsiTheme="minorHAnsi" w:cstheme="minorHAnsi"/>
          <w:sz w:val="22"/>
        </w:rPr>
        <w:t xml:space="preserve">haploid chromosome number for each of the species. We </w:t>
      </w:r>
      <w:r w:rsidRPr="00AE0786">
        <w:rPr>
          <w:rFonts w:asciiTheme="minorHAnsi" w:hAnsiTheme="minorHAnsi" w:cstheme="minorHAnsi"/>
          <w:sz w:val="22"/>
        </w:rPr>
        <w:t>used genus level phylogenies</w:t>
      </w:r>
      <w:r w:rsidR="00D97F3B" w:rsidRPr="00AE0786">
        <w:rPr>
          <w:rFonts w:asciiTheme="minorHAnsi" w:hAnsiTheme="minorHAnsi" w:cstheme="minorHAnsi"/>
          <w:sz w:val="22"/>
        </w:rPr>
        <w:t xml:space="preserve"> from a previous study </w:t>
      </w:r>
      <w:r w:rsidRPr="00AE0786">
        <w:rPr>
          <w:rFonts w:asciiTheme="minorHAnsi" w:hAnsiTheme="minorHAnsi" w:cstheme="minorHAnsi"/>
          <w:sz w:val="22"/>
        </w:rPr>
        <w:t>that contained 1,726 tips</w:t>
      </w:r>
      <w:r w:rsidR="00D97F3B" w:rsidRPr="00AE0786">
        <w:rPr>
          <w:rFonts w:asciiTheme="minorHAnsi" w:hAnsiTheme="minorHAnsi" w:cstheme="minorHAnsi"/>
          <w:sz w:val="22"/>
        </w:rPr>
        <w:t xml:space="preserve"> </w:t>
      </w:r>
      <w:r w:rsidR="00D97F3B"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&lt;EndNote&gt;&lt;Cite&gt;&lt;Author&gt;Church&lt;/Author&gt;&lt;Year&gt;2019&lt;/Year&gt;&lt;RecNum&gt;362&lt;/RecNum&gt;&lt;DisplayText&gt;(&lt;style face="smallcaps"&gt;Church&lt;/style&gt;&lt;style face="italic"&gt; et al.&lt;/style&gt; 2019)&lt;/DisplayText&gt;&lt;record&gt;&lt;rec-number&gt;362&lt;/rec-number&gt;&lt;foreign-keys&gt;&lt;key app="EN" db-id="psx5aavda22efleatx5vaweatapzwapastxd" timestamp="1586210261" guid="7675641e-08a6-4a85-9084-5f55bdcb97dc"&gt;362&lt;/key&gt;&lt;/foreign-keys&gt;&lt;ref-type name="Journal Article"&gt;17&lt;/ref-type&gt;&lt;contributors&gt;&lt;authors&gt;&lt;author&gt;Church, Samuel H&lt;/author&gt;&lt;author&gt;Donoughe, Seth&lt;/author&gt;&lt;author&gt;de Medeiros, Bruno AS&lt;/author&gt;&lt;author&gt;Extavour, Cassandra G&lt;/author&gt;&lt;/authors&gt;&lt;/contributors&gt;&lt;titles&gt;&lt;title&gt;Insect egg size and shape evolve with ecology but not developmental rate&lt;/title&gt;&lt;secondary-title&gt;Nature&lt;/secondary-title&gt;&lt;/titles&gt;&lt;periodical&gt;&lt;full-title&gt;Nature&lt;/full-title&gt;&lt;abbr-1&gt;Nature&lt;/abbr-1&gt;&lt;/periodical&gt;&lt;pages&gt;58-62&lt;/pages&gt;&lt;volume&gt;571&lt;/volume&gt;&lt;number&gt;7763&lt;/number&gt;&lt;dates&gt;&lt;year&gt;2019&lt;/year&gt;&lt;/dates&gt;&lt;isbn&gt;1476-4687&lt;/isbn&gt;&lt;urls&gt;&lt;/urls&gt;&lt;/record&gt;&lt;/Cite&gt;&lt;/EndNote&gt;</w:instrText>
      </w:r>
      <w:r w:rsidR="00D97F3B"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Church</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2019)</w:t>
      </w:r>
      <w:r w:rsidR="00D97F3B" w:rsidRPr="00AE0786">
        <w:rPr>
          <w:rFonts w:asciiTheme="minorHAnsi" w:hAnsiTheme="minorHAnsi" w:cstheme="minorHAnsi"/>
          <w:sz w:val="22"/>
        </w:rPr>
        <w:fldChar w:fldCharType="end"/>
      </w:r>
      <w:r w:rsidR="00D97F3B" w:rsidRPr="00AE0786">
        <w:rPr>
          <w:rFonts w:asciiTheme="minorHAnsi" w:hAnsiTheme="minorHAnsi" w:cstheme="minorHAnsi"/>
          <w:sz w:val="22"/>
        </w:rPr>
        <w:t xml:space="preserve">. </w:t>
      </w:r>
      <w:r w:rsidR="00B52998" w:rsidRPr="00AE0786">
        <w:rPr>
          <w:rFonts w:asciiTheme="minorHAnsi" w:hAnsiTheme="minorHAnsi" w:cstheme="minorHAnsi"/>
          <w:sz w:val="22"/>
        </w:rPr>
        <w:t>These trees were built using one of two backbones trees from previous studies</w:t>
      </w:r>
      <w:r w:rsidR="00A86549">
        <w:rPr>
          <w:rFonts w:asciiTheme="minorHAnsi" w:hAnsiTheme="minorHAnsi" w:cstheme="minorHAnsi"/>
          <w:sz w:val="22"/>
        </w:rPr>
        <w:t xml:space="preserve"> </w:t>
      </w:r>
      <w:r w:rsidR="00A86549">
        <w:rPr>
          <w:rFonts w:asciiTheme="minorHAnsi" w:hAnsiTheme="minorHAnsi" w:cstheme="minorHAnsi"/>
          <w:sz w:val="22"/>
        </w:rPr>
        <w:fldChar w:fldCharType="begin">
          <w:fldData xml:space="preserve">PEVuZE5vdGU+PENpdGU+PEF1dGhvcj5NaXNvZjwvQXV0aG9yPjxZZWFyPjIwMTQ8L1llYXI+PFJl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==
</w:fldData>
        </w:fldChar>
      </w:r>
      <w:r w:rsidR="00A86549">
        <w:rPr>
          <w:rFonts w:asciiTheme="minorHAnsi" w:hAnsiTheme="minorHAnsi" w:cstheme="minorHAnsi"/>
          <w:sz w:val="22"/>
        </w:rPr>
        <w:instrText xml:space="preserve"> ADDIN EN.CITE </w:instrText>
      </w:r>
      <w:r w:rsidR="00A86549">
        <w:rPr>
          <w:rFonts w:asciiTheme="minorHAnsi" w:hAnsiTheme="minorHAnsi" w:cstheme="minorHAnsi"/>
          <w:sz w:val="22"/>
        </w:rPr>
        <w:fldChar w:fldCharType="begin">
          <w:fldData xml:space="preserve">PEVuZE5vdGU+PENpdGU+PEF1dGhvcj5NaXNvZjwvQXV0aG9yPjxZZWFyPjIwMTQ8L1llYXI+PFJl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==
</w:fldData>
        </w:fldChar>
      </w:r>
      <w:r w:rsidR="00A86549">
        <w:rPr>
          <w:rFonts w:asciiTheme="minorHAnsi" w:hAnsiTheme="minorHAnsi" w:cstheme="minorHAnsi"/>
          <w:sz w:val="22"/>
        </w:rPr>
        <w:instrText xml:space="preserve"> ADDIN EN.CITE.DATA </w:instrText>
      </w:r>
      <w:r w:rsidR="00A86549">
        <w:rPr>
          <w:rFonts w:asciiTheme="minorHAnsi" w:hAnsiTheme="minorHAnsi" w:cstheme="minorHAnsi"/>
          <w:sz w:val="22"/>
        </w:rPr>
      </w:r>
      <w:r w:rsidR="00A86549">
        <w:rPr>
          <w:rFonts w:asciiTheme="minorHAnsi" w:hAnsiTheme="minorHAnsi" w:cstheme="minorHAnsi"/>
          <w:sz w:val="22"/>
        </w:rPr>
        <w:fldChar w:fldCharType="end"/>
      </w:r>
      <w:r w:rsidR="00A86549">
        <w:rPr>
          <w:rFonts w:asciiTheme="minorHAnsi" w:hAnsiTheme="minorHAnsi" w:cstheme="minorHAnsi"/>
          <w:sz w:val="22"/>
        </w:rPr>
      </w:r>
      <w:r w:rsidR="00A86549">
        <w:rPr>
          <w:rFonts w:asciiTheme="minorHAnsi" w:hAnsiTheme="minorHAnsi" w:cstheme="minorHAnsi"/>
          <w:sz w:val="22"/>
        </w:rPr>
        <w:fldChar w:fldCharType="separate"/>
      </w:r>
      <w:r w:rsidR="00A86549">
        <w:rPr>
          <w:rFonts w:asciiTheme="minorHAnsi" w:hAnsiTheme="minorHAnsi" w:cstheme="minorHAnsi"/>
          <w:noProof/>
          <w:sz w:val="22"/>
        </w:rPr>
        <w:t>(</w:t>
      </w:r>
      <w:r w:rsidR="00A86549" w:rsidRPr="00A86549">
        <w:rPr>
          <w:rFonts w:asciiTheme="minorHAnsi" w:hAnsiTheme="minorHAnsi" w:cstheme="minorHAnsi"/>
          <w:smallCaps/>
          <w:noProof/>
          <w:sz w:val="22"/>
        </w:rPr>
        <w:t>Misof</w:t>
      </w:r>
      <w:r w:rsidR="00A86549" w:rsidRPr="00A86549">
        <w:rPr>
          <w:rFonts w:asciiTheme="minorHAnsi" w:hAnsiTheme="minorHAnsi" w:cstheme="minorHAnsi"/>
          <w:i/>
          <w:noProof/>
          <w:sz w:val="22"/>
        </w:rPr>
        <w:t xml:space="preserve"> et al.</w:t>
      </w:r>
      <w:r w:rsidR="00A86549">
        <w:rPr>
          <w:rFonts w:asciiTheme="minorHAnsi" w:hAnsiTheme="minorHAnsi" w:cstheme="minorHAnsi"/>
          <w:noProof/>
          <w:sz w:val="22"/>
        </w:rPr>
        <w:t xml:space="preserve"> 2014; </w:t>
      </w:r>
      <w:r w:rsidR="00A86549" w:rsidRPr="00A86549">
        <w:rPr>
          <w:rFonts w:asciiTheme="minorHAnsi" w:hAnsiTheme="minorHAnsi" w:cstheme="minorHAnsi"/>
          <w:smallCaps/>
          <w:noProof/>
          <w:sz w:val="22"/>
        </w:rPr>
        <w:t>Rainford</w:t>
      </w:r>
      <w:r w:rsidR="00A86549" w:rsidRPr="00A86549">
        <w:rPr>
          <w:rFonts w:asciiTheme="minorHAnsi" w:hAnsiTheme="minorHAnsi" w:cstheme="minorHAnsi"/>
          <w:i/>
          <w:noProof/>
          <w:sz w:val="22"/>
        </w:rPr>
        <w:t xml:space="preserve"> et al.</w:t>
      </w:r>
      <w:r w:rsidR="00A86549">
        <w:rPr>
          <w:rFonts w:asciiTheme="minorHAnsi" w:hAnsiTheme="minorHAnsi" w:cstheme="minorHAnsi"/>
          <w:noProof/>
          <w:sz w:val="22"/>
        </w:rPr>
        <w:t xml:space="preserve"> 2014)</w:t>
      </w:r>
      <w:r w:rsidR="00A86549">
        <w:rPr>
          <w:rFonts w:asciiTheme="minorHAnsi" w:hAnsiTheme="minorHAnsi" w:cstheme="minorHAnsi"/>
          <w:sz w:val="22"/>
        </w:rPr>
        <w:fldChar w:fldCharType="end"/>
      </w:r>
      <w:r w:rsidR="00B52998" w:rsidRPr="00AE0786">
        <w:rPr>
          <w:rFonts w:asciiTheme="minorHAnsi" w:hAnsiTheme="minorHAnsi" w:cstheme="minorHAnsi"/>
          <w:sz w:val="22"/>
        </w:rPr>
        <w:t xml:space="preserve">. </w:t>
      </w:r>
      <w:r w:rsidRPr="00AE0786">
        <w:rPr>
          <w:rFonts w:asciiTheme="minorHAnsi" w:hAnsiTheme="minorHAnsi" w:cstheme="minorHAnsi"/>
          <w:sz w:val="22"/>
        </w:rPr>
        <w:t xml:space="preserve">We </w:t>
      </w:r>
      <w:r w:rsidR="00045392" w:rsidRPr="00AE0786">
        <w:rPr>
          <w:rFonts w:asciiTheme="minorHAnsi" w:hAnsiTheme="minorHAnsi" w:cstheme="minorHAnsi"/>
          <w:sz w:val="22"/>
        </w:rPr>
        <w:t xml:space="preserve">downloaded two </w:t>
      </w:r>
      <w:r w:rsidRPr="00AE0786">
        <w:rPr>
          <w:rFonts w:asciiTheme="minorHAnsi" w:hAnsiTheme="minorHAnsi" w:cstheme="minorHAnsi"/>
          <w:sz w:val="22"/>
        </w:rPr>
        <w:t xml:space="preserve">posterior distributions based on </w:t>
      </w:r>
      <w:r w:rsidR="00B52998" w:rsidRPr="00AE0786">
        <w:rPr>
          <w:rFonts w:asciiTheme="minorHAnsi" w:hAnsiTheme="minorHAnsi" w:cstheme="minorHAnsi"/>
          <w:sz w:val="22"/>
        </w:rPr>
        <w:t>these</w:t>
      </w:r>
      <w:r w:rsidR="00045392" w:rsidRPr="00AE0786">
        <w:rPr>
          <w:rFonts w:asciiTheme="minorHAnsi" w:hAnsiTheme="minorHAnsi" w:cstheme="minorHAnsi"/>
          <w:sz w:val="22"/>
        </w:rPr>
        <w:t xml:space="preserve"> backbone trees</w:t>
      </w:r>
      <w:r w:rsidRPr="00AE0786">
        <w:rPr>
          <w:rFonts w:asciiTheme="minorHAnsi" w:hAnsiTheme="minorHAnsi" w:cstheme="minorHAnsi"/>
          <w:sz w:val="22"/>
        </w:rPr>
        <w:t>. These trees were used for all downstream comparative analyses</w:t>
      </w:r>
      <w:r w:rsidR="00045392" w:rsidRPr="00AE0786">
        <w:rPr>
          <w:rFonts w:asciiTheme="minorHAnsi" w:hAnsiTheme="minorHAnsi" w:cstheme="minorHAnsi"/>
          <w:sz w:val="22"/>
        </w:rPr>
        <w:t xml:space="preserve">. </w:t>
      </w:r>
      <w:r w:rsidRPr="00AE0786">
        <w:rPr>
          <w:rFonts w:asciiTheme="minorHAnsi" w:hAnsiTheme="minorHAnsi" w:cstheme="minorHAnsi"/>
          <w:sz w:val="22"/>
        </w:rPr>
        <w:t>Our trait data set had</w:t>
      </w:r>
      <w:r w:rsidR="00045392" w:rsidRPr="00AE0786">
        <w:rPr>
          <w:rFonts w:asciiTheme="minorHAnsi" w:hAnsiTheme="minorHAnsi" w:cstheme="minorHAnsi"/>
          <w:sz w:val="22"/>
        </w:rPr>
        <w:t xml:space="preserve"> an overlap of </w:t>
      </w:r>
      <w:r w:rsidR="00854D0F" w:rsidRPr="00AE0786">
        <w:rPr>
          <w:rFonts w:asciiTheme="minorHAnsi" w:hAnsiTheme="minorHAnsi" w:cstheme="minorHAnsi"/>
          <w:sz w:val="22"/>
        </w:rPr>
        <w:t xml:space="preserve">599 </w:t>
      </w:r>
      <w:r w:rsidRPr="00AE0786">
        <w:rPr>
          <w:rFonts w:asciiTheme="minorHAnsi" w:hAnsiTheme="minorHAnsi" w:cstheme="minorHAnsi"/>
          <w:sz w:val="22"/>
        </w:rPr>
        <w:t xml:space="preserve">genera with the phylogenetic data </w:t>
      </w:r>
      <w:r w:rsidR="00854D0F" w:rsidRPr="00AE0786">
        <w:rPr>
          <w:rFonts w:asciiTheme="minorHAnsi" w:hAnsiTheme="minorHAnsi" w:cstheme="minorHAnsi"/>
          <w:sz w:val="22"/>
        </w:rPr>
        <w:t>(Figure 1)</w:t>
      </w:r>
      <w:r w:rsidR="00045392" w:rsidRPr="00AE0786">
        <w:rPr>
          <w:rFonts w:asciiTheme="minorHAnsi" w:hAnsiTheme="minorHAnsi" w:cstheme="minorHAnsi"/>
          <w:sz w:val="22"/>
        </w:rPr>
        <w:t xml:space="preserve">. </w:t>
      </w:r>
      <w:r w:rsidRPr="00AE0786">
        <w:rPr>
          <w:rFonts w:asciiTheme="minorHAnsi" w:hAnsiTheme="minorHAnsi" w:cstheme="minorHAnsi"/>
          <w:sz w:val="22"/>
        </w:rPr>
        <w:t>In cases where we had multiple</w:t>
      </w:r>
      <w:r w:rsidR="00B52998" w:rsidRPr="00AE0786">
        <w:rPr>
          <w:rFonts w:asciiTheme="minorHAnsi" w:hAnsiTheme="minorHAnsi" w:cstheme="minorHAnsi"/>
          <w:sz w:val="22"/>
        </w:rPr>
        <w:t xml:space="preserve"> chromosome number records for </w:t>
      </w:r>
      <w:r w:rsidR="001221A6" w:rsidRPr="00AE0786">
        <w:rPr>
          <w:rFonts w:asciiTheme="minorHAnsi" w:hAnsiTheme="minorHAnsi" w:cstheme="minorHAnsi"/>
          <w:sz w:val="22"/>
        </w:rPr>
        <w:t>genus,</w:t>
      </w:r>
      <w:r w:rsidR="00B52998" w:rsidRPr="00AE0786">
        <w:rPr>
          <w:rFonts w:asciiTheme="minorHAnsi" w:hAnsiTheme="minorHAnsi" w:cstheme="minorHAnsi"/>
          <w:sz w:val="22"/>
        </w:rPr>
        <w:t xml:space="preserve"> we retained all values and sampled from them as described below.</w:t>
      </w:r>
      <w:r w:rsidR="001221A6">
        <w:rPr>
          <w:rFonts w:asciiTheme="minorHAnsi" w:hAnsiTheme="minorHAnsi" w:cstheme="minorHAnsi"/>
          <w:sz w:val="22"/>
        </w:rPr>
        <w:t xml:space="preserve"> As a first test of the differences between holocentric and monocentric clades we fit an ANOVA and a phylogenetic ANOVA to determine whether there were any differences in mean chromosome number among holocentric and monocentric clades</w:t>
      </w:r>
      <w:r w:rsidR="001C2504">
        <w:rPr>
          <w:rFonts w:asciiTheme="minorHAnsi" w:hAnsiTheme="minorHAnsi" w:cstheme="minorHAnsi"/>
          <w:sz w:val="22"/>
        </w:rPr>
        <w:t xml:space="preserve"> </w:t>
      </w:r>
      <w:r w:rsidR="001C2504" w:rsidRPr="001C2504">
        <w:rPr>
          <w:rFonts w:asciiTheme="minorHAnsi" w:hAnsiTheme="minorHAnsi" w:cstheme="minorHAnsi"/>
          <w:sz w:val="22"/>
        </w:rPr>
        <w:fldChar w:fldCharType="begin"/>
      </w:r>
      <w:r w:rsidR="001C2504" w:rsidRPr="001C2504">
        <w:rPr>
          <w:rFonts w:asciiTheme="minorHAnsi" w:hAnsiTheme="minorHAnsi" w:cstheme="minorHAnsi"/>
          <w:sz w:val="22"/>
        </w:rPr>
        <w:instrText xml:space="preserve"> ADDIN EN.CITE &lt;EndNote&gt;&lt;Cite&gt;&lt;Author&gt;Harmon&lt;/Author&gt;&lt;Year&gt;2008&lt;/Year&gt;&lt;RecNum&gt;321&lt;/RecNum&gt;&lt;DisplayText&gt;(&lt;style face="smallcaps"&gt;Harmon&lt;/style&gt;&lt;style face="italic"&gt; et al.&lt;/style&gt; 2008)&lt;/DisplayText&gt;&lt;record&gt;&lt;rec-number&gt;321&lt;/rec-number&gt;&lt;foreign-keys&gt;&lt;key app="EN" db-id="psx5aavda22efleatx5vaweatapzwapastxd" timestamp="1584592572" guid="418a8ba9-31c8-4f40-9f59-111c0151c026"&gt;321&lt;/key&gt;&lt;/foreign-keys&gt;&lt;ref-type name="Journal Article"&gt;17&lt;/ref-type&gt;&lt;contributors&gt;&lt;authors&gt;&lt;author&gt;Harmon, Luke J&lt;/author&gt;&lt;author&gt;Weir, Jason T&lt;/author&gt;&lt;author&gt;Brock, Chad D&lt;/author&gt;&lt;author&gt;Glor, Richard E&lt;/author&gt;&lt;author&gt;Challenger, Wendell&lt;/author&gt;&lt;/authors&gt;&lt;/contributors&gt;&lt;titles&gt;&lt;title&gt;GEIGER: investigating evolutionary radiations&lt;/title&gt;&lt;secondary-title&gt;Bioinformatics&lt;/secondary-title&gt;&lt;/titles&gt;&lt;periodical&gt;&lt;full-title&gt;Bioinformatics&lt;/full-title&gt;&lt;/periodical&gt;&lt;pages&gt;129-131&lt;/pages&gt;&lt;volume&gt;24&lt;/volume&gt;&lt;number&gt;1&lt;/number&gt;&lt;dates&gt;&lt;year&gt;2008&lt;/year&gt;&lt;/dates&gt;&lt;isbn&gt;1460-2059&lt;/isbn&gt;&lt;urls&gt;&lt;/urls&gt;&lt;/record&gt;&lt;/Cite&gt;&lt;/EndNote&gt;</w:instrText>
      </w:r>
      <w:r w:rsidR="001C2504" w:rsidRPr="001C2504">
        <w:rPr>
          <w:rFonts w:asciiTheme="minorHAnsi" w:hAnsiTheme="minorHAnsi" w:cstheme="minorHAnsi"/>
          <w:sz w:val="22"/>
        </w:rPr>
        <w:fldChar w:fldCharType="separate"/>
      </w:r>
      <w:r w:rsidR="001C2504" w:rsidRPr="001C2504">
        <w:rPr>
          <w:rFonts w:asciiTheme="minorHAnsi" w:hAnsiTheme="minorHAnsi" w:cstheme="minorHAnsi"/>
          <w:noProof/>
          <w:sz w:val="22"/>
        </w:rPr>
        <w:t>(</w:t>
      </w:r>
      <w:r w:rsidR="001C2504" w:rsidRPr="001C2504">
        <w:rPr>
          <w:rFonts w:asciiTheme="minorHAnsi" w:hAnsiTheme="minorHAnsi" w:cstheme="minorHAnsi"/>
          <w:smallCaps/>
          <w:noProof/>
          <w:sz w:val="22"/>
        </w:rPr>
        <w:t>Harmon</w:t>
      </w:r>
      <w:r w:rsidR="001C2504" w:rsidRPr="001C2504">
        <w:rPr>
          <w:rFonts w:asciiTheme="minorHAnsi" w:hAnsiTheme="minorHAnsi" w:cstheme="minorHAnsi"/>
          <w:i/>
          <w:noProof/>
          <w:sz w:val="22"/>
        </w:rPr>
        <w:t xml:space="preserve"> et al.</w:t>
      </w:r>
      <w:r w:rsidR="001C2504" w:rsidRPr="001C2504">
        <w:rPr>
          <w:rFonts w:asciiTheme="minorHAnsi" w:hAnsiTheme="minorHAnsi" w:cstheme="minorHAnsi"/>
          <w:noProof/>
          <w:sz w:val="22"/>
        </w:rPr>
        <w:t xml:space="preserve"> 2008)</w:t>
      </w:r>
      <w:r w:rsidR="001C2504" w:rsidRPr="001C2504">
        <w:rPr>
          <w:rFonts w:asciiTheme="minorHAnsi" w:hAnsiTheme="minorHAnsi" w:cstheme="minorHAnsi"/>
          <w:sz w:val="22"/>
        </w:rPr>
        <w:fldChar w:fldCharType="end"/>
      </w:r>
      <w:r w:rsidR="001C2504" w:rsidRPr="001C2504">
        <w:rPr>
          <w:rFonts w:asciiTheme="minorHAnsi" w:hAnsiTheme="minorHAnsi" w:cstheme="minorHAnsi"/>
          <w:sz w:val="22"/>
        </w:rPr>
        <w:t>.</w:t>
      </w:r>
    </w:p>
    <w:p w14:paraId="10633250" w14:textId="77777777" w:rsidR="00DE1F25" w:rsidRDefault="00DE1F25" w:rsidP="00DE1F25">
      <w:pPr>
        <w:spacing w:after="0"/>
        <w:rPr>
          <w:rFonts w:cstheme="minorHAnsi"/>
          <w:i/>
          <w:iCs/>
          <w:sz w:val="22"/>
          <w:szCs w:val="22"/>
        </w:rPr>
      </w:pPr>
    </w:p>
    <w:p w14:paraId="54167459" w14:textId="7D7406FF" w:rsidR="001C3E57" w:rsidRPr="00AE0786" w:rsidRDefault="00A243F8" w:rsidP="00DE1F25">
      <w:pPr>
        <w:spacing w:after="0"/>
        <w:rPr>
          <w:rFonts w:cstheme="minorHAnsi"/>
          <w:sz w:val="22"/>
          <w:szCs w:val="22"/>
        </w:rPr>
      </w:pPr>
      <w:r w:rsidRPr="00AE0786">
        <w:rPr>
          <w:rFonts w:cstheme="minorHAnsi"/>
          <w:i/>
          <w:iCs/>
          <w:sz w:val="22"/>
          <w:szCs w:val="22"/>
        </w:rPr>
        <w:t>Comparative analyses</w:t>
      </w:r>
      <w:r w:rsidR="00652826" w:rsidRPr="00AE0786">
        <w:rPr>
          <w:rFonts w:cstheme="minorHAnsi"/>
          <w:i/>
          <w:iCs/>
          <w:sz w:val="22"/>
          <w:szCs w:val="22"/>
        </w:rPr>
        <w:t>:</w:t>
      </w:r>
      <w:r w:rsidR="00652826" w:rsidRPr="00AE0786">
        <w:rPr>
          <w:rFonts w:cstheme="minorHAnsi"/>
          <w:sz w:val="22"/>
          <w:szCs w:val="22"/>
        </w:rPr>
        <w:t xml:space="preserve"> </w:t>
      </w:r>
      <w:r w:rsidR="00045392" w:rsidRPr="00AE0786">
        <w:rPr>
          <w:rFonts w:cstheme="minorHAnsi"/>
          <w:sz w:val="22"/>
          <w:szCs w:val="22"/>
        </w:rPr>
        <w:t xml:space="preserve">We </w:t>
      </w:r>
      <w:r w:rsidRPr="00AE0786">
        <w:rPr>
          <w:rFonts w:cstheme="minorHAnsi"/>
          <w:sz w:val="22"/>
          <w:szCs w:val="22"/>
        </w:rPr>
        <w:t>fit a model of chromosome evolution on each tree from the posterior distribution. This model can accommodate up to eight rates: rate of chromosome number increase (fissions γ), rate of chromosome number decrease (fusions δ),</w:t>
      </w:r>
      <w:r w:rsidR="001C3E57" w:rsidRPr="00AE0786">
        <w:rPr>
          <w:rFonts w:cstheme="minorHAnsi"/>
          <w:sz w:val="22"/>
          <w:szCs w:val="22"/>
        </w:rPr>
        <w:t xml:space="preserve"> rate of whole genome duplication (polyploidy </w:t>
      </w:r>
      <w:r w:rsidR="001C3E57" w:rsidRPr="00AE0786">
        <w:rPr>
          <w:rFonts w:eastAsia="Times New Roman" w:cstheme="minorHAnsi"/>
          <w:color w:val="222222"/>
          <w:sz w:val="22"/>
          <w:szCs w:val="22"/>
          <w:shd w:val="clear" w:color="auto" w:fill="FFFFFF"/>
        </w:rPr>
        <w:t>ρ)</w:t>
      </w:r>
      <w:ins w:id="50" w:author="Microsoft Office User" w:date="2020-06-01T23:53:00Z">
        <w:r w:rsidR="002E0BC5">
          <w:rPr>
            <w:rFonts w:eastAsia="Times New Roman" w:cstheme="minorHAnsi"/>
            <w:color w:val="222222"/>
            <w:sz w:val="22"/>
            <w:szCs w:val="22"/>
            <w:shd w:val="clear" w:color="auto" w:fill="FFFFFF"/>
          </w:rPr>
          <w:t>.</w:t>
        </w:r>
      </w:ins>
      <w:del w:id="51" w:author="Microsoft Office User" w:date="2020-06-01T23:53:00Z">
        <w:r w:rsidR="00652826" w:rsidRPr="00AE0786" w:rsidDel="002E0BC5">
          <w:rPr>
            <w:rFonts w:eastAsia="Times New Roman" w:cstheme="minorHAnsi"/>
            <w:color w:val="222222"/>
            <w:sz w:val="22"/>
            <w:szCs w:val="22"/>
            <w:shd w:val="clear" w:color="auto" w:fill="FFFFFF"/>
          </w:rPr>
          <w:delText>,</w:delText>
        </w:r>
      </w:del>
      <w:r w:rsidRPr="00AE0786">
        <w:rPr>
          <w:rFonts w:cstheme="minorHAnsi"/>
          <w:sz w:val="22"/>
          <w:szCs w:val="22"/>
        </w:rPr>
        <w:t xml:space="preserve"> </w:t>
      </w:r>
      <w:ins w:id="52" w:author="Microsoft Office User" w:date="2020-06-01T23:53:00Z">
        <w:r w:rsidR="002E0BC5">
          <w:rPr>
            <w:rFonts w:cstheme="minorHAnsi"/>
            <w:sz w:val="22"/>
            <w:szCs w:val="22"/>
          </w:rPr>
          <w:t>E</w:t>
        </w:r>
      </w:ins>
      <w:del w:id="53" w:author="Microsoft Office User" w:date="2020-06-01T23:53:00Z">
        <w:r w:rsidR="001C3E57" w:rsidRPr="00AE0786" w:rsidDel="002E0BC5">
          <w:rPr>
            <w:rFonts w:cstheme="minorHAnsi"/>
            <w:sz w:val="22"/>
            <w:szCs w:val="22"/>
          </w:rPr>
          <w:delText>e</w:delText>
        </w:r>
      </w:del>
      <w:r w:rsidR="001C3E57" w:rsidRPr="00AE0786">
        <w:rPr>
          <w:rFonts w:cstheme="minorHAnsi"/>
          <w:sz w:val="22"/>
          <w:szCs w:val="22"/>
        </w:rPr>
        <w:t>ach of these is estimated separately for clades with holocentric and monocentric chrom</w:t>
      </w:r>
      <w:r w:rsidR="00652826" w:rsidRPr="00AE0786">
        <w:rPr>
          <w:rFonts w:cstheme="minorHAnsi"/>
          <w:sz w:val="22"/>
          <w:szCs w:val="22"/>
        </w:rPr>
        <w:t>o</w:t>
      </w:r>
      <w:r w:rsidR="001C3E57" w:rsidRPr="00AE0786">
        <w:rPr>
          <w:rFonts w:cstheme="minorHAnsi"/>
          <w:sz w:val="22"/>
          <w:szCs w:val="22"/>
        </w:rPr>
        <w:t xml:space="preserve">somes leading to six chromosomal rate parameters. The final two parameters describe the transition to and from monocentric and holocentric </w:t>
      </w:r>
      <w:r w:rsidRPr="00AE0786">
        <w:rPr>
          <w:rFonts w:cstheme="minorHAnsi"/>
          <w:sz w:val="22"/>
          <w:szCs w:val="22"/>
        </w:rPr>
        <w:t>(</w:t>
      </w:r>
      <w:proofErr w:type="spellStart"/>
      <w:r w:rsidR="001C3E57" w:rsidRPr="00AE0786">
        <w:rPr>
          <w:rFonts w:cstheme="minorHAnsi"/>
          <w:sz w:val="22"/>
          <w:szCs w:val="22"/>
        </w:rPr>
        <w:t>q</w:t>
      </w:r>
      <w:r w:rsidR="001C3E57" w:rsidRPr="00AE0786">
        <w:rPr>
          <w:rFonts w:cstheme="minorHAnsi"/>
          <w:sz w:val="22"/>
          <w:szCs w:val="22"/>
          <w:vertAlign w:val="subscript"/>
        </w:rPr>
        <w:t>MH</w:t>
      </w:r>
      <w:proofErr w:type="spellEnd"/>
      <w:r w:rsidRPr="00AE0786">
        <w:rPr>
          <w:rFonts w:cstheme="minorHAnsi"/>
          <w:sz w:val="22"/>
          <w:szCs w:val="22"/>
        </w:rPr>
        <w:t xml:space="preserve"> and </w:t>
      </w:r>
      <w:proofErr w:type="spellStart"/>
      <w:r w:rsidR="001C3E57" w:rsidRPr="00AE0786">
        <w:rPr>
          <w:rFonts w:cstheme="minorHAnsi"/>
          <w:sz w:val="22"/>
          <w:szCs w:val="22"/>
        </w:rPr>
        <w:t>q</w:t>
      </w:r>
      <w:r w:rsidR="001C3E57" w:rsidRPr="00AE0786">
        <w:rPr>
          <w:rFonts w:cstheme="minorHAnsi"/>
          <w:sz w:val="22"/>
          <w:szCs w:val="22"/>
          <w:vertAlign w:val="subscript"/>
        </w:rPr>
        <w:t>HM</w:t>
      </w:r>
      <w:proofErr w:type="spellEnd"/>
      <w:r w:rsidRPr="00AE0786">
        <w:rPr>
          <w:rFonts w:cstheme="minorHAnsi"/>
          <w:sz w:val="22"/>
          <w:szCs w:val="22"/>
        </w:rPr>
        <w:t xml:space="preserve">). </w:t>
      </w:r>
      <w:r w:rsidR="001C3E57" w:rsidRPr="00AE0786">
        <w:rPr>
          <w:rFonts w:cstheme="minorHAnsi"/>
          <w:sz w:val="22"/>
          <w:szCs w:val="22"/>
        </w:rPr>
        <w:t xml:space="preserve">This model was specified using the R </w:t>
      </w:r>
      <w:r w:rsidR="001C3E57" w:rsidRPr="00AE0786">
        <w:rPr>
          <w:rFonts w:cstheme="minorHAnsi"/>
          <w:sz w:val="22"/>
          <w:szCs w:val="22"/>
        </w:rPr>
        <w:lastRenderedPageBreak/>
        <w:t xml:space="preserve">package </w:t>
      </w:r>
      <w:proofErr w:type="spellStart"/>
      <w:r w:rsidR="001C3E57" w:rsidRPr="00AE0786">
        <w:rPr>
          <w:rFonts w:cstheme="minorHAnsi"/>
          <w:sz w:val="22"/>
          <w:szCs w:val="22"/>
        </w:rPr>
        <w:t>chromePlus</w:t>
      </w:r>
      <w:proofErr w:type="spellEnd"/>
      <w:r w:rsidR="001C3E57" w:rsidRPr="00AE0786">
        <w:rPr>
          <w:rFonts w:cstheme="minorHAnsi"/>
          <w:sz w:val="22"/>
          <w:szCs w:val="22"/>
        </w:rPr>
        <w:t xml:space="preserve"> </w:t>
      </w:r>
      <w:r w:rsidR="001C3E57" w:rsidRPr="00AE0786">
        <w:rPr>
          <w:rFonts w:cstheme="minorHAnsi"/>
          <w:sz w:val="22"/>
          <w:szCs w:val="22"/>
        </w:rPr>
        <w:fldChar w:fldCharType="begin"/>
      </w:r>
      <w:r w:rsidR="00053A54">
        <w:rPr>
          <w:rFonts w:cstheme="minorHAnsi"/>
          <w:sz w:val="22"/>
          <w:szCs w:val="22"/>
        </w:rPr>
        <w:instrText xml:space="preserve"> ADDIN EN.CITE &lt;EndNote&gt;&lt;Cite&gt;&lt;Author&gt;Blackmon&lt;/Author&gt;&lt;Year&gt;2019&lt;/Year&gt;&lt;RecNum&gt;360&lt;/RecNum&gt;&lt;DisplayText&gt;(&lt;style face="smallcaps"&gt;Blackmon&lt;/style&gt;&lt;style face="italic"&gt; et al.&lt;/style&gt; 2019)&lt;/DisplayText&gt;&lt;record&gt;&lt;rec-number&gt;360&lt;/rec-number&gt;&lt;foreign-keys&gt;&lt;key app="EN" db-id="psx5aavda22efleatx5vaweatapzwapastxd" timestamp="1586192057" guid="16a4abe2-9266-4283-ad58-7037e0753ec5"&gt;360&lt;/key&gt;&lt;/foreign-keys&gt;&lt;ref-type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abbr-1&gt;Evolution&lt;/abbr-1&gt;&lt;/periodical&gt;&lt;pages&gt;511-523&lt;/pages&gt;&lt;volume&gt;73&lt;/volume&gt;&lt;number&gt;3&lt;/number&gt;&lt;dates&gt;&lt;year&gt;2019&lt;/year&gt;&lt;/dates&gt;&lt;isbn&gt;0014-3820&lt;/isbn&gt;&lt;urls&gt;&lt;/urls&gt;&lt;/record&gt;&lt;/Cite&gt;&lt;/EndNote&gt;</w:instrText>
      </w:r>
      <w:r w:rsidR="001C3E57" w:rsidRPr="00AE0786">
        <w:rPr>
          <w:rFonts w:cstheme="minorHAnsi"/>
          <w:sz w:val="22"/>
          <w:szCs w:val="22"/>
        </w:rPr>
        <w:fldChar w:fldCharType="separate"/>
      </w:r>
      <w:r w:rsidR="00D7569D" w:rsidRPr="00AE0786">
        <w:rPr>
          <w:rFonts w:cstheme="minorHAnsi"/>
          <w:noProof/>
          <w:sz w:val="22"/>
          <w:szCs w:val="22"/>
        </w:rPr>
        <w:t>(</w:t>
      </w:r>
      <w:r w:rsidR="00D7569D" w:rsidRPr="00AE0786">
        <w:rPr>
          <w:rFonts w:cstheme="minorHAnsi"/>
          <w:smallCaps/>
          <w:noProof/>
          <w:sz w:val="22"/>
          <w:szCs w:val="22"/>
        </w:rPr>
        <w:t>Blackmon</w:t>
      </w:r>
      <w:r w:rsidR="00D7569D" w:rsidRPr="00AE0786">
        <w:rPr>
          <w:rFonts w:cstheme="minorHAnsi"/>
          <w:i/>
          <w:noProof/>
          <w:sz w:val="22"/>
          <w:szCs w:val="22"/>
        </w:rPr>
        <w:t xml:space="preserve"> et al.</w:t>
      </w:r>
      <w:r w:rsidR="00D7569D" w:rsidRPr="00AE0786">
        <w:rPr>
          <w:rFonts w:cstheme="minorHAnsi"/>
          <w:noProof/>
          <w:sz w:val="22"/>
          <w:szCs w:val="22"/>
        </w:rPr>
        <w:t xml:space="preserve"> 2019)</w:t>
      </w:r>
      <w:r w:rsidR="001C3E57" w:rsidRPr="00AE0786">
        <w:rPr>
          <w:rFonts w:cstheme="minorHAnsi"/>
          <w:sz w:val="22"/>
          <w:szCs w:val="22"/>
        </w:rPr>
        <w:fldChar w:fldCharType="end"/>
      </w:r>
      <w:r w:rsidR="001C3E57" w:rsidRPr="00AE0786">
        <w:rPr>
          <w:rFonts w:cstheme="minorHAnsi"/>
          <w:sz w:val="22"/>
          <w:szCs w:val="22"/>
        </w:rPr>
        <w:t xml:space="preserve"> and was fit using </w:t>
      </w:r>
      <w:r w:rsidR="00652826" w:rsidRPr="00AE0786">
        <w:rPr>
          <w:rFonts w:cstheme="minorHAnsi"/>
          <w:sz w:val="22"/>
          <w:szCs w:val="22"/>
        </w:rPr>
        <w:t xml:space="preserve">a </w:t>
      </w:r>
      <w:r w:rsidR="001C3E57" w:rsidRPr="00AE0786">
        <w:rPr>
          <w:rFonts w:cstheme="minorHAnsi"/>
          <w:sz w:val="22"/>
          <w:szCs w:val="22"/>
        </w:rPr>
        <w:t xml:space="preserve">Bayesian approach in the R package </w:t>
      </w:r>
      <w:proofErr w:type="spellStart"/>
      <w:r w:rsidR="001C3E57" w:rsidRPr="00AE0786">
        <w:rPr>
          <w:rFonts w:cstheme="minorHAnsi"/>
          <w:sz w:val="22"/>
          <w:szCs w:val="22"/>
        </w:rPr>
        <w:t>diversitree</w:t>
      </w:r>
      <w:proofErr w:type="spellEnd"/>
      <w:r w:rsidR="00671853" w:rsidRPr="00AE0786">
        <w:rPr>
          <w:rFonts w:cstheme="minorHAnsi"/>
          <w:sz w:val="22"/>
          <w:szCs w:val="22"/>
        </w:rPr>
        <w:t xml:space="preserve"> </w:t>
      </w:r>
      <w:r w:rsidR="00671853" w:rsidRPr="00AE0786">
        <w:rPr>
          <w:rFonts w:cstheme="minorHAnsi"/>
          <w:sz w:val="22"/>
          <w:szCs w:val="22"/>
        </w:rPr>
        <w:fldChar w:fldCharType="begin"/>
      </w:r>
      <w:r w:rsidR="00F347FE" w:rsidRPr="00AE0786">
        <w:rPr>
          <w:rFonts w:cstheme="minorHAnsi"/>
          <w:sz w:val="22"/>
          <w:szCs w:val="22"/>
        </w:rPr>
        <w:instrText xml:space="preserve"> ADDIN EN.CITE &lt;EndNote&gt;&lt;Cite&gt;&lt;Author&gt;FitzJohn&lt;/Author&gt;&lt;Year&gt;2012&lt;/Year&gt;&lt;RecNum&gt;425&lt;/RecNum&gt;&lt;DisplayText&gt;(&lt;style face="smallcaps"&gt;FitzJohn&lt;/style&gt; 2012)&lt;/DisplayText&gt;&lt;record&gt;&lt;rec-number&gt;425&lt;/rec-number&gt;&lt;foreign-keys&gt;&lt;key app="EN" db-id="psx5aavda22efleatx5vaweatapzwapastxd" timestamp="1587960829" guid="4cc37067-d83c-42fa-acb6-36cc2c1deb95"&gt;425&lt;/key&gt;&lt;/foreign-keys&gt;&lt;ref-type name="Journal Article"&gt;17&lt;/ref-type&gt;&lt;contributors&gt;&lt;authors&gt;&lt;author&gt;FitzJohn, Richard G&lt;/author&gt;&lt;/authors&gt;&lt;/contributors&gt;&lt;titles&gt;&lt;title&gt;Diversitree: comparative phylogenetic analyses of diversification in R&lt;/title&gt;&lt;secondary-title&gt;Methods in Ecology and Evolution&lt;/secondary-title&gt;&lt;/titles&gt;&lt;periodical&gt;&lt;full-title&gt;Methods in ecology and evolution&lt;/full-title&gt;&lt;/periodical&gt;&lt;pages&gt;1084-1092&lt;/pages&gt;&lt;volume&gt;3&lt;/volume&gt;&lt;number&gt;6&lt;/number&gt;&lt;dates&gt;&lt;year&gt;2012&lt;/year&gt;&lt;/dates&gt;&lt;isbn&gt;2041-210X&lt;/isbn&gt;&lt;urls&gt;&lt;/urls&gt;&lt;/record&gt;&lt;/Cite&gt;&lt;/EndNote&gt;</w:instrText>
      </w:r>
      <w:r w:rsidR="00671853" w:rsidRPr="00AE0786">
        <w:rPr>
          <w:rFonts w:cstheme="minorHAnsi"/>
          <w:sz w:val="22"/>
          <w:szCs w:val="22"/>
        </w:rPr>
        <w:fldChar w:fldCharType="separate"/>
      </w:r>
      <w:r w:rsidR="00671853" w:rsidRPr="00AE0786">
        <w:rPr>
          <w:rFonts w:cstheme="minorHAnsi"/>
          <w:noProof/>
          <w:sz w:val="22"/>
          <w:szCs w:val="22"/>
        </w:rPr>
        <w:t>(</w:t>
      </w:r>
      <w:r w:rsidR="00671853" w:rsidRPr="00AE0786">
        <w:rPr>
          <w:rFonts w:cstheme="minorHAnsi"/>
          <w:smallCaps/>
          <w:noProof/>
          <w:sz w:val="22"/>
          <w:szCs w:val="22"/>
        </w:rPr>
        <w:t>FitzJohn</w:t>
      </w:r>
      <w:r w:rsidR="00671853" w:rsidRPr="00AE0786">
        <w:rPr>
          <w:rFonts w:cstheme="minorHAnsi"/>
          <w:noProof/>
          <w:sz w:val="22"/>
          <w:szCs w:val="22"/>
        </w:rPr>
        <w:t xml:space="preserve"> 2012)</w:t>
      </w:r>
      <w:r w:rsidR="00671853" w:rsidRPr="00AE0786">
        <w:rPr>
          <w:rFonts w:cstheme="minorHAnsi"/>
          <w:sz w:val="22"/>
          <w:szCs w:val="22"/>
        </w:rPr>
        <w:fldChar w:fldCharType="end"/>
      </w:r>
      <w:r w:rsidR="00671853" w:rsidRPr="00AE0786">
        <w:rPr>
          <w:rFonts w:cstheme="minorHAnsi"/>
          <w:sz w:val="22"/>
          <w:szCs w:val="22"/>
        </w:rPr>
        <w:t>.</w:t>
      </w:r>
    </w:p>
    <w:p w14:paraId="04D7B3E1" w14:textId="77777777" w:rsidR="00DE1F25" w:rsidRDefault="00DE1F25" w:rsidP="00DE1F25">
      <w:pPr>
        <w:spacing w:after="0"/>
        <w:rPr>
          <w:rFonts w:cstheme="minorHAnsi"/>
          <w:sz w:val="22"/>
          <w:szCs w:val="22"/>
        </w:rPr>
      </w:pPr>
    </w:p>
    <w:p w14:paraId="7DFBDB4C" w14:textId="61136914" w:rsidR="000E0649" w:rsidRDefault="00B52998" w:rsidP="00DE1F25">
      <w:pPr>
        <w:spacing w:after="0"/>
        <w:rPr>
          <w:rFonts w:cstheme="minorHAnsi"/>
          <w:sz w:val="22"/>
          <w:szCs w:val="22"/>
        </w:rPr>
      </w:pPr>
      <w:r w:rsidRPr="00AE0786">
        <w:rPr>
          <w:rFonts w:cstheme="minorHAnsi"/>
          <w:sz w:val="22"/>
          <w:szCs w:val="22"/>
        </w:rPr>
        <w:t xml:space="preserve">For each of the 100 trees in a posterior distribution we randomly sampled tip states for genera with more than one record in our chromosome data set. By sampling across </w:t>
      </w:r>
      <w:del w:id="54" w:author="Microsoft Office User" w:date="2020-06-02T00:34:00Z">
        <w:r w:rsidRPr="00AE0786" w:rsidDel="002C27AF">
          <w:rPr>
            <w:rFonts w:cstheme="minorHAnsi"/>
            <w:sz w:val="22"/>
            <w:szCs w:val="22"/>
          </w:rPr>
          <w:delText>both datasets and trees</w:delText>
        </w:r>
      </w:del>
      <w:ins w:id="55" w:author="Microsoft Office User" w:date="2020-06-02T00:34:00Z">
        <w:r w:rsidR="002C27AF">
          <w:rPr>
            <w:rFonts w:cstheme="minorHAnsi"/>
            <w:sz w:val="22"/>
            <w:szCs w:val="22"/>
          </w:rPr>
          <w:t>the dataset and both trees</w:t>
        </w:r>
      </w:ins>
      <w:r w:rsidRPr="00AE0786">
        <w:rPr>
          <w:rFonts w:cstheme="minorHAnsi"/>
          <w:sz w:val="22"/>
          <w:szCs w:val="22"/>
        </w:rPr>
        <w:t xml:space="preserve"> from the posterior we are able to account for both phylogenetic and tips state uncertainty. </w:t>
      </w:r>
      <w:r w:rsidR="00FE73E4" w:rsidRPr="00AE0786">
        <w:rPr>
          <w:rFonts w:cstheme="minorHAnsi"/>
          <w:sz w:val="22"/>
          <w:szCs w:val="22"/>
        </w:rPr>
        <w:t xml:space="preserve">For purposes of model fitting trees were rescaled to unit length; however, all rates reported in the paper have been back transformed to be in units of millions of years. </w:t>
      </w:r>
      <w:r w:rsidRPr="00AE0786">
        <w:rPr>
          <w:rFonts w:cstheme="minorHAnsi"/>
          <w:sz w:val="22"/>
          <w:szCs w:val="22"/>
        </w:rPr>
        <w:t xml:space="preserve">The </w:t>
      </w:r>
      <w:ins w:id="56" w:author="Microsoft Office User" w:date="2020-06-01T23:53:00Z">
        <w:r w:rsidR="002E0BC5">
          <w:rPr>
            <w:rFonts w:cstheme="minorHAnsi"/>
            <w:sz w:val="22"/>
            <w:szCs w:val="22"/>
          </w:rPr>
          <w:t>Markov chain Monte Carlo (</w:t>
        </w:r>
      </w:ins>
      <w:r w:rsidRPr="00AE0786">
        <w:rPr>
          <w:rFonts w:cstheme="minorHAnsi"/>
          <w:sz w:val="22"/>
          <w:szCs w:val="22"/>
        </w:rPr>
        <w:t>MCMC</w:t>
      </w:r>
      <w:ins w:id="57" w:author="Microsoft Office User" w:date="2020-06-01T23:53:00Z">
        <w:r w:rsidR="002E0BC5">
          <w:rPr>
            <w:rFonts w:cstheme="minorHAnsi"/>
            <w:sz w:val="22"/>
            <w:szCs w:val="22"/>
          </w:rPr>
          <w:t>)</w:t>
        </w:r>
      </w:ins>
      <w:r w:rsidRPr="00AE0786">
        <w:rPr>
          <w:rFonts w:cstheme="minorHAnsi"/>
          <w:sz w:val="22"/>
          <w:szCs w:val="22"/>
        </w:rPr>
        <w:t xml:space="preserve"> was initialized with parameter values drawn from a uniform distribution from 0 to 1. Preliminary analys</w:t>
      </w:r>
      <w:r w:rsidR="00FE73E4" w:rsidRPr="00AE0786">
        <w:rPr>
          <w:rFonts w:cstheme="minorHAnsi"/>
          <w:sz w:val="22"/>
          <w:szCs w:val="22"/>
        </w:rPr>
        <w:t>e</w:t>
      </w:r>
      <w:r w:rsidRPr="00AE0786">
        <w:rPr>
          <w:rFonts w:cstheme="minorHAnsi"/>
          <w:sz w:val="22"/>
          <w:szCs w:val="22"/>
        </w:rPr>
        <w:t>s were conducted with a uniform prior</w:t>
      </w:r>
      <w:r w:rsidR="00FE73E4" w:rsidRPr="00AE0786">
        <w:rPr>
          <w:rFonts w:cstheme="minorHAnsi"/>
          <w:sz w:val="22"/>
          <w:szCs w:val="22"/>
        </w:rPr>
        <w:t xml:space="preserve"> and while m</w:t>
      </w:r>
      <w:r w:rsidRPr="00AE0786">
        <w:rPr>
          <w:rFonts w:cstheme="minorHAnsi"/>
          <w:sz w:val="22"/>
          <w:szCs w:val="22"/>
        </w:rPr>
        <w:t xml:space="preserve">ost MCMC chains reached convergence quickly, a small fraction of runs would begin to sample very high rates that are biologically unrealistic. </w:t>
      </w:r>
      <w:r w:rsidR="00FE73E4" w:rsidRPr="00AE0786">
        <w:rPr>
          <w:rFonts w:cstheme="minorHAnsi"/>
          <w:sz w:val="22"/>
          <w:szCs w:val="22"/>
        </w:rPr>
        <w:t xml:space="preserve">Given sufficient time we might expect these runs to eventually converge on the posterior distribution but this length of time can be large due to the relative flatness of the likelihood surface when rates are unrealistically high. </w:t>
      </w:r>
      <w:r w:rsidRPr="00AE0786">
        <w:rPr>
          <w:rFonts w:cstheme="minorHAnsi"/>
          <w:sz w:val="22"/>
          <w:szCs w:val="22"/>
        </w:rPr>
        <w:t xml:space="preserve">To fix this problem, we added an exponential prior with a shape parameter of 0.5. This is a relatively uninformative prior but does favor lower rates avoiding the problem described above. </w:t>
      </w:r>
      <w:r w:rsidR="00FE73E4" w:rsidRPr="00AE0786">
        <w:rPr>
          <w:rFonts w:cstheme="minorHAnsi"/>
          <w:sz w:val="22"/>
          <w:szCs w:val="22"/>
        </w:rPr>
        <w:t xml:space="preserve">With application of this prior we found that the vast majority of MCMC chains reach convergence in less than 10 generations. </w:t>
      </w:r>
      <w:commentRangeStart w:id="58"/>
      <w:r w:rsidRPr="00AE0786">
        <w:rPr>
          <w:rFonts w:cstheme="minorHAnsi"/>
          <w:sz w:val="22"/>
          <w:szCs w:val="22"/>
        </w:rPr>
        <w:t xml:space="preserve">We repeated the MCMC with all 100 trees at 50 generations each. We removed the first twenty-five samples as our </w:t>
      </w:r>
      <w:proofErr w:type="spellStart"/>
      <w:r w:rsidRPr="00AE0786">
        <w:rPr>
          <w:rFonts w:cstheme="minorHAnsi"/>
          <w:sz w:val="22"/>
          <w:szCs w:val="22"/>
        </w:rPr>
        <w:t>burnin</w:t>
      </w:r>
      <w:proofErr w:type="spellEnd"/>
      <w:r w:rsidRPr="00AE0786">
        <w:rPr>
          <w:rFonts w:cstheme="minorHAnsi"/>
          <w:sz w:val="22"/>
          <w:szCs w:val="22"/>
        </w:rPr>
        <w:t xml:space="preserve"> for each run</w:t>
      </w:r>
      <w:r w:rsidR="00FE73E4" w:rsidRPr="00AE0786">
        <w:rPr>
          <w:rFonts w:cstheme="minorHAnsi"/>
          <w:sz w:val="22"/>
          <w:szCs w:val="22"/>
        </w:rPr>
        <w:t xml:space="preserve"> and combined the </w:t>
      </w:r>
      <w:proofErr w:type="spellStart"/>
      <w:r w:rsidR="00FE73E4" w:rsidRPr="00AE0786">
        <w:rPr>
          <w:rFonts w:cstheme="minorHAnsi"/>
          <w:sz w:val="22"/>
          <w:szCs w:val="22"/>
        </w:rPr>
        <w:t>postburnin</w:t>
      </w:r>
      <w:proofErr w:type="spellEnd"/>
      <w:r w:rsidR="00FE73E4" w:rsidRPr="00AE0786">
        <w:rPr>
          <w:rFonts w:cstheme="minorHAnsi"/>
          <w:sz w:val="22"/>
          <w:szCs w:val="22"/>
        </w:rPr>
        <w:t xml:space="preserve"> portion of the MCMC from each of the 100 trees</w:t>
      </w:r>
      <w:r w:rsidRPr="00AE0786">
        <w:rPr>
          <w:rFonts w:cstheme="minorHAnsi"/>
          <w:sz w:val="22"/>
          <w:szCs w:val="22"/>
        </w:rPr>
        <w:t>.</w:t>
      </w:r>
      <w:r w:rsidR="00FE73E4" w:rsidRPr="00AE0786">
        <w:rPr>
          <w:rFonts w:cstheme="minorHAnsi"/>
          <w:sz w:val="22"/>
          <w:szCs w:val="22"/>
        </w:rPr>
        <w:t xml:space="preserve"> </w:t>
      </w:r>
      <w:commentRangeEnd w:id="58"/>
      <w:r w:rsidR="002C27AF">
        <w:rPr>
          <w:rStyle w:val="CommentReference"/>
        </w:rPr>
        <w:commentReference w:id="58"/>
      </w:r>
      <w:r w:rsidR="000E0649" w:rsidRPr="00AE0786">
        <w:rPr>
          <w:rFonts w:cstheme="minorHAnsi"/>
          <w:sz w:val="22"/>
          <w:szCs w:val="22"/>
        </w:rPr>
        <w:t xml:space="preserve">Because our central question is whether holocentric clades have higher rates than monocentric clades, we report our results in terms of a mean rate difference statistic,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0E0649" w:rsidRPr="00AE0786">
        <w:rPr>
          <w:rFonts w:eastAsiaTheme="minorEastAsia" w:cstheme="minorHAnsi"/>
          <w:sz w:val="22"/>
          <w:szCs w:val="22"/>
        </w:rPr>
        <w:t xml:space="preserve"> where the subscript x indicates the rate parameter</w:t>
      </w:r>
      <w:r w:rsidR="000E0649" w:rsidRPr="00AE0786">
        <w:rPr>
          <w:rFonts w:cstheme="minorHAnsi"/>
          <w:sz w:val="22"/>
          <w:szCs w:val="22"/>
        </w:rPr>
        <w:t>. For example, for the rate fissions (γ), for each post-</w:t>
      </w:r>
      <w:proofErr w:type="spellStart"/>
      <w:r w:rsidR="000E0649" w:rsidRPr="00AE0786">
        <w:rPr>
          <w:rFonts w:cstheme="minorHAnsi"/>
          <w:sz w:val="22"/>
          <w:szCs w:val="22"/>
        </w:rPr>
        <w:t>burnin</w:t>
      </w:r>
      <w:proofErr w:type="spellEnd"/>
      <w:r w:rsidR="000E0649" w:rsidRPr="00AE0786">
        <w:rPr>
          <w:rFonts w:cstheme="minorHAnsi"/>
          <w:sz w:val="22"/>
          <w:szCs w:val="22"/>
        </w:rPr>
        <w:t xml:space="preserve"> sample we calculated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oMath>
      <w:r w:rsidR="000E0649" w:rsidRPr="00AE0786">
        <w:rPr>
          <w:rFonts w:cstheme="minorHAnsi"/>
          <w:sz w:val="22"/>
          <w:szCs w:val="22"/>
        </w:rPr>
        <w:t xml:space="preserve"> </w:t>
      </w:r>
      <w:r w:rsidR="00AE0786" w:rsidRPr="00AE0786">
        <w:rPr>
          <w:rFonts w:cstheme="minorHAnsi"/>
          <w:sz w:val="22"/>
          <w:szCs w:val="22"/>
        </w:rPr>
        <w:t>a</w:t>
      </w:r>
      <w:r w:rsidR="000E0649" w:rsidRPr="00AE0786">
        <w:rPr>
          <w:rFonts w:cstheme="minorHAnsi"/>
          <w:sz w:val="22"/>
          <w:szCs w:val="22"/>
        </w:rPr>
        <w:t>s</w:t>
      </w:r>
    </w:p>
    <w:p w14:paraId="36B735CF" w14:textId="77777777" w:rsidR="00531EBF" w:rsidRPr="00AE0786" w:rsidRDefault="00531EBF" w:rsidP="00DE1F25">
      <w:pPr>
        <w:spacing w:after="0"/>
        <w:rPr>
          <w:rFonts w:cstheme="minorHAnsi"/>
          <w:sz w:val="22"/>
          <w:szCs w:val="22"/>
        </w:rPr>
      </w:pPr>
    </w:p>
    <w:p w14:paraId="40C1ECD1" w14:textId="5AE78A1F" w:rsidR="000E0649" w:rsidRPr="00DE1F25" w:rsidRDefault="000E0649" w:rsidP="00DE1F25">
      <w:pPr>
        <w:spacing w:after="0"/>
        <w:rPr>
          <w:rFonts w:eastAsiaTheme="minorEastAsia" w:cstheme="minorHAnsi"/>
          <w:sz w:val="22"/>
          <w:szCs w:val="22"/>
        </w:rPr>
      </w:pPr>
      <m:oMathPara>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holo</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mono</m:t>
              </m:r>
            </m:sub>
          </m:sSub>
        </m:oMath>
      </m:oMathPara>
    </w:p>
    <w:p w14:paraId="7FAAB614" w14:textId="77777777" w:rsidR="00DE1F25" w:rsidRPr="00AE0786" w:rsidRDefault="00DE1F25" w:rsidP="00DE1F25">
      <w:pPr>
        <w:spacing w:after="0"/>
        <w:rPr>
          <w:rFonts w:cstheme="minorHAnsi"/>
          <w:sz w:val="22"/>
          <w:szCs w:val="22"/>
        </w:rPr>
      </w:pPr>
    </w:p>
    <w:p w14:paraId="52704AB9" w14:textId="53180FE8" w:rsidR="00AE0786" w:rsidRDefault="000E0649" w:rsidP="00DE1F25">
      <w:pPr>
        <w:spacing w:after="0"/>
        <w:rPr>
          <w:rFonts w:cstheme="minorHAnsi"/>
          <w:sz w:val="22"/>
          <w:szCs w:val="22"/>
        </w:rPr>
      </w:pPr>
      <w:r w:rsidRPr="00AE0786">
        <w:rPr>
          <w:rFonts w:cstheme="minorHAnsi"/>
          <w:sz w:val="22"/>
          <w:szCs w:val="22"/>
        </w:rPr>
        <w:t xml:space="preserve">In addition to estimating the magnitude of this statistic, we also reduced it to a simple test of the motivating hypothesis by comparing the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 xml:space="preserve"> (</w:t>
      </w:r>
      <w:r w:rsidR="00AE0786" w:rsidRPr="00AE0786">
        <w:rPr>
          <w:rFonts w:cstheme="minorHAnsi"/>
          <w:sz w:val="22"/>
          <w:szCs w:val="22"/>
        </w:rPr>
        <w:t>i.e.</w:t>
      </w:r>
      <w:r w:rsidRPr="00AE0786">
        <w:rPr>
          <w:rFonts w:cstheme="minorHAnsi"/>
          <w:sz w:val="22"/>
          <w:szCs w:val="22"/>
        </w:rPr>
        <w:t xml:space="preserve"> the 95% highest posterior density) with zero.</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 xml:space="preserve">is positive, we interpret it as support for a higher rate of chromosome evolution </w:t>
      </w:r>
      <w:r w:rsidR="00AE0786" w:rsidRPr="00AE0786">
        <w:rPr>
          <w:rFonts w:cstheme="minorHAnsi"/>
          <w:sz w:val="22"/>
          <w:szCs w:val="22"/>
        </w:rPr>
        <w:t>in holocentric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AE0786" w:rsidRPr="00AE0786">
        <w:rPr>
          <w:rFonts w:eastAsiaTheme="minorEastAsia" w:cstheme="minorHAnsi"/>
          <w:sz w:val="22"/>
          <w:szCs w:val="22"/>
        </w:rPr>
        <w:t xml:space="preserve"> </w:t>
      </w:r>
      <w:r w:rsidRPr="00AE0786">
        <w:rPr>
          <w:rFonts w:cstheme="minorHAnsi"/>
          <w:sz w:val="22"/>
          <w:szCs w:val="22"/>
        </w:rPr>
        <w:t xml:space="preserve">is negative, we interpret it as support for a higher rate of chromosome evolution </w:t>
      </w:r>
      <w:r w:rsidR="00AE0786" w:rsidRPr="00AE0786">
        <w:rPr>
          <w:rFonts w:cstheme="minorHAnsi"/>
          <w:sz w:val="22"/>
          <w:szCs w:val="22"/>
        </w:rPr>
        <w:t>in monocentric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Otherwise, we conclude there is not support for </w:t>
      </w:r>
      <w:r w:rsidR="00AE0786" w:rsidRPr="00AE0786">
        <w:rPr>
          <w:rFonts w:cstheme="minorHAnsi"/>
          <w:sz w:val="22"/>
          <w:szCs w:val="22"/>
        </w:rPr>
        <w:t>a significant rate difference in monocentric and holocentric clades</w:t>
      </w:r>
      <w:r w:rsidRPr="00AE0786">
        <w:rPr>
          <w:rFonts w:cstheme="minorHAnsi"/>
          <w:sz w:val="22"/>
          <w:szCs w:val="22"/>
        </w:rPr>
        <w:t>.</w:t>
      </w:r>
      <w:r w:rsidR="00AE0786" w:rsidRPr="00AE0786">
        <w:rPr>
          <w:rFonts w:cstheme="minorHAnsi"/>
          <w:sz w:val="22"/>
          <w:szCs w:val="22"/>
        </w:rPr>
        <w:t xml:space="preserve"> This approach also allows us to compare across all trees in the posterior distribution even if some trees exhibit on average higher or lower rates.</w:t>
      </w:r>
    </w:p>
    <w:p w14:paraId="5D270DD2" w14:textId="77777777" w:rsidR="00DE1F25" w:rsidRPr="00AE0786" w:rsidRDefault="00DE1F25" w:rsidP="00DE1F25">
      <w:pPr>
        <w:spacing w:after="0"/>
        <w:rPr>
          <w:rFonts w:cstheme="minorHAnsi"/>
          <w:sz w:val="22"/>
          <w:szCs w:val="22"/>
        </w:rPr>
      </w:pPr>
    </w:p>
    <w:p w14:paraId="52229613" w14:textId="4174EED5" w:rsidR="00D97F3B" w:rsidRPr="00AE0786" w:rsidRDefault="004034FA" w:rsidP="00DE1F25">
      <w:pPr>
        <w:spacing w:after="0"/>
        <w:rPr>
          <w:rFonts w:cstheme="minorHAnsi"/>
          <w:sz w:val="22"/>
          <w:szCs w:val="22"/>
        </w:rPr>
      </w:pPr>
      <w:r w:rsidRPr="00AE0786">
        <w:rPr>
          <w:rFonts w:cstheme="minorHAnsi"/>
          <w:sz w:val="22"/>
          <w:szCs w:val="22"/>
        </w:rPr>
        <w:t xml:space="preserve">We repeated similar </w:t>
      </w:r>
      <w:r w:rsidR="00DE1F25">
        <w:rPr>
          <w:rFonts w:cstheme="minorHAnsi"/>
          <w:sz w:val="22"/>
          <w:szCs w:val="22"/>
        </w:rPr>
        <w:t xml:space="preserve">MCMC </w:t>
      </w:r>
      <w:r w:rsidRPr="00AE0786">
        <w:rPr>
          <w:rFonts w:cstheme="minorHAnsi"/>
          <w:sz w:val="22"/>
          <w:szCs w:val="22"/>
        </w:rPr>
        <w:t>analys</w:t>
      </w:r>
      <w:r w:rsidR="00F81B68" w:rsidRPr="00AE0786">
        <w:rPr>
          <w:rFonts w:cstheme="minorHAnsi"/>
          <w:sz w:val="22"/>
          <w:szCs w:val="22"/>
        </w:rPr>
        <w:t>e</w:t>
      </w:r>
      <w:r w:rsidRPr="00AE0786">
        <w:rPr>
          <w:rFonts w:cstheme="minorHAnsi"/>
          <w:sz w:val="22"/>
          <w:szCs w:val="22"/>
        </w:rPr>
        <w:t>s as above for the analysis of orders, however</w:t>
      </w:r>
      <w:r w:rsidR="00F81B68" w:rsidRPr="00AE0786">
        <w:rPr>
          <w:rFonts w:cstheme="minorHAnsi"/>
          <w:sz w:val="22"/>
          <w:szCs w:val="22"/>
        </w:rPr>
        <w:t>,</w:t>
      </w:r>
      <w:r w:rsidRPr="00AE0786">
        <w:rPr>
          <w:rFonts w:cstheme="minorHAnsi"/>
          <w:sz w:val="22"/>
          <w:szCs w:val="22"/>
        </w:rPr>
        <w:t xml:space="preserve"> we ran the data</w:t>
      </w:r>
      <w:r w:rsidR="00B10B2C" w:rsidRPr="00AE0786">
        <w:rPr>
          <w:rFonts w:cstheme="minorHAnsi"/>
          <w:sz w:val="22"/>
          <w:szCs w:val="22"/>
        </w:rPr>
        <w:t xml:space="preserve"> under two different models</w:t>
      </w:r>
      <w:ins w:id="59" w:author="Microsoft Office User" w:date="2020-06-02T00:41:00Z">
        <w:r w:rsidR="003F6492">
          <w:rPr>
            <w:rFonts w:cstheme="minorHAnsi"/>
            <w:sz w:val="22"/>
            <w:szCs w:val="22"/>
          </w:rPr>
          <w:t>;</w:t>
        </w:r>
      </w:ins>
      <w:del w:id="60" w:author="Microsoft Office User" w:date="2020-06-02T00:41:00Z">
        <w:r w:rsidRPr="00AE0786" w:rsidDel="003F6492">
          <w:rPr>
            <w:rFonts w:cstheme="minorHAnsi"/>
            <w:sz w:val="22"/>
            <w:szCs w:val="22"/>
          </w:rPr>
          <w:delText>.</w:delText>
        </w:r>
      </w:del>
      <w:r w:rsidRPr="00AE0786">
        <w:rPr>
          <w:rFonts w:cstheme="minorHAnsi"/>
          <w:sz w:val="22"/>
          <w:szCs w:val="22"/>
        </w:rPr>
        <w:t xml:space="preserve"> One with polyploidy and one without polyploidy included in the model</w:t>
      </w:r>
      <w:r w:rsidR="00EA2D7F" w:rsidRPr="00AE0786">
        <w:rPr>
          <w:rFonts w:cstheme="minorHAnsi"/>
          <w:sz w:val="22"/>
          <w:szCs w:val="22"/>
        </w:rPr>
        <w:t xml:space="preserve"> and because each order is fixed for either holo- or </w:t>
      </w:r>
      <w:proofErr w:type="spellStart"/>
      <w:r w:rsidR="00EA2D7F" w:rsidRPr="00AE0786">
        <w:rPr>
          <w:rFonts w:cstheme="minorHAnsi"/>
          <w:sz w:val="22"/>
          <w:szCs w:val="22"/>
        </w:rPr>
        <w:t>monocentricity</w:t>
      </w:r>
      <w:proofErr w:type="spellEnd"/>
      <w:ins w:id="61" w:author="Microsoft Office User" w:date="2020-06-02T00:42:00Z">
        <w:r w:rsidR="003F6492">
          <w:rPr>
            <w:rFonts w:cstheme="minorHAnsi"/>
            <w:sz w:val="22"/>
            <w:szCs w:val="22"/>
          </w:rPr>
          <w:t>.</w:t>
        </w:r>
      </w:ins>
      <w:r w:rsidR="00EA2D7F" w:rsidRPr="00AE0786">
        <w:rPr>
          <w:rFonts w:cstheme="minorHAnsi"/>
          <w:sz w:val="22"/>
          <w:szCs w:val="22"/>
        </w:rPr>
        <w:t xml:space="preserve"> </w:t>
      </w:r>
      <w:ins w:id="62" w:author="Microsoft Office User" w:date="2020-06-02T00:42:00Z">
        <w:r w:rsidR="003F6492">
          <w:rPr>
            <w:rFonts w:cstheme="minorHAnsi"/>
            <w:sz w:val="22"/>
            <w:szCs w:val="22"/>
          </w:rPr>
          <w:t>W</w:t>
        </w:r>
      </w:ins>
      <w:del w:id="63" w:author="Microsoft Office User" w:date="2020-06-02T00:42:00Z">
        <w:r w:rsidR="00EA2D7F" w:rsidRPr="00AE0786" w:rsidDel="003F6492">
          <w:rPr>
            <w:rFonts w:cstheme="minorHAnsi"/>
            <w:sz w:val="22"/>
            <w:szCs w:val="22"/>
          </w:rPr>
          <w:delText>w</w:delText>
        </w:r>
      </w:del>
      <w:r w:rsidR="00EA2D7F" w:rsidRPr="00AE0786">
        <w:rPr>
          <w:rFonts w:cstheme="minorHAnsi"/>
          <w:sz w:val="22"/>
          <w:szCs w:val="22"/>
        </w:rPr>
        <w:t xml:space="preserve">e only </w:t>
      </w:r>
      <w:proofErr w:type="gramStart"/>
      <w:r w:rsidR="00EA2D7F" w:rsidRPr="00AE0786">
        <w:rPr>
          <w:rFonts w:cstheme="minorHAnsi"/>
          <w:sz w:val="22"/>
          <w:szCs w:val="22"/>
        </w:rPr>
        <w:t>estimate</w:t>
      </w:r>
      <w:proofErr w:type="gramEnd"/>
      <w:r w:rsidR="00EA2D7F" w:rsidRPr="00AE0786">
        <w:rPr>
          <w:rFonts w:cstheme="minorHAnsi"/>
          <w:sz w:val="22"/>
          <w:szCs w:val="22"/>
        </w:rPr>
        <w:t xml:space="preserve"> one set of rate parameters</w:t>
      </w:r>
      <w:r w:rsidR="00DE1F25">
        <w:rPr>
          <w:rFonts w:cstheme="minorHAnsi"/>
          <w:sz w:val="22"/>
          <w:szCs w:val="22"/>
        </w:rPr>
        <w:t xml:space="preserve"> in each </w:t>
      </w:r>
      <w:del w:id="64" w:author="Microsoft Office User" w:date="2020-06-02T00:42:00Z">
        <w:r w:rsidR="00DE1F25" w:rsidDel="003F6492">
          <w:rPr>
            <w:rFonts w:cstheme="minorHAnsi"/>
            <w:sz w:val="22"/>
            <w:szCs w:val="22"/>
          </w:rPr>
          <w:delText>clade</w:delText>
        </w:r>
        <w:r w:rsidRPr="00AE0786" w:rsidDel="003F6492">
          <w:rPr>
            <w:rFonts w:cstheme="minorHAnsi"/>
            <w:sz w:val="22"/>
            <w:szCs w:val="22"/>
          </w:rPr>
          <w:delText>.</w:delText>
        </w:r>
        <w:r w:rsidR="00687BFB" w:rsidRPr="00AE0786" w:rsidDel="003F6492">
          <w:rPr>
            <w:rFonts w:cstheme="minorHAnsi"/>
            <w:sz w:val="22"/>
            <w:szCs w:val="22"/>
          </w:rPr>
          <w:delText xml:space="preserve"> We</w:delText>
        </w:r>
      </w:del>
      <w:ins w:id="65" w:author="Microsoft Office User" w:date="2020-06-02T00:42:00Z">
        <w:r w:rsidR="003F6492">
          <w:rPr>
            <w:rFonts w:cstheme="minorHAnsi"/>
            <w:sz w:val="22"/>
            <w:szCs w:val="22"/>
          </w:rPr>
          <w:t>clade and</w:t>
        </w:r>
      </w:ins>
      <w:r w:rsidR="00687BFB" w:rsidRPr="00AE0786">
        <w:rPr>
          <w:rFonts w:cstheme="minorHAnsi"/>
          <w:sz w:val="22"/>
          <w:szCs w:val="22"/>
        </w:rPr>
        <w:t xml:space="preserve"> only included order</w:t>
      </w:r>
      <w:r w:rsidR="00085A8D" w:rsidRPr="00AE0786">
        <w:rPr>
          <w:rFonts w:cstheme="minorHAnsi"/>
          <w:sz w:val="22"/>
          <w:szCs w:val="22"/>
        </w:rPr>
        <w:t>s</w:t>
      </w:r>
      <w:r w:rsidR="00687BFB" w:rsidRPr="00AE0786">
        <w:rPr>
          <w:rFonts w:cstheme="minorHAnsi"/>
          <w:sz w:val="22"/>
          <w:szCs w:val="22"/>
        </w:rPr>
        <w:t xml:space="preserve"> </w:t>
      </w:r>
      <w:r w:rsidR="00085A8D" w:rsidRPr="00AE0786">
        <w:rPr>
          <w:rFonts w:cstheme="minorHAnsi"/>
          <w:sz w:val="22"/>
          <w:szCs w:val="22"/>
        </w:rPr>
        <w:t>with</w:t>
      </w:r>
      <w:r w:rsidR="00687BFB" w:rsidRPr="00AE0786">
        <w:rPr>
          <w:rFonts w:cstheme="minorHAnsi"/>
          <w:sz w:val="22"/>
          <w:szCs w:val="22"/>
        </w:rPr>
        <w:t xml:space="preserve"> more than 20 </w:t>
      </w:r>
      <w:r w:rsidR="00EA2D7F" w:rsidRPr="00AE0786">
        <w:rPr>
          <w:rFonts w:cstheme="minorHAnsi"/>
          <w:sz w:val="22"/>
          <w:szCs w:val="22"/>
        </w:rPr>
        <w:t>tips in our phylogeny to insure a sufficient sample size for rate inference. This led to 10 order</w:t>
      </w:r>
      <w:del w:id="66" w:author="Microsoft Office User" w:date="2020-06-01T23:54:00Z">
        <w:r w:rsidR="00EA2D7F" w:rsidRPr="00AE0786" w:rsidDel="002E0BC5">
          <w:rPr>
            <w:rFonts w:cstheme="minorHAnsi"/>
            <w:sz w:val="22"/>
            <w:szCs w:val="22"/>
          </w:rPr>
          <w:delText>s</w:delText>
        </w:r>
      </w:del>
      <w:r w:rsidR="00EA2D7F" w:rsidRPr="00AE0786">
        <w:rPr>
          <w:rFonts w:cstheme="minorHAnsi"/>
          <w:sz w:val="22"/>
          <w:szCs w:val="22"/>
        </w:rPr>
        <w:t xml:space="preserve"> level analyses; t</w:t>
      </w:r>
      <w:r w:rsidR="00297E6F" w:rsidRPr="00AE0786">
        <w:rPr>
          <w:rFonts w:cstheme="minorHAnsi"/>
          <w:sz w:val="22"/>
          <w:szCs w:val="22"/>
        </w:rPr>
        <w:t xml:space="preserve">hree </w:t>
      </w:r>
      <w:r w:rsidR="00EA2D7F" w:rsidRPr="00AE0786">
        <w:rPr>
          <w:rFonts w:cstheme="minorHAnsi"/>
          <w:sz w:val="22"/>
          <w:szCs w:val="22"/>
        </w:rPr>
        <w:t>of the included orders (Hemiptera, Lepidoptera, and Odonata)</w:t>
      </w:r>
      <w:r w:rsidR="00297E6F" w:rsidRPr="00AE0786">
        <w:rPr>
          <w:rFonts w:cstheme="minorHAnsi"/>
          <w:sz w:val="22"/>
          <w:szCs w:val="22"/>
        </w:rPr>
        <w:t xml:space="preserve"> ha</w:t>
      </w:r>
      <w:r w:rsidR="00EA2D7F" w:rsidRPr="00AE0786">
        <w:rPr>
          <w:rFonts w:cstheme="minorHAnsi"/>
          <w:sz w:val="22"/>
          <w:szCs w:val="22"/>
        </w:rPr>
        <w:t>ve</w:t>
      </w:r>
      <w:r w:rsidR="00297E6F" w:rsidRPr="00AE0786">
        <w:rPr>
          <w:rFonts w:cstheme="minorHAnsi"/>
          <w:sz w:val="22"/>
          <w:szCs w:val="22"/>
        </w:rPr>
        <w:t xml:space="preserve"> holocentric chromosomes, and seven that ha</w:t>
      </w:r>
      <w:r w:rsidR="00EA2D7F" w:rsidRPr="00AE0786">
        <w:rPr>
          <w:rFonts w:cstheme="minorHAnsi"/>
          <w:sz w:val="22"/>
          <w:szCs w:val="22"/>
        </w:rPr>
        <w:t>ve</w:t>
      </w:r>
      <w:r w:rsidR="00297E6F" w:rsidRPr="00AE0786">
        <w:rPr>
          <w:rFonts w:cstheme="minorHAnsi"/>
          <w:sz w:val="22"/>
          <w:szCs w:val="22"/>
        </w:rPr>
        <w:t xml:space="preserve"> monocentric chromosomes.</w:t>
      </w:r>
      <w:r w:rsidR="00EA2D7F" w:rsidRPr="00AE0786">
        <w:rPr>
          <w:rFonts w:cstheme="minorHAnsi"/>
          <w:sz w:val="22"/>
          <w:szCs w:val="22"/>
        </w:rPr>
        <w:t xml:space="preserve"> To compare rates among orders we compared the </w:t>
      </w:r>
      <w:r w:rsidR="00DE1F25">
        <w:rPr>
          <w:rFonts w:cstheme="minorHAnsi"/>
          <w:sz w:val="22"/>
          <w:szCs w:val="22"/>
        </w:rPr>
        <w:t>credible interval</w:t>
      </w:r>
      <w:r w:rsidR="00EA2D7F" w:rsidRPr="00AE0786">
        <w:rPr>
          <w:rFonts w:cstheme="minorHAnsi"/>
          <w:sz w:val="22"/>
          <w:szCs w:val="22"/>
        </w:rPr>
        <w:t xml:space="preserve"> for each parameter among orders.</w:t>
      </w:r>
    </w:p>
    <w:p w14:paraId="13348B10" w14:textId="77777777" w:rsidR="00085A8D" w:rsidRPr="00AE0786" w:rsidRDefault="00085A8D" w:rsidP="00DE1F25">
      <w:pPr>
        <w:pStyle w:val="Default"/>
        <w:widowControl w:val="0"/>
        <w:rPr>
          <w:rFonts w:asciiTheme="minorHAnsi" w:hAnsiTheme="minorHAnsi" w:cstheme="minorHAnsi"/>
          <w:b/>
          <w:bCs/>
          <w:sz w:val="22"/>
        </w:rPr>
      </w:pPr>
    </w:p>
    <w:p w14:paraId="125B4166" w14:textId="2C3B6D55" w:rsidR="00854D0F" w:rsidRDefault="00077899" w:rsidP="00DE1F25">
      <w:pPr>
        <w:pStyle w:val="Default"/>
        <w:widowControl w:val="0"/>
        <w:rPr>
          <w:rFonts w:asciiTheme="minorHAnsi" w:hAnsiTheme="minorHAnsi" w:cstheme="minorHAnsi"/>
          <w:b/>
          <w:bCs/>
          <w:sz w:val="22"/>
        </w:rPr>
      </w:pPr>
      <w:r w:rsidRPr="00AE0786">
        <w:rPr>
          <w:rFonts w:asciiTheme="minorHAnsi" w:hAnsiTheme="minorHAnsi" w:cstheme="minorHAnsi"/>
          <w:b/>
          <w:bCs/>
          <w:sz w:val="22"/>
        </w:rPr>
        <w:t>Results</w:t>
      </w:r>
    </w:p>
    <w:p w14:paraId="68CA2B3D" w14:textId="77777777" w:rsidR="001221A6" w:rsidRPr="001221A6" w:rsidRDefault="001221A6" w:rsidP="00DE1F25">
      <w:pPr>
        <w:pStyle w:val="Default"/>
        <w:widowControl w:val="0"/>
        <w:rPr>
          <w:rFonts w:asciiTheme="minorHAnsi" w:hAnsiTheme="minorHAnsi" w:cstheme="minorHAnsi"/>
          <w:sz w:val="22"/>
        </w:rPr>
      </w:pPr>
    </w:p>
    <w:p w14:paraId="6C131BFE" w14:textId="466AFC40" w:rsidR="002D30B1" w:rsidRDefault="002D30B1" w:rsidP="00DE1F25">
      <w:pPr>
        <w:pStyle w:val="Default"/>
        <w:widowControl w:val="0"/>
        <w:rPr>
          <w:rFonts w:asciiTheme="minorHAnsi" w:hAnsiTheme="minorHAnsi" w:cstheme="minorHAnsi"/>
          <w:sz w:val="22"/>
        </w:rPr>
      </w:pPr>
      <w:r>
        <w:rPr>
          <w:rFonts w:asciiTheme="minorHAnsi" w:hAnsiTheme="minorHAnsi" w:cstheme="minorHAnsi"/>
          <w:i/>
          <w:iCs/>
          <w:sz w:val="22"/>
        </w:rPr>
        <w:t>Alternative phylogenies:</w:t>
      </w:r>
      <w:r>
        <w:rPr>
          <w:rFonts w:asciiTheme="minorHAnsi" w:hAnsiTheme="minorHAnsi" w:cstheme="minorHAnsi"/>
          <w:sz w:val="22"/>
        </w:rPr>
        <w:t xml:space="preserve"> The phylogenies used for this study were built using two different backbone trees that differ in </w:t>
      </w:r>
      <w:r w:rsidR="00141B90">
        <w:rPr>
          <w:rFonts w:asciiTheme="minorHAnsi" w:hAnsiTheme="minorHAnsi" w:cstheme="minorHAnsi"/>
          <w:sz w:val="22"/>
        </w:rPr>
        <w:t>the age of some clades</w:t>
      </w:r>
      <w:r>
        <w:rPr>
          <w:rFonts w:asciiTheme="minorHAnsi" w:hAnsiTheme="minorHAnsi" w:cstheme="minorHAnsi"/>
          <w:sz w:val="22"/>
        </w:rPr>
        <w:t xml:space="preserve">. As such the rate estimates that are inferred using the phylogenies </w:t>
      </w:r>
      <w:r w:rsidR="00141B90">
        <w:rPr>
          <w:rFonts w:asciiTheme="minorHAnsi" w:hAnsiTheme="minorHAnsi" w:cstheme="minorHAnsi"/>
          <w:sz w:val="22"/>
        </w:rPr>
        <w:t>could be</w:t>
      </w:r>
      <w:r>
        <w:rPr>
          <w:rFonts w:asciiTheme="minorHAnsi" w:hAnsiTheme="minorHAnsi" w:cstheme="minorHAnsi"/>
          <w:sz w:val="22"/>
        </w:rPr>
        <w:t xml:space="preserve"> different. To determine if this variation impacted our </w:t>
      </w:r>
      <w:r w:rsidR="00141B90">
        <w:rPr>
          <w:rFonts w:asciiTheme="minorHAnsi" w:hAnsiTheme="minorHAnsi" w:cstheme="minorHAnsi"/>
          <w:sz w:val="22"/>
        </w:rPr>
        <w:t>results,</w:t>
      </w:r>
      <w:r>
        <w:rPr>
          <w:rFonts w:asciiTheme="minorHAnsi" w:hAnsiTheme="minorHAnsi" w:cstheme="minorHAnsi"/>
          <w:sz w:val="22"/>
        </w:rPr>
        <w:t xml:space="preserve"> we fit our full eight </w:t>
      </w:r>
      <w:r>
        <w:rPr>
          <w:rFonts w:asciiTheme="minorHAnsi" w:hAnsiTheme="minorHAnsi" w:cstheme="minorHAnsi"/>
          <w:sz w:val="22"/>
        </w:rPr>
        <w:lastRenderedPageBreak/>
        <w:t xml:space="preserve">parameter model to both sets of phylogenies. As </w:t>
      </w:r>
      <w:r w:rsidR="00141B90">
        <w:rPr>
          <w:rFonts w:asciiTheme="minorHAnsi" w:hAnsiTheme="minorHAnsi" w:cstheme="minorHAnsi"/>
          <w:sz w:val="22"/>
        </w:rPr>
        <w:t>expected,</w:t>
      </w:r>
      <w:r>
        <w:rPr>
          <w:rFonts w:asciiTheme="minorHAnsi" w:hAnsiTheme="minorHAnsi" w:cstheme="minorHAnsi"/>
          <w:sz w:val="22"/>
        </w:rPr>
        <w:t xml:space="preserve"> we inferred </w:t>
      </w:r>
      <w:r w:rsidR="00141B90">
        <w:rPr>
          <w:rFonts w:asciiTheme="minorHAnsi" w:hAnsiTheme="minorHAnsi" w:cstheme="minorHAnsi"/>
          <w:sz w:val="22"/>
        </w:rPr>
        <w:t xml:space="preserve">slightly different rates depending on which posterior distribution we used. Rates were on average </w:t>
      </w:r>
      <w:r>
        <w:rPr>
          <w:rFonts w:asciiTheme="minorHAnsi" w:hAnsiTheme="minorHAnsi" w:cstheme="minorHAnsi"/>
          <w:sz w:val="22"/>
        </w:rPr>
        <w:t xml:space="preserve">lower when using the </w:t>
      </w:r>
      <w:r w:rsidR="00141B90">
        <w:rPr>
          <w:rFonts w:asciiTheme="minorHAnsi" w:hAnsiTheme="minorHAnsi" w:cstheme="minorHAnsi"/>
          <w:sz w:val="22"/>
        </w:rPr>
        <w:t xml:space="preserve">posterior sampled based on the Rainford </w:t>
      </w:r>
      <w:ins w:id="67" w:author="Microsoft Office User" w:date="2020-06-02T00:43:00Z">
        <w:r w:rsidR="003F6492">
          <w:rPr>
            <w:rFonts w:asciiTheme="minorHAnsi" w:hAnsiTheme="minorHAnsi" w:cstheme="minorHAnsi"/>
            <w:sz w:val="22"/>
          </w:rPr>
          <w:t xml:space="preserve">(2014) </w:t>
        </w:r>
      </w:ins>
      <w:r w:rsidR="00141B90">
        <w:rPr>
          <w:rFonts w:asciiTheme="minorHAnsi" w:hAnsiTheme="minorHAnsi" w:cstheme="minorHAnsi"/>
          <w:sz w:val="22"/>
        </w:rPr>
        <w:t xml:space="preserve">backbone than when using the posterior sampled based on the </w:t>
      </w:r>
      <w:proofErr w:type="spellStart"/>
      <w:r w:rsidR="00141B90">
        <w:rPr>
          <w:rFonts w:asciiTheme="minorHAnsi" w:hAnsiTheme="minorHAnsi" w:cstheme="minorHAnsi"/>
          <w:sz w:val="22"/>
        </w:rPr>
        <w:t>Misof</w:t>
      </w:r>
      <w:proofErr w:type="spellEnd"/>
      <w:r w:rsidR="00141B90">
        <w:rPr>
          <w:rFonts w:asciiTheme="minorHAnsi" w:hAnsiTheme="minorHAnsi" w:cstheme="minorHAnsi"/>
          <w:sz w:val="22"/>
        </w:rPr>
        <w:t xml:space="preserve"> </w:t>
      </w:r>
      <w:ins w:id="68" w:author="Microsoft Office User" w:date="2020-06-02T00:43:00Z">
        <w:r w:rsidR="003F6492">
          <w:rPr>
            <w:rFonts w:asciiTheme="minorHAnsi" w:hAnsiTheme="minorHAnsi" w:cstheme="minorHAnsi"/>
            <w:sz w:val="22"/>
          </w:rPr>
          <w:t xml:space="preserve">(2014) </w:t>
        </w:r>
      </w:ins>
      <w:r w:rsidR="00141B90">
        <w:rPr>
          <w:rFonts w:asciiTheme="minorHAnsi" w:hAnsiTheme="minorHAnsi" w:cstheme="minorHAnsi"/>
          <w:sz w:val="22"/>
        </w:rPr>
        <w:t xml:space="preserve">backbone. </w:t>
      </w:r>
      <w:r>
        <w:rPr>
          <w:rFonts w:asciiTheme="minorHAnsi" w:hAnsiTheme="minorHAnsi" w:cstheme="minorHAnsi"/>
          <w:sz w:val="22"/>
        </w:rPr>
        <w:t xml:space="preserve">To investigate the impact this has on our inference we calculated the </w:t>
      </w:r>
      <m:oMath>
        <m:r>
          <m:rPr>
            <m:sty m:val="p"/>
          </m:rPr>
          <w:rPr>
            <w:rFonts w:ascii="Cambria Math" w:hAnsi="Cambria Math" w:cstheme="minorHAnsi"/>
            <w:sz w:val="22"/>
          </w:rPr>
          <m:t>Δ</m:t>
        </m:r>
        <m:r>
          <w:rPr>
            <w:rFonts w:ascii="Cambria Math" w:hAnsi="Cambria Math" w:cstheme="minorHAnsi"/>
            <w:sz w:val="22"/>
          </w:rPr>
          <m:t>R</m:t>
        </m:r>
      </m:oMath>
      <w:r>
        <w:rPr>
          <w:rFonts w:asciiTheme="minorHAnsi" w:eastAsiaTheme="minorEastAsia" w:hAnsiTheme="minorHAnsi" w:cstheme="minorHAnsi"/>
          <w:sz w:val="22"/>
        </w:rPr>
        <w:t xml:space="preserve"> statistic for the rate of fissions, fusions, and polyploidy comparing holocentric and monocentric species. We found that the </w:t>
      </w:r>
      <m:oMath>
        <m:r>
          <m:rPr>
            <m:sty m:val="p"/>
          </m:rPr>
          <w:rPr>
            <w:rFonts w:ascii="Cambria Math" w:hAnsi="Cambria Math" w:cstheme="minorHAnsi"/>
            <w:sz w:val="22"/>
          </w:rPr>
          <m:t>Δ</m:t>
        </m:r>
        <m:r>
          <w:rPr>
            <w:rFonts w:ascii="Cambria Math" w:hAnsi="Cambria Math" w:cstheme="minorHAnsi"/>
            <w:sz w:val="22"/>
          </w:rPr>
          <m:t>R</m:t>
        </m:r>
      </m:oMath>
      <w:r>
        <w:rPr>
          <w:rFonts w:asciiTheme="minorHAnsi" w:eastAsiaTheme="minorEastAsia" w:hAnsiTheme="minorHAnsi" w:cstheme="minorHAnsi"/>
          <w:sz w:val="22"/>
        </w:rPr>
        <w:t xml:space="preserve"> statistics had nearly identical distributions (supplemental figure 1). Based on this finding for the remainder of the paper we present results based on our analysis of the </w:t>
      </w:r>
      <w:proofErr w:type="spellStart"/>
      <w:r w:rsidR="00141B90">
        <w:rPr>
          <w:rFonts w:asciiTheme="minorHAnsi" w:eastAsiaTheme="minorEastAsia" w:hAnsiTheme="minorHAnsi" w:cstheme="minorHAnsi"/>
          <w:sz w:val="22"/>
        </w:rPr>
        <w:t>Misof</w:t>
      </w:r>
      <w:proofErr w:type="spellEnd"/>
      <w:r>
        <w:rPr>
          <w:rFonts w:asciiTheme="minorHAnsi" w:eastAsiaTheme="minorEastAsia" w:hAnsiTheme="minorHAnsi" w:cstheme="minorHAnsi"/>
          <w:sz w:val="22"/>
        </w:rPr>
        <w:t xml:space="preserve"> tree. </w:t>
      </w:r>
    </w:p>
    <w:p w14:paraId="27CDCD2E" w14:textId="33B1F1C9" w:rsidR="002D30B1" w:rsidRDefault="002D30B1" w:rsidP="00DE1F25">
      <w:pPr>
        <w:pStyle w:val="Default"/>
        <w:widowControl w:val="0"/>
        <w:rPr>
          <w:rFonts w:asciiTheme="minorHAnsi" w:hAnsiTheme="minorHAnsi" w:cstheme="minorHAnsi"/>
          <w:sz w:val="22"/>
        </w:rPr>
      </w:pPr>
    </w:p>
    <w:p w14:paraId="1220EEF2" w14:textId="61AE5945" w:rsidR="009D45EA" w:rsidRPr="00DE1F25" w:rsidRDefault="009D45EA" w:rsidP="00DE1F25">
      <w:pPr>
        <w:pStyle w:val="Default"/>
        <w:widowControl w:val="0"/>
        <w:rPr>
          <w:rFonts w:asciiTheme="minorHAnsi" w:hAnsiTheme="minorHAnsi" w:cstheme="minorHAnsi"/>
          <w:i/>
          <w:iCs/>
          <w:sz w:val="22"/>
        </w:rPr>
      </w:pPr>
      <w:r w:rsidRPr="00AE0786">
        <w:rPr>
          <w:rFonts w:asciiTheme="minorHAnsi" w:hAnsiTheme="minorHAnsi" w:cstheme="minorHAnsi"/>
          <w:i/>
          <w:iCs/>
          <w:sz w:val="22"/>
        </w:rPr>
        <w:t xml:space="preserve">Monocentric and Holocentric </w:t>
      </w:r>
      <w:r w:rsidR="00DE1F25">
        <w:rPr>
          <w:rFonts w:asciiTheme="minorHAnsi" w:hAnsiTheme="minorHAnsi" w:cstheme="minorHAnsi"/>
          <w:i/>
          <w:iCs/>
          <w:sz w:val="22"/>
        </w:rPr>
        <w:t xml:space="preserve">Rates: </w:t>
      </w:r>
      <w:r w:rsidRPr="00AE0786">
        <w:rPr>
          <w:rFonts w:asciiTheme="minorHAnsi" w:hAnsiTheme="minorHAnsi" w:cstheme="minorHAnsi"/>
          <w:sz w:val="22"/>
        </w:rPr>
        <w:t xml:space="preserve">Rates of chromosome </w:t>
      </w:r>
      <w:ins w:id="69" w:author="Microsoft Office User" w:date="2020-06-02T00:44:00Z">
        <w:r w:rsidR="003F6492">
          <w:rPr>
            <w:rFonts w:asciiTheme="minorHAnsi" w:hAnsiTheme="minorHAnsi" w:cstheme="minorHAnsi"/>
            <w:sz w:val="22"/>
          </w:rPr>
          <w:t xml:space="preserve">number </w:t>
        </w:r>
      </w:ins>
      <w:r w:rsidRPr="00AE0786">
        <w:rPr>
          <w:rFonts w:asciiTheme="minorHAnsi" w:hAnsiTheme="minorHAnsi" w:cstheme="minorHAnsi"/>
          <w:sz w:val="22"/>
        </w:rPr>
        <w:t xml:space="preserve">evolution were </w:t>
      </w:r>
      <w:r w:rsidR="006E135F" w:rsidRPr="00AE0786">
        <w:rPr>
          <w:rFonts w:asciiTheme="minorHAnsi" w:hAnsiTheme="minorHAnsi" w:cstheme="minorHAnsi"/>
          <w:sz w:val="22"/>
        </w:rPr>
        <w:t>estimated from</w:t>
      </w:r>
      <w:r w:rsidRPr="00AE0786">
        <w:rPr>
          <w:rFonts w:asciiTheme="minorHAnsi" w:hAnsiTheme="minorHAnsi" w:cstheme="minorHAnsi"/>
          <w:sz w:val="22"/>
        </w:rPr>
        <w:t xml:space="preserve"> the two </w:t>
      </w:r>
      <w:del w:id="70" w:author="Microsoft Office User" w:date="2020-06-02T00:44:00Z">
        <w:r w:rsidRPr="00AE0786" w:rsidDel="003F6492">
          <w:rPr>
            <w:rFonts w:asciiTheme="minorHAnsi" w:hAnsiTheme="minorHAnsi" w:cstheme="minorHAnsi"/>
            <w:sz w:val="22"/>
          </w:rPr>
          <w:delText>insect trees</w:delText>
        </w:r>
      </w:del>
      <w:ins w:id="71" w:author="Microsoft Office User" w:date="2020-06-02T00:44:00Z">
        <w:r w:rsidR="003F6492">
          <w:rPr>
            <w:rFonts w:asciiTheme="minorHAnsi" w:hAnsiTheme="minorHAnsi" w:cstheme="minorHAnsi"/>
            <w:sz w:val="22"/>
          </w:rPr>
          <w:t>sets of posterior distributions</w:t>
        </w:r>
      </w:ins>
      <w:r w:rsidR="006E135F" w:rsidRPr="00AE0786">
        <w:rPr>
          <w:rFonts w:asciiTheme="minorHAnsi" w:hAnsiTheme="minorHAnsi" w:cstheme="minorHAnsi"/>
          <w:sz w:val="22"/>
        </w:rPr>
        <w:t xml:space="preserve"> with 599 genera</w:t>
      </w:r>
      <w:ins w:id="72" w:author="Microsoft Office User" w:date="2020-06-02T00:44:00Z">
        <w:r w:rsidR="003F6492">
          <w:rPr>
            <w:rFonts w:asciiTheme="minorHAnsi" w:hAnsiTheme="minorHAnsi" w:cstheme="minorHAnsi"/>
            <w:sz w:val="22"/>
          </w:rPr>
          <w:t xml:space="preserve"> </w:t>
        </w:r>
        <w:commentRangeStart w:id="73"/>
        <w:r w:rsidR="003F6492">
          <w:rPr>
            <w:rFonts w:asciiTheme="minorHAnsi" w:hAnsiTheme="minorHAnsi" w:cstheme="minorHAnsi"/>
            <w:sz w:val="22"/>
          </w:rPr>
          <w:t>each</w:t>
        </w:r>
        <w:commentRangeEnd w:id="73"/>
        <w:r w:rsidR="003F6492">
          <w:rPr>
            <w:rStyle w:val="CommentReference"/>
            <w:rFonts w:asciiTheme="minorHAnsi" w:hAnsiTheme="minorHAnsi"/>
          </w:rPr>
          <w:commentReference w:id="73"/>
        </w:r>
      </w:ins>
      <w:r w:rsidRPr="00AE0786">
        <w:rPr>
          <w:rFonts w:asciiTheme="minorHAnsi" w:hAnsiTheme="minorHAnsi" w:cstheme="minorHAnsi"/>
          <w:sz w:val="22"/>
        </w:rPr>
        <w:t xml:space="preserve">. </w:t>
      </w:r>
      <w:r w:rsidR="006E135F" w:rsidRPr="00AE0786">
        <w:rPr>
          <w:rFonts w:asciiTheme="minorHAnsi" w:hAnsiTheme="minorHAnsi" w:cstheme="minorHAnsi"/>
          <w:sz w:val="22"/>
        </w:rPr>
        <w:t>The e</w:t>
      </w:r>
      <w:r w:rsidRPr="00AE0786">
        <w:rPr>
          <w:rFonts w:asciiTheme="minorHAnsi" w:hAnsiTheme="minorHAnsi" w:cstheme="minorHAnsi"/>
          <w:sz w:val="22"/>
        </w:rPr>
        <w:t>ight parameters</w:t>
      </w:r>
      <w:r w:rsidR="006E135F" w:rsidRPr="00AE0786">
        <w:rPr>
          <w:rFonts w:asciiTheme="minorHAnsi" w:hAnsiTheme="minorHAnsi" w:cstheme="minorHAnsi"/>
          <w:sz w:val="22"/>
        </w:rPr>
        <w:t xml:space="preserve"> discussed in the methods</w:t>
      </w:r>
      <w:r w:rsidRPr="00AE0786">
        <w:rPr>
          <w:rFonts w:asciiTheme="minorHAnsi" w:hAnsiTheme="minorHAnsi" w:cstheme="minorHAnsi"/>
          <w:sz w:val="22"/>
        </w:rPr>
        <w:t xml:space="preserve"> were included </w:t>
      </w:r>
      <w:r w:rsidR="006E135F" w:rsidRPr="00AE0786">
        <w:rPr>
          <w:rFonts w:asciiTheme="minorHAnsi" w:hAnsiTheme="minorHAnsi" w:cstheme="minorHAnsi"/>
          <w:sz w:val="22"/>
        </w:rPr>
        <w:t xml:space="preserve">in our model. </w:t>
      </w:r>
      <w:r w:rsidRPr="00AE0786">
        <w:rPr>
          <w:rFonts w:asciiTheme="minorHAnsi" w:hAnsiTheme="minorHAnsi" w:cstheme="minorHAnsi"/>
          <w:sz w:val="22"/>
        </w:rPr>
        <w:t xml:space="preserve">These parameters included fusion, fission, </w:t>
      </w:r>
      <w:r w:rsidR="006E135F" w:rsidRPr="00AE0786">
        <w:rPr>
          <w:rFonts w:asciiTheme="minorHAnsi" w:hAnsiTheme="minorHAnsi" w:cstheme="minorHAnsi"/>
          <w:sz w:val="22"/>
        </w:rPr>
        <w:t xml:space="preserve">polyploidy, </w:t>
      </w:r>
      <w:r w:rsidRPr="00AE0786">
        <w:rPr>
          <w:rFonts w:asciiTheme="minorHAnsi" w:hAnsiTheme="minorHAnsi" w:cstheme="minorHAnsi"/>
          <w:sz w:val="22"/>
        </w:rPr>
        <w:t>and the transition</w:t>
      </w:r>
      <w:r w:rsidR="006E135F" w:rsidRPr="00AE0786">
        <w:rPr>
          <w:rFonts w:asciiTheme="minorHAnsi" w:hAnsiTheme="minorHAnsi" w:cstheme="minorHAnsi"/>
          <w:sz w:val="22"/>
        </w:rPr>
        <w:t>s</w:t>
      </w:r>
      <w:r w:rsidRPr="00AE0786">
        <w:rPr>
          <w:rFonts w:asciiTheme="minorHAnsi" w:hAnsiTheme="minorHAnsi" w:cstheme="minorHAnsi"/>
          <w:sz w:val="22"/>
        </w:rPr>
        <w:t xml:space="preserve"> between monocentric and holocentric chromosomes. </w:t>
      </w:r>
      <w:r w:rsidR="006E135F" w:rsidRPr="00AE0786">
        <w:rPr>
          <w:rFonts w:asciiTheme="minorHAnsi" w:hAnsiTheme="minorHAnsi" w:cstheme="minorHAnsi"/>
          <w:sz w:val="22"/>
        </w:rPr>
        <w:t>Overall, t</w:t>
      </w:r>
      <w:r w:rsidRPr="00AE0786">
        <w:rPr>
          <w:rFonts w:asciiTheme="minorHAnsi" w:hAnsiTheme="minorHAnsi" w:cstheme="minorHAnsi"/>
          <w:sz w:val="22"/>
        </w:rPr>
        <w:t>he data had</w:t>
      </w:r>
      <w:del w:id="74" w:author="Microsoft Office User" w:date="2020-06-01T23:54:00Z">
        <w:r w:rsidRPr="00AE0786" w:rsidDel="002E0BC5">
          <w:rPr>
            <w:rFonts w:asciiTheme="minorHAnsi" w:hAnsiTheme="minorHAnsi" w:cstheme="minorHAnsi"/>
            <w:sz w:val="22"/>
          </w:rPr>
          <w:delText xml:space="preserve"> </w:delText>
        </w:r>
        <w:r w:rsidR="00C17203" w:rsidRPr="00AE0786" w:rsidDel="002E0BC5">
          <w:rPr>
            <w:rFonts w:asciiTheme="minorHAnsi" w:hAnsiTheme="minorHAnsi" w:cstheme="minorHAnsi"/>
            <w:sz w:val="22"/>
          </w:rPr>
          <w:delText>a</w:delText>
        </w:r>
      </w:del>
      <w:r w:rsidR="00C17203" w:rsidRPr="00AE0786">
        <w:rPr>
          <w:rFonts w:asciiTheme="minorHAnsi" w:hAnsiTheme="minorHAnsi" w:cstheme="minorHAnsi"/>
          <w:sz w:val="22"/>
        </w:rPr>
        <w:t xml:space="preserve"> </w:t>
      </w:r>
      <w:r w:rsidRPr="00AE0786">
        <w:rPr>
          <w:rFonts w:asciiTheme="minorHAnsi" w:hAnsiTheme="minorHAnsi" w:cstheme="minorHAnsi"/>
          <w:sz w:val="22"/>
        </w:rPr>
        <w:t>low variability</w:t>
      </w:r>
      <w:r w:rsidR="00A70594" w:rsidRPr="00AE0786">
        <w:rPr>
          <w:rFonts w:asciiTheme="minorHAnsi" w:hAnsiTheme="minorHAnsi" w:cstheme="minorHAnsi"/>
          <w:sz w:val="22"/>
        </w:rPr>
        <w:t xml:space="preserve"> in the posterior distribution generated by the MCMC</w:t>
      </w:r>
      <w:r w:rsidRPr="00AE0786">
        <w:rPr>
          <w:rFonts w:asciiTheme="minorHAnsi" w:hAnsiTheme="minorHAnsi" w:cstheme="minorHAnsi"/>
          <w:sz w:val="22"/>
        </w:rPr>
        <w:t xml:space="preserve"> </w:t>
      </w:r>
      <w:r w:rsidR="00A70594" w:rsidRPr="00AE0786">
        <w:rPr>
          <w:rFonts w:asciiTheme="minorHAnsi" w:hAnsiTheme="minorHAnsi" w:cstheme="minorHAnsi"/>
          <w:sz w:val="22"/>
        </w:rPr>
        <w:t xml:space="preserve">(Figure 2). </w:t>
      </w:r>
      <w:r w:rsidRPr="00AE0786">
        <w:rPr>
          <w:rFonts w:asciiTheme="minorHAnsi" w:hAnsiTheme="minorHAnsi" w:cstheme="minorHAnsi"/>
          <w:sz w:val="22"/>
        </w:rPr>
        <w:t xml:space="preserve"> </w:t>
      </w:r>
      <w:r w:rsidR="00A70594" w:rsidRPr="00AE0786">
        <w:rPr>
          <w:rFonts w:asciiTheme="minorHAnsi" w:hAnsiTheme="minorHAnsi" w:cstheme="minorHAnsi"/>
          <w:sz w:val="22"/>
        </w:rPr>
        <w:t>T</w:t>
      </w:r>
      <w:r w:rsidRPr="00AE0786">
        <w:rPr>
          <w:rFonts w:asciiTheme="minorHAnsi" w:hAnsiTheme="minorHAnsi" w:cstheme="minorHAnsi"/>
          <w:sz w:val="22"/>
        </w:rPr>
        <w:t xml:space="preserve">he rates </w:t>
      </w:r>
      <w:r w:rsidR="00A70594" w:rsidRPr="00AE0786">
        <w:rPr>
          <w:rFonts w:asciiTheme="minorHAnsi" w:hAnsiTheme="minorHAnsi" w:cstheme="minorHAnsi"/>
          <w:sz w:val="22"/>
        </w:rPr>
        <w:t xml:space="preserve">were </w:t>
      </w:r>
      <w:r w:rsidR="00E442C8" w:rsidRPr="00AE0786">
        <w:rPr>
          <w:rFonts w:asciiTheme="minorHAnsi" w:hAnsiTheme="minorHAnsi" w:cstheme="minorHAnsi"/>
          <w:sz w:val="22"/>
        </w:rPr>
        <w:t>subtracted from one another to create the differences in rate parameters and graphed in Figure 2. The differences in rates of fusions</w:t>
      </w:r>
      <w:r w:rsidR="009E4E3A" w:rsidRPr="00AE0786">
        <w:rPr>
          <w:rFonts w:asciiTheme="minorHAnsi" w:hAnsiTheme="minorHAnsi" w:cstheme="minorHAnsi"/>
          <w:sz w:val="22"/>
        </w:rPr>
        <w:t xml:space="preserve"> (descending)</w:t>
      </w:r>
      <w:r w:rsidR="00E442C8" w:rsidRPr="00AE0786">
        <w:rPr>
          <w:rFonts w:asciiTheme="minorHAnsi" w:hAnsiTheme="minorHAnsi" w:cstheme="minorHAnsi"/>
          <w:sz w:val="22"/>
        </w:rPr>
        <w:t>, fissions</w:t>
      </w:r>
      <w:r w:rsidR="009E4E3A" w:rsidRPr="00AE0786">
        <w:rPr>
          <w:rFonts w:asciiTheme="minorHAnsi" w:hAnsiTheme="minorHAnsi" w:cstheme="minorHAnsi"/>
          <w:sz w:val="22"/>
        </w:rPr>
        <w:t>(ascending)</w:t>
      </w:r>
      <w:r w:rsidR="00E442C8" w:rsidRPr="00AE0786">
        <w:rPr>
          <w:rFonts w:asciiTheme="minorHAnsi" w:hAnsiTheme="minorHAnsi" w:cstheme="minorHAnsi"/>
          <w:sz w:val="22"/>
        </w:rPr>
        <w:t xml:space="preserve">, and polyploidy </w:t>
      </w:r>
      <w:r w:rsidRPr="00AE0786">
        <w:rPr>
          <w:rFonts w:asciiTheme="minorHAnsi" w:hAnsiTheme="minorHAnsi" w:cstheme="minorHAnsi"/>
          <w:sz w:val="22"/>
        </w:rPr>
        <w:t xml:space="preserve">did not show a difference between monocentric and holocentric chromosomes </w:t>
      </w:r>
      <w:r w:rsidR="00E442C8" w:rsidRPr="00AE0786">
        <w:rPr>
          <w:rFonts w:asciiTheme="minorHAnsi" w:hAnsiTheme="minorHAnsi" w:cstheme="minorHAnsi"/>
          <w:sz w:val="22"/>
        </w:rPr>
        <w:t xml:space="preserve">because all differences in the rates overlapped with zero </w:t>
      </w:r>
      <w:r w:rsidRPr="00AE0786">
        <w:rPr>
          <w:rFonts w:asciiTheme="minorHAnsi" w:hAnsiTheme="minorHAnsi" w:cstheme="minorHAnsi"/>
          <w:sz w:val="22"/>
        </w:rPr>
        <w:t xml:space="preserve">(Figure 2). This indicates that there are no significant differences among rates of chromosome </w:t>
      </w:r>
      <w:r w:rsidR="00C17203" w:rsidRPr="00AE0786">
        <w:rPr>
          <w:rFonts w:asciiTheme="minorHAnsi" w:hAnsiTheme="minorHAnsi" w:cstheme="minorHAnsi"/>
          <w:sz w:val="22"/>
        </w:rPr>
        <w:t xml:space="preserve">number </w:t>
      </w:r>
      <w:r w:rsidRPr="00AE0786">
        <w:rPr>
          <w:rFonts w:asciiTheme="minorHAnsi" w:hAnsiTheme="minorHAnsi" w:cstheme="minorHAnsi"/>
          <w:sz w:val="22"/>
        </w:rPr>
        <w:t xml:space="preserve">evolution based on </w:t>
      </w:r>
      <w:r w:rsidR="00F81B68" w:rsidRPr="00AE0786">
        <w:rPr>
          <w:rFonts w:asciiTheme="minorHAnsi" w:hAnsiTheme="minorHAnsi" w:cstheme="minorHAnsi"/>
          <w:sz w:val="22"/>
        </w:rPr>
        <w:t xml:space="preserve">the </w:t>
      </w:r>
      <w:r w:rsidRPr="00AE0786">
        <w:rPr>
          <w:rFonts w:asciiTheme="minorHAnsi" w:hAnsiTheme="minorHAnsi" w:cstheme="minorHAnsi"/>
          <w:sz w:val="22"/>
        </w:rPr>
        <w:t xml:space="preserve">type of chromosome. </w:t>
      </w:r>
    </w:p>
    <w:p w14:paraId="6F8348B3" w14:textId="77777777" w:rsidR="009D45EA" w:rsidRPr="00AE0786" w:rsidRDefault="009D45EA" w:rsidP="00DE1F25">
      <w:pPr>
        <w:pStyle w:val="Default"/>
        <w:widowControl w:val="0"/>
        <w:rPr>
          <w:rFonts w:asciiTheme="minorHAnsi" w:hAnsiTheme="minorHAnsi" w:cstheme="minorHAnsi"/>
          <w:sz w:val="22"/>
        </w:rPr>
      </w:pPr>
    </w:p>
    <w:p w14:paraId="43A7D8CD" w14:textId="4B9462D8" w:rsidR="00DE1F25" w:rsidRDefault="00E876A6" w:rsidP="00DE1F25">
      <w:pPr>
        <w:pStyle w:val="Default"/>
        <w:widowControl w:val="0"/>
        <w:rPr>
          <w:rFonts w:asciiTheme="minorHAnsi" w:hAnsiTheme="minorHAnsi" w:cstheme="minorHAnsi"/>
          <w:iCs/>
          <w:sz w:val="22"/>
        </w:rPr>
      </w:pPr>
      <w:r w:rsidRPr="00AE0786">
        <w:rPr>
          <w:rFonts w:asciiTheme="minorHAnsi" w:hAnsiTheme="minorHAnsi" w:cstheme="minorHAnsi"/>
          <w:i/>
          <w:iCs/>
          <w:sz w:val="22"/>
        </w:rPr>
        <w:t>Orders</w:t>
      </w:r>
      <w:r w:rsidR="00DE1F25">
        <w:rPr>
          <w:rFonts w:asciiTheme="minorHAnsi" w:hAnsiTheme="minorHAnsi" w:cstheme="minorHAnsi"/>
          <w:i/>
          <w:iCs/>
          <w:sz w:val="22"/>
        </w:rPr>
        <w:t xml:space="preserve"> Rates: </w:t>
      </w:r>
      <w:r w:rsidRPr="00AE0786">
        <w:rPr>
          <w:rFonts w:asciiTheme="minorHAnsi" w:hAnsiTheme="minorHAnsi" w:cstheme="minorHAnsi"/>
          <w:iCs/>
          <w:sz w:val="22"/>
        </w:rPr>
        <w:t xml:space="preserve">Rates of chromosome number were tested for each of the 10 </w:t>
      </w:r>
      <w:ins w:id="75" w:author="Microsoft Office User" w:date="2020-06-01T23:54:00Z">
        <w:r w:rsidR="002E0BC5">
          <w:rPr>
            <w:rFonts w:asciiTheme="minorHAnsi" w:hAnsiTheme="minorHAnsi" w:cstheme="minorHAnsi"/>
            <w:iCs/>
            <w:sz w:val="22"/>
          </w:rPr>
          <w:t xml:space="preserve">investigated </w:t>
        </w:r>
      </w:ins>
      <w:r w:rsidRPr="00AE0786">
        <w:rPr>
          <w:rFonts w:asciiTheme="minorHAnsi" w:hAnsiTheme="minorHAnsi" w:cstheme="minorHAnsi"/>
          <w:iCs/>
          <w:sz w:val="22"/>
        </w:rPr>
        <w:t>orders.</w:t>
      </w:r>
      <w:r w:rsidR="00515E10" w:rsidRPr="00AE0786">
        <w:rPr>
          <w:rFonts w:asciiTheme="minorHAnsi" w:hAnsiTheme="minorHAnsi" w:cstheme="minorHAnsi"/>
          <w:iCs/>
          <w:sz w:val="22"/>
        </w:rPr>
        <w:t xml:space="preserve"> </w:t>
      </w:r>
      <w:r w:rsidRPr="00AE0786">
        <w:rPr>
          <w:rFonts w:asciiTheme="minorHAnsi" w:hAnsiTheme="minorHAnsi" w:cstheme="minorHAnsi"/>
          <w:iCs/>
          <w:sz w:val="22"/>
        </w:rPr>
        <w:t xml:space="preserve">Three orders </w:t>
      </w:r>
      <w:r w:rsidR="009D45EA" w:rsidRPr="00AE0786">
        <w:rPr>
          <w:rFonts w:asciiTheme="minorHAnsi" w:hAnsiTheme="minorHAnsi" w:cstheme="minorHAnsi"/>
          <w:iCs/>
          <w:sz w:val="22"/>
        </w:rPr>
        <w:t xml:space="preserve">have </w:t>
      </w:r>
      <w:r w:rsidRPr="00AE0786">
        <w:rPr>
          <w:rFonts w:asciiTheme="minorHAnsi" w:hAnsiTheme="minorHAnsi" w:cstheme="minorHAnsi"/>
          <w:iCs/>
          <w:sz w:val="22"/>
        </w:rPr>
        <w:t xml:space="preserve">holocentric </w:t>
      </w:r>
      <w:r w:rsidR="009D45EA" w:rsidRPr="00AE0786">
        <w:rPr>
          <w:rFonts w:asciiTheme="minorHAnsi" w:hAnsiTheme="minorHAnsi" w:cstheme="minorHAnsi"/>
          <w:iCs/>
          <w:sz w:val="22"/>
        </w:rPr>
        <w:t xml:space="preserve">chromosomes </w:t>
      </w:r>
      <w:r w:rsidR="00515E10" w:rsidRPr="00AE0786">
        <w:rPr>
          <w:rFonts w:asciiTheme="minorHAnsi" w:hAnsiTheme="minorHAnsi" w:cstheme="minorHAnsi"/>
          <w:iCs/>
          <w:sz w:val="22"/>
        </w:rPr>
        <w:t>(Hemiptera</w:t>
      </w:r>
      <w:r w:rsidRPr="00AE0786">
        <w:rPr>
          <w:rFonts w:asciiTheme="minorHAnsi" w:hAnsiTheme="minorHAnsi" w:cstheme="minorHAnsi"/>
          <w:iCs/>
          <w:sz w:val="22"/>
        </w:rPr>
        <w:t xml:space="preserve">, </w:t>
      </w:r>
      <w:r w:rsidR="00515E10" w:rsidRPr="00AE0786">
        <w:rPr>
          <w:rFonts w:asciiTheme="minorHAnsi" w:hAnsiTheme="minorHAnsi" w:cstheme="minorHAnsi"/>
          <w:iCs/>
          <w:sz w:val="22"/>
        </w:rPr>
        <w:t>Lepidoptera</w:t>
      </w:r>
      <w:r w:rsidRPr="00AE0786">
        <w:rPr>
          <w:rFonts w:asciiTheme="minorHAnsi" w:hAnsiTheme="minorHAnsi" w:cstheme="minorHAnsi"/>
          <w:iCs/>
          <w:sz w:val="22"/>
        </w:rPr>
        <w:t>,</w:t>
      </w:r>
      <w:r w:rsidR="00515E10" w:rsidRPr="00AE0786">
        <w:rPr>
          <w:rFonts w:asciiTheme="minorHAnsi" w:hAnsiTheme="minorHAnsi" w:cstheme="minorHAnsi"/>
          <w:iCs/>
          <w:sz w:val="22"/>
        </w:rPr>
        <w:t xml:space="preserve"> Odonata</w:t>
      </w:r>
      <w:r w:rsidRPr="00AE0786">
        <w:rPr>
          <w:rFonts w:asciiTheme="minorHAnsi" w:hAnsiTheme="minorHAnsi" w:cstheme="minorHAnsi"/>
          <w:iCs/>
          <w:sz w:val="22"/>
        </w:rPr>
        <w:t>)</w:t>
      </w:r>
      <w:r w:rsidR="009D45EA" w:rsidRPr="00AE0786">
        <w:rPr>
          <w:rFonts w:asciiTheme="minorHAnsi" w:hAnsiTheme="minorHAnsi" w:cstheme="minorHAnsi"/>
          <w:iCs/>
          <w:sz w:val="22"/>
        </w:rPr>
        <w:t>,</w:t>
      </w:r>
      <w:r w:rsidRPr="00AE0786">
        <w:rPr>
          <w:rFonts w:asciiTheme="minorHAnsi" w:hAnsiTheme="minorHAnsi" w:cstheme="minorHAnsi"/>
          <w:iCs/>
          <w:sz w:val="22"/>
        </w:rPr>
        <w:t xml:space="preserve"> while the other 7 </w:t>
      </w:r>
      <w:r w:rsidR="009D45EA" w:rsidRPr="00AE0786">
        <w:rPr>
          <w:rFonts w:asciiTheme="minorHAnsi" w:hAnsiTheme="minorHAnsi" w:cstheme="minorHAnsi"/>
          <w:iCs/>
          <w:sz w:val="22"/>
        </w:rPr>
        <w:t>have</w:t>
      </w:r>
      <w:r w:rsidRPr="00AE0786">
        <w:rPr>
          <w:rFonts w:asciiTheme="minorHAnsi" w:hAnsiTheme="minorHAnsi" w:cstheme="minorHAnsi"/>
          <w:iCs/>
          <w:sz w:val="22"/>
        </w:rPr>
        <w:t xml:space="preserve"> </w:t>
      </w:r>
      <w:r w:rsidR="009D45EA" w:rsidRPr="00AE0786">
        <w:rPr>
          <w:rFonts w:asciiTheme="minorHAnsi" w:hAnsiTheme="minorHAnsi" w:cstheme="minorHAnsi"/>
          <w:iCs/>
          <w:sz w:val="22"/>
        </w:rPr>
        <w:t xml:space="preserve">monocentric chromosomes </w:t>
      </w:r>
      <w:r w:rsidRPr="00AE0786">
        <w:rPr>
          <w:rFonts w:asciiTheme="minorHAnsi" w:hAnsiTheme="minorHAnsi" w:cstheme="minorHAnsi"/>
          <w:iCs/>
          <w:sz w:val="22"/>
        </w:rPr>
        <w:t>(</w:t>
      </w:r>
      <w:r w:rsidR="00515E10" w:rsidRPr="00AE0786">
        <w:rPr>
          <w:rFonts w:asciiTheme="minorHAnsi" w:hAnsiTheme="minorHAnsi" w:cstheme="minorHAnsi"/>
          <w:iCs/>
          <w:sz w:val="22"/>
        </w:rPr>
        <w:t>Blattodea, Coleoptera, Diptera, Hymenoptera, Isoptera, Neuroptera, and Phasmatodea</w:t>
      </w:r>
      <w:r w:rsidRPr="00AE0786">
        <w:rPr>
          <w:rFonts w:asciiTheme="minorHAnsi" w:hAnsiTheme="minorHAnsi" w:cstheme="minorHAnsi"/>
          <w:iCs/>
          <w:sz w:val="22"/>
        </w:rPr>
        <w:t>). Our analysis of the data</w:t>
      </w:r>
      <w:r w:rsidR="00515E10" w:rsidRPr="00AE0786">
        <w:rPr>
          <w:rFonts w:asciiTheme="minorHAnsi" w:hAnsiTheme="minorHAnsi" w:cstheme="minorHAnsi"/>
          <w:iCs/>
          <w:sz w:val="22"/>
        </w:rPr>
        <w:t xml:space="preserve"> described with ascending</w:t>
      </w:r>
      <w:r w:rsidR="00E442C8" w:rsidRPr="00AE0786">
        <w:rPr>
          <w:rFonts w:asciiTheme="minorHAnsi" w:hAnsiTheme="minorHAnsi" w:cstheme="minorHAnsi"/>
          <w:iCs/>
          <w:sz w:val="22"/>
        </w:rPr>
        <w:t xml:space="preserve"> (fissions)</w:t>
      </w:r>
      <w:r w:rsidR="00515E10" w:rsidRPr="00AE0786">
        <w:rPr>
          <w:rFonts w:asciiTheme="minorHAnsi" w:hAnsiTheme="minorHAnsi" w:cstheme="minorHAnsi"/>
          <w:iCs/>
          <w:sz w:val="22"/>
        </w:rPr>
        <w:t xml:space="preserve"> and descending</w:t>
      </w:r>
      <w:r w:rsidR="00E442C8" w:rsidRPr="00AE0786">
        <w:rPr>
          <w:rFonts w:asciiTheme="minorHAnsi" w:hAnsiTheme="minorHAnsi" w:cstheme="minorHAnsi"/>
          <w:iCs/>
          <w:sz w:val="22"/>
        </w:rPr>
        <w:t xml:space="preserve"> (fusions)</w:t>
      </w:r>
      <w:r w:rsidR="00515E10" w:rsidRPr="00AE0786">
        <w:rPr>
          <w:rFonts w:asciiTheme="minorHAnsi" w:hAnsiTheme="minorHAnsi" w:cstheme="minorHAnsi"/>
          <w:iCs/>
          <w:sz w:val="22"/>
        </w:rPr>
        <w:t xml:space="preserve"> rates of chromosome number evolution alone showed </w:t>
      </w:r>
      <w:r w:rsidR="00E442C8" w:rsidRPr="00AE0786">
        <w:rPr>
          <w:rFonts w:asciiTheme="minorHAnsi" w:hAnsiTheme="minorHAnsi" w:cstheme="minorHAnsi"/>
          <w:iCs/>
          <w:sz w:val="22"/>
        </w:rPr>
        <w:t xml:space="preserve">a large </w:t>
      </w:r>
      <w:r w:rsidR="00515E10" w:rsidRPr="00AE0786">
        <w:rPr>
          <w:rFonts w:asciiTheme="minorHAnsi" w:hAnsiTheme="minorHAnsi" w:cstheme="minorHAnsi"/>
          <w:iCs/>
          <w:sz w:val="22"/>
        </w:rPr>
        <w:t>variability</w:t>
      </w:r>
      <w:r w:rsidR="00E442C8" w:rsidRPr="00AE0786">
        <w:rPr>
          <w:rFonts w:asciiTheme="minorHAnsi" w:hAnsiTheme="minorHAnsi" w:cstheme="minorHAnsi"/>
          <w:iCs/>
          <w:sz w:val="22"/>
        </w:rPr>
        <w:t xml:space="preserve"> between orders</w:t>
      </w:r>
      <w:r w:rsidR="00515E10" w:rsidRPr="00AE0786">
        <w:rPr>
          <w:rFonts w:asciiTheme="minorHAnsi" w:hAnsiTheme="minorHAnsi" w:cstheme="minorHAnsi"/>
          <w:iCs/>
          <w:sz w:val="22"/>
        </w:rPr>
        <w:t xml:space="preserve">, with Phasmatodea and Lepidoptera having the </w:t>
      </w:r>
      <w:r w:rsidR="00E442C8" w:rsidRPr="00AE0786">
        <w:rPr>
          <w:rFonts w:asciiTheme="minorHAnsi" w:hAnsiTheme="minorHAnsi" w:cstheme="minorHAnsi"/>
          <w:iCs/>
          <w:sz w:val="22"/>
        </w:rPr>
        <w:t xml:space="preserve">largest </w:t>
      </w:r>
      <w:r w:rsidR="00515E10" w:rsidRPr="00AE0786">
        <w:rPr>
          <w:rFonts w:asciiTheme="minorHAnsi" w:hAnsiTheme="minorHAnsi" w:cstheme="minorHAnsi"/>
          <w:iCs/>
          <w:sz w:val="22"/>
        </w:rPr>
        <w:t xml:space="preserve">variance (Figure </w:t>
      </w:r>
      <w:r w:rsidR="006339AB" w:rsidRPr="00AE0786">
        <w:rPr>
          <w:rFonts w:asciiTheme="minorHAnsi" w:hAnsiTheme="minorHAnsi" w:cstheme="minorHAnsi"/>
          <w:iCs/>
          <w:sz w:val="22"/>
        </w:rPr>
        <w:t>3</w:t>
      </w:r>
      <w:r w:rsidR="00515E10" w:rsidRPr="00AE0786">
        <w:rPr>
          <w:rFonts w:asciiTheme="minorHAnsi" w:hAnsiTheme="minorHAnsi" w:cstheme="minorHAnsi"/>
          <w:iCs/>
          <w:sz w:val="22"/>
        </w:rPr>
        <w:t xml:space="preserve">a). </w:t>
      </w:r>
      <w:r w:rsidR="009F7D52" w:rsidRPr="00AE0786">
        <w:rPr>
          <w:rFonts w:asciiTheme="minorHAnsi" w:hAnsiTheme="minorHAnsi" w:cstheme="minorHAnsi"/>
          <w:iCs/>
          <w:sz w:val="22"/>
        </w:rPr>
        <w:t xml:space="preserve">Despite this variability, there </w:t>
      </w:r>
      <w:r w:rsidR="00D26044" w:rsidRPr="00AE0786">
        <w:rPr>
          <w:rFonts w:asciiTheme="minorHAnsi" w:hAnsiTheme="minorHAnsi" w:cstheme="minorHAnsi"/>
          <w:iCs/>
          <w:sz w:val="22"/>
        </w:rPr>
        <w:t>is</w:t>
      </w:r>
      <w:r w:rsidR="009F7D52" w:rsidRPr="00AE0786">
        <w:rPr>
          <w:rFonts w:asciiTheme="minorHAnsi" w:hAnsiTheme="minorHAnsi" w:cstheme="minorHAnsi"/>
          <w:iCs/>
          <w:sz w:val="22"/>
        </w:rPr>
        <w:t xml:space="preserve"> no pattern in chromosome number evolution </w:t>
      </w:r>
      <w:r w:rsidR="00D26044" w:rsidRPr="00AE0786">
        <w:rPr>
          <w:rFonts w:asciiTheme="minorHAnsi" w:hAnsiTheme="minorHAnsi" w:cstheme="minorHAnsi"/>
          <w:iCs/>
          <w:sz w:val="22"/>
        </w:rPr>
        <w:t>associated with</w:t>
      </w:r>
      <w:r w:rsidR="009F7D52" w:rsidRPr="00AE0786">
        <w:rPr>
          <w:rFonts w:asciiTheme="minorHAnsi" w:hAnsiTheme="minorHAnsi" w:cstheme="minorHAnsi"/>
          <w:iCs/>
          <w:sz w:val="22"/>
        </w:rPr>
        <w:t xml:space="preserve"> monocentric or holocentric </w:t>
      </w:r>
      <w:r w:rsidR="00D26044" w:rsidRPr="00AE0786">
        <w:rPr>
          <w:rFonts w:asciiTheme="minorHAnsi" w:hAnsiTheme="minorHAnsi" w:cstheme="minorHAnsi"/>
          <w:iCs/>
          <w:sz w:val="22"/>
        </w:rPr>
        <w:t>orders</w:t>
      </w:r>
      <w:r w:rsidR="009F7D52" w:rsidRPr="00AE0786">
        <w:rPr>
          <w:rFonts w:asciiTheme="minorHAnsi" w:hAnsiTheme="minorHAnsi" w:cstheme="minorHAnsi"/>
          <w:iCs/>
          <w:sz w:val="22"/>
        </w:rPr>
        <w:t xml:space="preserve">. This indicates differences </w:t>
      </w:r>
      <w:ins w:id="76" w:author="Microsoft Office User" w:date="2020-06-01T23:55:00Z">
        <w:r w:rsidR="002E0BC5">
          <w:rPr>
            <w:rFonts w:asciiTheme="minorHAnsi" w:hAnsiTheme="minorHAnsi" w:cstheme="minorHAnsi"/>
            <w:iCs/>
            <w:sz w:val="22"/>
          </w:rPr>
          <w:t xml:space="preserve">in rates of change </w:t>
        </w:r>
      </w:ins>
      <w:r w:rsidR="009F7D52" w:rsidRPr="00AE0786">
        <w:rPr>
          <w:rFonts w:asciiTheme="minorHAnsi" w:hAnsiTheme="minorHAnsi" w:cstheme="minorHAnsi"/>
          <w:iCs/>
          <w:sz w:val="22"/>
        </w:rPr>
        <w:t xml:space="preserve">among orders, </w:t>
      </w:r>
      <w:del w:id="77" w:author="Microsoft Office User" w:date="2020-06-01T23:55:00Z">
        <w:r w:rsidR="009F7D52" w:rsidRPr="00AE0786" w:rsidDel="002E0BC5">
          <w:rPr>
            <w:rFonts w:asciiTheme="minorHAnsi" w:hAnsiTheme="minorHAnsi" w:cstheme="minorHAnsi"/>
            <w:iCs/>
            <w:sz w:val="22"/>
          </w:rPr>
          <w:delText xml:space="preserve">but </w:delText>
        </w:r>
      </w:del>
      <w:ins w:id="78" w:author="Microsoft Office User" w:date="2020-06-01T23:55:00Z">
        <w:r w:rsidR="002E0BC5">
          <w:rPr>
            <w:rFonts w:asciiTheme="minorHAnsi" w:hAnsiTheme="minorHAnsi" w:cstheme="minorHAnsi"/>
            <w:iCs/>
            <w:sz w:val="22"/>
          </w:rPr>
          <w:t>however</w:t>
        </w:r>
        <w:r w:rsidR="002E0BC5" w:rsidRPr="00AE0786">
          <w:rPr>
            <w:rFonts w:asciiTheme="minorHAnsi" w:hAnsiTheme="minorHAnsi" w:cstheme="minorHAnsi"/>
            <w:iCs/>
            <w:sz w:val="22"/>
          </w:rPr>
          <w:t xml:space="preserve"> </w:t>
        </w:r>
      </w:ins>
      <w:del w:id="79" w:author="Microsoft Office User" w:date="2020-06-01T23:55:00Z">
        <w:r w:rsidR="009F7D52" w:rsidRPr="00AE0786" w:rsidDel="002E0BC5">
          <w:rPr>
            <w:rFonts w:asciiTheme="minorHAnsi" w:hAnsiTheme="minorHAnsi" w:cstheme="minorHAnsi"/>
            <w:iCs/>
            <w:sz w:val="22"/>
          </w:rPr>
          <w:delText>no relationship between holocentricity and rates of chromosome number evolution</w:delText>
        </w:r>
      </w:del>
      <w:ins w:id="80" w:author="Microsoft Office User" w:date="2020-06-01T23:55:00Z">
        <w:r w:rsidR="002E0BC5">
          <w:rPr>
            <w:rFonts w:asciiTheme="minorHAnsi" w:hAnsiTheme="minorHAnsi" w:cstheme="minorHAnsi"/>
            <w:iCs/>
            <w:sz w:val="22"/>
          </w:rPr>
          <w:t xml:space="preserve">these differences are not attributed to </w:t>
        </w:r>
        <w:proofErr w:type="spellStart"/>
        <w:r w:rsidR="002E0BC5">
          <w:rPr>
            <w:rFonts w:asciiTheme="minorHAnsi" w:hAnsiTheme="minorHAnsi" w:cstheme="minorHAnsi"/>
            <w:iCs/>
            <w:sz w:val="22"/>
          </w:rPr>
          <w:t>holocentricity</w:t>
        </w:r>
      </w:ins>
      <w:proofErr w:type="spellEnd"/>
      <w:r w:rsidR="009F7D52" w:rsidRPr="00AE0786">
        <w:rPr>
          <w:rFonts w:asciiTheme="minorHAnsi" w:hAnsiTheme="minorHAnsi" w:cstheme="minorHAnsi"/>
          <w:iCs/>
          <w:sz w:val="22"/>
        </w:rPr>
        <w:t xml:space="preserve">. </w:t>
      </w:r>
    </w:p>
    <w:p w14:paraId="20724C6A" w14:textId="77777777" w:rsidR="00DE1F25" w:rsidRDefault="00DE1F25" w:rsidP="00DE1F25">
      <w:pPr>
        <w:pStyle w:val="Default"/>
        <w:widowControl w:val="0"/>
        <w:rPr>
          <w:rFonts w:asciiTheme="minorHAnsi" w:hAnsiTheme="minorHAnsi" w:cstheme="minorHAnsi"/>
          <w:iCs/>
          <w:sz w:val="22"/>
        </w:rPr>
      </w:pPr>
    </w:p>
    <w:p w14:paraId="3AE71CB3" w14:textId="1A2C4FEA" w:rsidR="00E876A6" w:rsidRPr="00AE0786" w:rsidRDefault="009F7D52" w:rsidP="00DE1F25">
      <w:pPr>
        <w:pStyle w:val="Default"/>
        <w:widowControl w:val="0"/>
        <w:rPr>
          <w:rFonts w:asciiTheme="minorHAnsi" w:hAnsiTheme="minorHAnsi" w:cstheme="minorHAnsi"/>
          <w:iCs/>
          <w:sz w:val="22"/>
        </w:rPr>
      </w:pPr>
      <w:r w:rsidRPr="00AE0786">
        <w:rPr>
          <w:rFonts w:asciiTheme="minorHAnsi" w:hAnsiTheme="minorHAnsi" w:cstheme="minorHAnsi"/>
          <w:iCs/>
          <w:sz w:val="22"/>
        </w:rPr>
        <w:t>With the addition of polyploidy into the model, the variance among rates of chromosome number evolution is reduced among the orders</w:t>
      </w:r>
      <w:r w:rsidR="00ED07A0" w:rsidRPr="00AE0786">
        <w:rPr>
          <w:rFonts w:asciiTheme="minorHAnsi" w:hAnsiTheme="minorHAnsi" w:cstheme="minorHAnsi"/>
          <w:iCs/>
          <w:sz w:val="22"/>
        </w:rPr>
        <w:t xml:space="preserve"> (Figure 3b)</w:t>
      </w:r>
      <w:r w:rsidRPr="00AE0786">
        <w:rPr>
          <w:rFonts w:asciiTheme="minorHAnsi" w:hAnsiTheme="minorHAnsi" w:cstheme="minorHAnsi"/>
          <w:iCs/>
          <w:sz w:val="22"/>
        </w:rPr>
        <w:t xml:space="preserve">. </w:t>
      </w:r>
      <w:r w:rsidR="00ED07A0" w:rsidRPr="00AE0786">
        <w:rPr>
          <w:rFonts w:asciiTheme="minorHAnsi" w:hAnsiTheme="minorHAnsi" w:cstheme="minorHAnsi"/>
          <w:iCs/>
          <w:sz w:val="22"/>
        </w:rPr>
        <w:t xml:space="preserve">Despite this, the descending rate was higher in Blattodea, Isoptera, and Phasmatodea. This </w:t>
      </w:r>
      <w:r w:rsidR="00D26044" w:rsidRPr="00AE0786">
        <w:rPr>
          <w:rFonts w:asciiTheme="minorHAnsi" w:hAnsiTheme="minorHAnsi" w:cstheme="minorHAnsi"/>
          <w:iCs/>
          <w:sz w:val="22"/>
        </w:rPr>
        <w:t xml:space="preserve">increase in rates </w:t>
      </w:r>
      <w:r w:rsidR="00ED07A0" w:rsidRPr="00AE0786">
        <w:rPr>
          <w:rFonts w:asciiTheme="minorHAnsi" w:hAnsiTheme="minorHAnsi" w:cstheme="minorHAnsi"/>
          <w:iCs/>
          <w:sz w:val="22"/>
        </w:rPr>
        <w:t xml:space="preserve">is representative of some, but not all monocentric orders. </w:t>
      </w:r>
      <w:commentRangeStart w:id="81"/>
      <w:r w:rsidR="00ED07A0" w:rsidRPr="00AE0786">
        <w:rPr>
          <w:rFonts w:asciiTheme="minorHAnsi" w:hAnsiTheme="minorHAnsi" w:cstheme="minorHAnsi"/>
          <w:iCs/>
          <w:sz w:val="22"/>
        </w:rPr>
        <w:t>The order Lepidoptera shows a decrease in ascending and descending rates of chromosome number evolution with the addition of polyploid</w:t>
      </w:r>
      <w:r w:rsidR="00D26044" w:rsidRPr="00AE0786">
        <w:rPr>
          <w:rFonts w:asciiTheme="minorHAnsi" w:hAnsiTheme="minorHAnsi" w:cstheme="minorHAnsi"/>
          <w:iCs/>
          <w:sz w:val="22"/>
        </w:rPr>
        <w:t>y</w:t>
      </w:r>
      <w:r w:rsidR="00ED07A0" w:rsidRPr="00AE0786">
        <w:rPr>
          <w:rFonts w:asciiTheme="minorHAnsi" w:hAnsiTheme="minorHAnsi" w:cstheme="minorHAnsi"/>
          <w:iCs/>
          <w:sz w:val="22"/>
        </w:rPr>
        <w:t xml:space="preserve"> into the model</w:t>
      </w:r>
      <w:commentRangeEnd w:id="81"/>
      <w:r w:rsidR="003F6492">
        <w:rPr>
          <w:rStyle w:val="CommentReference"/>
          <w:rFonts w:asciiTheme="minorHAnsi" w:hAnsiTheme="minorHAnsi"/>
        </w:rPr>
        <w:commentReference w:id="81"/>
      </w:r>
      <w:r w:rsidR="00ED07A0" w:rsidRPr="00AE0786">
        <w:rPr>
          <w:rFonts w:asciiTheme="minorHAnsi" w:hAnsiTheme="minorHAnsi" w:cstheme="minorHAnsi"/>
          <w:iCs/>
          <w:sz w:val="22"/>
        </w:rPr>
        <w:t xml:space="preserve">. This is most likely driven by </w:t>
      </w:r>
      <w:r w:rsidR="00374043">
        <w:rPr>
          <w:rFonts w:asciiTheme="minorHAnsi" w:hAnsiTheme="minorHAnsi" w:cstheme="minorHAnsi"/>
          <w:iCs/>
          <w:sz w:val="22"/>
        </w:rPr>
        <w:t>the</w:t>
      </w:r>
      <w:r w:rsidR="00F81B68" w:rsidRPr="00AE0786">
        <w:rPr>
          <w:rFonts w:asciiTheme="minorHAnsi" w:hAnsiTheme="minorHAnsi" w:cstheme="minorHAnsi"/>
          <w:iCs/>
          <w:sz w:val="22"/>
        </w:rPr>
        <w:t xml:space="preserve"> </w:t>
      </w:r>
      <w:r w:rsidR="00ED07A0" w:rsidRPr="00AE0786">
        <w:rPr>
          <w:rFonts w:asciiTheme="minorHAnsi" w:hAnsiTheme="minorHAnsi" w:cstheme="minorHAnsi"/>
          <w:iCs/>
          <w:sz w:val="22"/>
        </w:rPr>
        <w:t xml:space="preserve">large variation in chromosome number associated with the order. </w:t>
      </w:r>
    </w:p>
    <w:p w14:paraId="6A562B37" w14:textId="6BFBE126" w:rsidR="00FD325D" w:rsidRPr="00AE0786" w:rsidRDefault="00FD325D" w:rsidP="00DE1F25">
      <w:pPr>
        <w:pStyle w:val="Default"/>
        <w:widowControl w:val="0"/>
        <w:rPr>
          <w:rFonts w:asciiTheme="minorHAnsi" w:hAnsiTheme="minorHAnsi" w:cstheme="minorHAnsi"/>
          <w:sz w:val="22"/>
        </w:rPr>
      </w:pPr>
    </w:p>
    <w:p w14:paraId="0D031BF2" w14:textId="11A9E9F5" w:rsidR="00077899" w:rsidRPr="00AE0786" w:rsidRDefault="00077899" w:rsidP="00DE1F25">
      <w:pPr>
        <w:pStyle w:val="Default"/>
        <w:widowControl w:val="0"/>
        <w:rPr>
          <w:rFonts w:asciiTheme="minorHAnsi" w:hAnsiTheme="minorHAnsi" w:cstheme="minorHAnsi"/>
          <w:b/>
          <w:bCs/>
          <w:sz w:val="22"/>
        </w:rPr>
      </w:pPr>
      <w:r w:rsidRPr="00AE0786">
        <w:rPr>
          <w:rFonts w:asciiTheme="minorHAnsi" w:hAnsiTheme="minorHAnsi" w:cstheme="minorHAnsi"/>
          <w:b/>
          <w:bCs/>
          <w:sz w:val="22"/>
        </w:rPr>
        <w:t>Discussion</w:t>
      </w:r>
    </w:p>
    <w:p w14:paraId="7353E10B" w14:textId="77777777" w:rsidR="00DE1F25" w:rsidRDefault="00DE1F25" w:rsidP="00DE1F25">
      <w:pPr>
        <w:spacing w:after="0"/>
        <w:rPr>
          <w:rFonts w:cstheme="minorHAnsi"/>
          <w:sz w:val="22"/>
          <w:szCs w:val="22"/>
        </w:rPr>
      </w:pPr>
    </w:p>
    <w:p w14:paraId="1636A226" w14:textId="73D0EBAC" w:rsidR="003962ED" w:rsidRDefault="003962ED" w:rsidP="003962ED">
      <w:pPr>
        <w:spacing w:after="0"/>
        <w:rPr>
          <w:ins w:id="82" w:author="Microsoft Office User" w:date="2020-05-20T12:07:00Z"/>
          <w:rFonts w:cstheme="minorHAnsi"/>
          <w:sz w:val="22"/>
          <w:szCs w:val="22"/>
        </w:rPr>
      </w:pPr>
      <w:r>
        <w:rPr>
          <w:rFonts w:cstheme="minorHAnsi"/>
          <w:sz w:val="22"/>
          <w:szCs w:val="22"/>
        </w:rPr>
        <w:t>Lepidoptera have long been recognized as exhibit</w:t>
      </w:r>
      <w:del w:id="83" w:author="Microsoft Office User" w:date="2020-06-01T23:55:00Z">
        <w:r w:rsidDel="002E0BC5">
          <w:rPr>
            <w:rFonts w:cstheme="minorHAnsi"/>
            <w:sz w:val="22"/>
            <w:szCs w:val="22"/>
          </w:rPr>
          <w:delText>ing</w:delText>
        </w:r>
      </w:del>
      <w:r>
        <w:rPr>
          <w:rFonts w:cstheme="minorHAnsi"/>
          <w:sz w:val="22"/>
          <w:szCs w:val="22"/>
        </w:rPr>
        <w:t xml:space="preserve"> striking variation in chromosome number</w:t>
      </w:r>
      <w:r w:rsidR="00511CB8">
        <w:rPr>
          <w:rFonts w:cstheme="minorHAnsi"/>
          <w:sz w:val="22"/>
          <w:szCs w:val="22"/>
        </w:rPr>
        <w:t xml:space="preserve"> </w:t>
      </w:r>
      <w:r w:rsidR="00511CB8">
        <w:rPr>
          <w:rFonts w:cstheme="minorHAnsi"/>
          <w:sz w:val="22"/>
          <w:szCs w:val="22"/>
        </w:rPr>
        <w:fldChar w:fldCharType="begin"/>
      </w:r>
      <w:r w:rsidR="00511CB8">
        <w:rPr>
          <w:rFonts w:cstheme="minorHAnsi"/>
          <w:sz w:val="22"/>
          <w:szCs w:val="22"/>
        </w:rPr>
        <w:instrText xml:space="preserve"> ADDIN EN.CITE &lt;EndNote&gt;&lt;Cite&gt;&lt;Author&gt;Robinson&lt;/Author&gt;&lt;Year&gt;1971&lt;/Year&gt;&lt;RecNum&gt;2186&lt;/RecNum&gt;&lt;DisplayText&gt;(&lt;style face="smallcaps"&gt;Robinson&lt;/style&gt; 1971)&lt;/DisplayText&gt;&lt;record&gt;&lt;rec-number&gt;2186&lt;/rec-number&gt;&lt;foreign-keys&gt;&lt;key app="EN" db-id="20tzrfeaqpde50e5e2dvtwp7sr5fsss0txe9" timestamp="1452619523"&gt;2186&lt;/key&gt;&lt;/foreign-keys&gt;&lt;ref-type name="Book"&gt;6&lt;/ref-type&gt;&lt;contributors&gt;&lt;authors&gt;&lt;author&gt;Robinson, Roy&lt;/author&gt;&lt;/authors&gt;&lt;/contributors&gt;&lt;titles&gt;&lt;title&gt;Lepidoptera genetics.&lt;/title&gt;&lt;/titles&gt;&lt;section&gt;561-588&lt;/section&gt;&lt;dates&gt;&lt;year&gt;1971&lt;/year&gt;&lt;/dates&gt;&lt;pub-location&gt;Oxford&lt;/pub-location&gt;&lt;publisher&gt;Pergamon Press&lt;/publisher&gt;&lt;urls&gt;&lt;/urls&gt;&lt;/record&gt;&lt;/Cite&gt;&lt;/EndNote&gt;</w:instrText>
      </w:r>
      <w:r w:rsidR="00511CB8">
        <w:rPr>
          <w:rFonts w:cstheme="minorHAnsi"/>
          <w:sz w:val="22"/>
          <w:szCs w:val="22"/>
        </w:rPr>
        <w:fldChar w:fldCharType="separate"/>
      </w:r>
      <w:r w:rsidR="00511CB8">
        <w:rPr>
          <w:rFonts w:cstheme="minorHAnsi"/>
          <w:noProof/>
          <w:sz w:val="22"/>
          <w:szCs w:val="22"/>
        </w:rPr>
        <w:t>(</w:t>
      </w:r>
      <w:r w:rsidR="00511CB8" w:rsidRPr="00511CB8">
        <w:rPr>
          <w:rFonts w:cstheme="minorHAnsi"/>
          <w:smallCaps/>
          <w:noProof/>
          <w:sz w:val="22"/>
          <w:szCs w:val="22"/>
        </w:rPr>
        <w:t>Robinson</w:t>
      </w:r>
      <w:r w:rsidR="00511CB8">
        <w:rPr>
          <w:rFonts w:cstheme="minorHAnsi"/>
          <w:noProof/>
          <w:sz w:val="22"/>
          <w:szCs w:val="22"/>
        </w:rPr>
        <w:t xml:space="preserve"> 1971)</w:t>
      </w:r>
      <w:r w:rsidR="00511CB8">
        <w:rPr>
          <w:rFonts w:cstheme="minorHAnsi"/>
          <w:sz w:val="22"/>
          <w:szCs w:val="22"/>
        </w:rPr>
        <w:fldChar w:fldCharType="end"/>
      </w:r>
      <w:r>
        <w:rPr>
          <w:rFonts w:cstheme="minorHAnsi"/>
          <w:sz w:val="22"/>
          <w:szCs w:val="22"/>
        </w:rPr>
        <w:t xml:space="preserve">. </w:t>
      </w:r>
      <w:del w:id="84" w:author="Microsoft Office User" w:date="2020-06-01T23:56:00Z">
        <w:r w:rsidDel="002E0BC5">
          <w:rPr>
            <w:rFonts w:cstheme="minorHAnsi"/>
            <w:sz w:val="22"/>
            <w:szCs w:val="22"/>
          </w:rPr>
          <w:delText xml:space="preserve">The hypothesis that holocentricity may allow for rapid changes in chromosome number has been widely viewed as an </w:delText>
        </w:r>
        <w:r w:rsidR="0091787F" w:rsidDel="002E0BC5">
          <w:rPr>
            <w:rFonts w:cstheme="minorHAnsi"/>
            <w:sz w:val="22"/>
            <w:szCs w:val="22"/>
          </w:rPr>
          <w:delText xml:space="preserve">explanation for the extreme distribution of chromosome number in Lepidoptera </w:delText>
        </w:r>
      </w:del>
      <w:ins w:id="85" w:author="Microsoft Office User" w:date="2020-06-01T23:56:00Z">
        <w:r w:rsidR="002E0BC5">
          <w:rPr>
            <w:rFonts w:cstheme="minorHAnsi"/>
            <w:sz w:val="22"/>
            <w:szCs w:val="22"/>
          </w:rPr>
          <w:t xml:space="preserve"> This extreme variation in </w:t>
        </w:r>
        <w:proofErr w:type="spellStart"/>
        <w:r w:rsidR="002E0BC5">
          <w:rPr>
            <w:rFonts w:cstheme="minorHAnsi"/>
            <w:sz w:val="22"/>
            <w:szCs w:val="22"/>
          </w:rPr>
          <w:t>Lep</w:t>
        </w:r>
        <w:proofErr w:type="spellEnd"/>
        <w:r w:rsidR="002E0BC5">
          <w:rPr>
            <w:rFonts w:cstheme="minorHAnsi"/>
            <w:sz w:val="22"/>
            <w:szCs w:val="22"/>
          </w:rPr>
          <w:t>i</w:t>
        </w:r>
        <w:proofErr w:type="spellStart"/>
        <w:r w:rsidR="002E0BC5">
          <w:rPr>
            <w:rFonts w:cstheme="minorHAnsi"/>
            <w:sz w:val="22"/>
            <w:szCs w:val="22"/>
          </w:rPr>
          <w:t xml:space="preserve">doptera </w:t>
        </w:r>
        <w:proofErr w:type="spellEnd"/>
        <w:r w:rsidR="002E0BC5">
          <w:rPr>
            <w:rFonts w:cstheme="minorHAnsi"/>
            <w:sz w:val="22"/>
            <w:szCs w:val="22"/>
          </w:rPr>
          <w:t xml:space="preserve">chromosome number had been hypothesized to be due to rapid changes in chromosome </w:t>
        </w:r>
      </w:ins>
      <w:ins w:id="86" w:author="Microsoft Office User" w:date="2020-06-01T23:57:00Z">
        <w:r w:rsidR="002E0BC5">
          <w:rPr>
            <w:rFonts w:cstheme="minorHAnsi"/>
            <w:sz w:val="22"/>
            <w:szCs w:val="22"/>
          </w:rPr>
          <w:t xml:space="preserve">number allowed by </w:t>
        </w:r>
        <w:proofErr w:type="spellStart"/>
        <w:r w:rsidR="002E0BC5">
          <w:rPr>
            <w:rFonts w:cstheme="minorHAnsi"/>
            <w:sz w:val="22"/>
            <w:szCs w:val="22"/>
          </w:rPr>
          <w:t>holocentricity</w:t>
        </w:r>
        <w:proofErr w:type="spellEnd"/>
        <w:r w:rsidR="002E0BC5">
          <w:rPr>
            <w:rFonts w:cstheme="minorHAnsi"/>
            <w:sz w:val="22"/>
            <w:szCs w:val="22"/>
          </w:rPr>
          <w:t xml:space="preserve"> </w:t>
        </w:r>
      </w:ins>
      <w:r w:rsidR="0091787F">
        <w:rPr>
          <w:rFonts w:cstheme="minorHAnsi"/>
          <w:sz w:val="22"/>
          <w:szCs w:val="22"/>
        </w:rPr>
        <w:fldChar w:fldCharType="begin">
          <w:fldData xml:space="preserve">PEVuZE5vdGU+PENpdGU+PEF1dGhvcj5IaWxsPC9BdXRob3I+PFllYXI+MjAxOTwvWWVhcj48UmVj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</w:fldData>
        </w:fldChar>
      </w:r>
      <w:r w:rsidR="0091787F">
        <w:rPr>
          <w:rFonts w:cstheme="minorHAnsi"/>
          <w:sz w:val="22"/>
          <w:szCs w:val="22"/>
        </w:rPr>
        <w:instrText xml:space="preserve"> ADDIN EN.CITE </w:instrText>
      </w:r>
      <w:r w:rsidR="0091787F">
        <w:rPr>
          <w:rFonts w:cstheme="minorHAnsi"/>
          <w:sz w:val="22"/>
          <w:szCs w:val="22"/>
        </w:rPr>
        <w:fldChar w:fldCharType="begin">
          <w:fldData xml:space="preserve">PEVuZE5vdGU+PENpdGU+PEF1dGhvcj5IaWxsPC9BdXRob3I+PFllYXI+MjAxOTwvWWVhcj48UmVj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</w:fldData>
        </w:fldChar>
      </w:r>
      <w:r w:rsidR="0091787F">
        <w:rPr>
          <w:rFonts w:cstheme="minorHAnsi"/>
          <w:sz w:val="22"/>
          <w:szCs w:val="22"/>
        </w:rPr>
        <w:instrText xml:space="preserve"> ADDIN EN.CITE.DATA </w:instrText>
      </w:r>
      <w:r w:rsidR="0091787F">
        <w:rPr>
          <w:rFonts w:cstheme="minorHAnsi"/>
          <w:sz w:val="22"/>
          <w:szCs w:val="22"/>
        </w:rPr>
      </w:r>
      <w:r w:rsidR="0091787F">
        <w:rPr>
          <w:rFonts w:cstheme="minorHAnsi"/>
          <w:sz w:val="22"/>
          <w:szCs w:val="22"/>
        </w:rPr>
        <w:fldChar w:fldCharType="end"/>
      </w:r>
      <w:r w:rsidR="0091787F">
        <w:rPr>
          <w:rFonts w:cstheme="minorHAnsi"/>
          <w:sz w:val="22"/>
          <w:szCs w:val="22"/>
        </w:rPr>
      </w:r>
      <w:r w:rsidR="0091787F">
        <w:rPr>
          <w:rFonts w:cstheme="minorHAnsi"/>
          <w:sz w:val="22"/>
          <w:szCs w:val="22"/>
        </w:rPr>
        <w:fldChar w:fldCharType="separate"/>
      </w:r>
      <w:r w:rsidR="0091787F">
        <w:rPr>
          <w:rFonts w:cstheme="minorHAnsi"/>
          <w:noProof/>
          <w:sz w:val="22"/>
          <w:szCs w:val="22"/>
        </w:rPr>
        <w:t>(</w:t>
      </w:r>
      <w:r w:rsidR="0091787F" w:rsidRPr="0091787F">
        <w:rPr>
          <w:rFonts w:cstheme="minorHAnsi"/>
          <w:smallCaps/>
          <w:noProof/>
          <w:sz w:val="22"/>
          <w:szCs w:val="22"/>
        </w:rPr>
        <w:t>Lukhtanov</w:t>
      </w:r>
      <w:r w:rsidR="0091787F" w:rsidRPr="0091787F">
        <w:rPr>
          <w:rFonts w:cstheme="minorHAnsi"/>
          <w:i/>
          <w:noProof/>
          <w:sz w:val="22"/>
          <w:szCs w:val="22"/>
        </w:rPr>
        <w:t xml:space="preserve"> et al.</w:t>
      </w:r>
      <w:r w:rsidR="0091787F">
        <w:rPr>
          <w:rFonts w:cstheme="minorHAnsi"/>
          <w:noProof/>
          <w:sz w:val="22"/>
          <w:szCs w:val="22"/>
        </w:rPr>
        <w:t xml:space="preserve"> 2018; </w:t>
      </w:r>
      <w:r w:rsidR="0091787F" w:rsidRPr="0091787F">
        <w:rPr>
          <w:rFonts w:cstheme="minorHAnsi"/>
          <w:smallCaps/>
          <w:noProof/>
          <w:sz w:val="22"/>
          <w:szCs w:val="22"/>
        </w:rPr>
        <w:t>Hill</w:t>
      </w:r>
      <w:r w:rsidR="0091787F" w:rsidRPr="0091787F">
        <w:rPr>
          <w:rFonts w:cstheme="minorHAnsi"/>
          <w:i/>
          <w:noProof/>
          <w:sz w:val="22"/>
          <w:szCs w:val="22"/>
        </w:rPr>
        <w:t xml:space="preserve"> et al.</w:t>
      </w:r>
      <w:r w:rsidR="0091787F">
        <w:rPr>
          <w:rFonts w:cstheme="minorHAnsi"/>
          <w:noProof/>
          <w:sz w:val="22"/>
          <w:szCs w:val="22"/>
        </w:rPr>
        <w:t xml:space="preserve"> 2019)</w:t>
      </w:r>
      <w:r w:rsidR="0091787F">
        <w:rPr>
          <w:rFonts w:cstheme="minorHAnsi"/>
          <w:sz w:val="22"/>
          <w:szCs w:val="22"/>
        </w:rPr>
        <w:fldChar w:fldCharType="end"/>
      </w:r>
      <w:r w:rsidR="0091787F">
        <w:rPr>
          <w:rFonts w:cstheme="minorHAnsi"/>
          <w:sz w:val="22"/>
          <w:szCs w:val="22"/>
        </w:rPr>
        <w:t xml:space="preserve">. </w:t>
      </w:r>
      <w:r>
        <w:rPr>
          <w:rFonts w:cstheme="minorHAnsi"/>
          <w:sz w:val="22"/>
          <w:szCs w:val="22"/>
        </w:rPr>
        <w:t xml:space="preserve">Our results find little support for this hypothesis. Looking across insects we find that </w:t>
      </w:r>
      <w:r w:rsidR="0091787F">
        <w:rPr>
          <w:rFonts w:cstheme="minorHAnsi"/>
          <w:sz w:val="22"/>
          <w:szCs w:val="22"/>
        </w:rPr>
        <w:t xml:space="preserve">rate estimates for all </w:t>
      </w:r>
      <w:r>
        <w:rPr>
          <w:rFonts w:cstheme="minorHAnsi"/>
          <w:sz w:val="22"/>
          <w:szCs w:val="22"/>
        </w:rPr>
        <w:t xml:space="preserve">holocentric and </w:t>
      </w:r>
      <w:r w:rsidR="0091787F">
        <w:rPr>
          <w:rFonts w:cstheme="minorHAnsi"/>
          <w:sz w:val="22"/>
          <w:szCs w:val="22"/>
        </w:rPr>
        <w:t xml:space="preserve">all </w:t>
      </w:r>
      <w:r>
        <w:rPr>
          <w:rFonts w:cstheme="minorHAnsi"/>
          <w:sz w:val="22"/>
          <w:szCs w:val="22"/>
        </w:rPr>
        <w:t xml:space="preserve">monocentric clades </w:t>
      </w:r>
      <w:r w:rsidR="0091787F">
        <w:rPr>
          <w:rFonts w:cstheme="minorHAnsi"/>
          <w:sz w:val="22"/>
          <w:szCs w:val="22"/>
        </w:rPr>
        <w:t xml:space="preserve">are </w:t>
      </w:r>
      <w:del w:id="87" w:author="Microsoft Office User" w:date="2020-06-01T23:56:00Z">
        <w:r w:rsidR="0091787F" w:rsidDel="002E0BC5">
          <w:rPr>
            <w:rFonts w:cstheme="minorHAnsi"/>
            <w:sz w:val="22"/>
            <w:szCs w:val="22"/>
          </w:rPr>
          <w:delText xml:space="preserve">very </w:delText>
        </w:r>
      </w:del>
      <w:r w:rsidR="0091787F">
        <w:rPr>
          <w:rFonts w:cstheme="minorHAnsi"/>
          <w:sz w:val="22"/>
          <w:szCs w:val="22"/>
        </w:rPr>
        <w:t>near</w:t>
      </w:r>
      <w:ins w:id="88" w:author="Microsoft Office User" w:date="2020-06-01T23:56:00Z">
        <w:r w:rsidR="002E0BC5">
          <w:rPr>
            <w:rFonts w:cstheme="minorHAnsi"/>
            <w:sz w:val="22"/>
            <w:szCs w:val="22"/>
          </w:rPr>
          <w:t>ly</w:t>
        </w:r>
      </w:ins>
      <w:r w:rsidR="0091787F">
        <w:rPr>
          <w:rFonts w:cstheme="minorHAnsi"/>
          <w:sz w:val="22"/>
          <w:szCs w:val="22"/>
        </w:rPr>
        <w:t xml:space="preserve"> equal</w:t>
      </w:r>
      <w:r>
        <w:rPr>
          <w:rFonts w:cstheme="minorHAnsi"/>
          <w:sz w:val="22"/>
          <w:szCs w:val="22"/>
        </w:rPr>
        <w:t>.</w:t>
      </w:r>
      <w:r w:rsidR="0091787F">
        <w:rPr>
          <w:rFonts w:cstheme="minorHAnsi"/>
          <w:sz w:val="22"/>
          <w:szCs w:val="22"/>
        </w:rPr>
        <w:t xml:space="preserve"> In fact, when we investigated rates of chromosome number evolution within </w:t>
      </w:r>
      <w:r w:rsidR="00374043">
        <w:rPr>
          <w:rFonts w:cstheme="minorHAnsi"/>
          <w:sz w:val="22"/>
          <w:szCs w:val="22"/>
        </w:rPr>
        <w:t>orders,</w:t>
      </w:r>
      <w:r w:rsidR="0091787F">
        <w:rPr>
          <w:rFonts w:cstheme="minorHAnsi"/>
          <w:sz w:val="22"/>
          <w:szCs w:val="22"/>
        </w:rPr>
        <w:t xml:space="preserve"> we found that clades with holocentric chromosomes exhibited both some of the highest and lowest rates observed in insects. We </w:t>
      </w:r>
      <w:r w:rsidR="0091787F">
        <w:rPr>
          <w:rFonts w:cstheme="minorHAnsi"/>
          <w:sz w:val="22"/>
          <w:szCs w:val="22"/>
        </w:rPr>
        <w:lastRenderedPageBreak/>
        <w:t>propose that the variation in chromosome number within Lepidoptera is likely better explained by other traits that can impact the rate of chromosome number evolution</w:t>
      </w:r>
      <w:ins w:id="89" w:author="Microsoft Office User" w:date="2020-06-01T23:57:00Z">
        <w:r w:rsidR="002E0BC5">
          <w:rPr>
            <w:rFonts w:cstheme="minorHAnsi"/>
            <w:sz w:val="22"/>
            <w:szCs w:val="22"/>
          </w:rPr>
          <w:t>—meiotic drive, polyploidy, and population size</w:t>
        </w:r>
      </w:ins>
      <w:r w:rsidR="0091787F">
        <w:rPr>
          <w:rFonts w:cstheme="minorHAnsi"/>
          <w:sz w:val="22"/>
          <w:szCs w:val="22"/>
        </w:rPr>
        <w:t>.</w:t>
      </w:r>
    </w:p>
    <w:p w14:paraId="4D889B2A" w14:textId="0CB565CA" w:rsidR="00A900A4" w:rsidRDefault="00A900A4" w:rsidP="00DE1F25">
      <w:pPr>
        <w:spacing w:after="0"/>
        <w:rPr>
          <w:rFonts w:cstheme="minorHAnsi"/>
          <w:sz w:val="22"/>
          <w:szCs w:val="22"/>
        </w:rPr>
      </w:pPr>
    </w:p>
    <w:p w14:paraId="65D51380" w14:textId="5DA3BFF7" w:rsidR="00A900A4" w:rsidRPr="00AE0786" w:rsidRDefault="00233069" w:rsidP="00A900A4">
      <w:pPr>
        <w:spacing w:after="0"/>
        <w:rPr>
          <w:rFonts w:cstheme="minorHAnsi"/>
          <w:sz w:val="22"/>
          <w:szCs w:val="22"/>
        </w:rPr>
      </w:pPr>
      <w:r>
        <w:rPr>
          <w:rFonts w:cstheme="minorHAnsi"/>
          <w:sz w:val="22"/>
          <w:szCs w:val="22"/>
        </w:rPr>
        <w:t xml:space="preserve">Meiotic drive is one possible driver of changes in chromosome number. We have recently shown that meiotic drive in mammals likely explains variation in rates of chromosome evolution and the distribution of chromosome </w:t>
      </w:r>
      <w:r w:rsidR="00883E36">
        <w:rPr>
          <w:rFonts w:cstheme="minorHAnsi"/>
          <w:sz w:val="22"/>
          <w:szCs w:val="22"/>
        </w:rPr>
        <w:t>morphologies</w:t>
      </w:r>
      <w:r>
        <w:rPr>
          <w:rFonts w:cstheme="minorHAnsi"/>
          <w:sz w:val="22"/>
          <w:szCs w:val="22"/>
        </w:rPr>
        <w:t xml:space="preserve"> </w:t>
      </w:r>
      <w:r>
        <w:rPr>
          <w:rFonts w:cstheme="minorHAnsi"/>
          <w:sz w:val="22"/>
          <w:szCs w:val="22"/>
        </w:rPr>
        <w:fldChar w:fldCharType="begin"/>
      </w:r>
      <w:r>
        <w:rPr>
          <w:rFonts w:cstheme="minorHAnsi"/>
          <w:sz w:val="22"/>
          <w:szCs w:val="22"/>
        </w:rPr>
        <w:instrText xml:space="preserve"> ADDIN EN.CITE &lt;EndNote&gt;&lt;Cite&gt;&lt;Author&gt;Blackmon&lt;/Author&gt;&lt;Year&gt;2019&lt;/Year&gt;&lt;RecNum&gt;2717&lt;/RecNum&gt;&lt;DisplayText&gt;(&lt;style face="smallcaps"&gt;Blackmon&lt;/style&gt;&lt;style face="italic"&gt; et al.&lt;/style&gt; 2019)&lt;/DisplayText&gt;&lt;record&gt;&lt;rec-number&gt;2717&lt;/rec-number&gt;&lt;foreign-keys&gt;&lt;key app="EN" db-id="20tzrfeaqpde50e5e2dvtwp7sr5fsss0txe9" timestamp="1554161149"&gt;2717&lt;/key&gt;&lt;/foreign-keys&gt;&lt;ref-type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periodical&gt;&lt;pages&gt;511-523&lt;/pages&gt;&lt;volume&gt;73&lt;/volume&gt;&lt;number&gt;3&lt;/number&gt;&lt;dates&gt;&lt;year&gt;2019&lt;/year&gt;&lt;/dates&gt;&lt;isbn&gt;0014-3820&lt;/isbn&gt;&lt;urls&gt;&lt;/urls&gt;&lt;/record&gt;&lt;/Cite&gt;&lt;/EndNote&gt;</w:instrText>
      </w:r>
      <w:r>
        <w:rPr>
          <w:rFonts w:cstheme="minorHAnsi"/>
          <w:sz w:val="22"/>
          <w:szCs w:val="22"/>
        </w:rPr>
        <w:fldChar w:fldCharType="separate"/>
      </w:r>
      <w:r>
        <w:rPr>
          <w:rFonts w:cstheme="minorHAnsi"/>
          <w:noProof/>
          <w:sz w:val="22"/>
          <w:szCs w:val="22"/>
        </w:rPr>
        <w:t>(</w:t>
      </w:r>
      <w:r w:rsidRPr="00233069">
        <w:rPr>
          <w:rFonts w:cstheme="minorHAnsi"/>
          <w:smallCaps/>
          <w:noProof/>
          <w:sz w:val="22"/>
          <w:szCs w:val="22"/>
        </w:rPr>
        <w:t>Blackmon</w:t>
      </w:r>
      <w:r w:rsidRPr="00233069">
        <w:rPr>
          <w:rFonts w:cstheme="minorHAnsi"/>
          <w:i/>
          <w:noProof/>
          <w:sz w:val="22"/>
          <w:szCs w:val="22"/>
        </w:rPr>
        <w:t xml:space="preserve"> et al.</w:t>
      </w:r>
      <w:r>
        <w:rPr>
          <w:rFonts w:cstheme="minorHAnsi"/>
          <w:noProof/>
          <w:sz w:val="22"/>
          <w:szCs w:val="22"/>
        </w:rPr>
        <w:t xml:space="preserve"> 2019)</w:t>
      </w:r>
      <w:r>
        <w:rPr>
          <w:rFonts w:cstheme="minorHAnsi"/>
          <w:sz w:val="22"/>
          <w:szCs w:val="22"/>
        </w:rPr>
        <w:fldChar w:fldCharType="end"/>
      </w:r>
      <w:r>
        <w:rPr>
          <w:rFonts w:cstheme="minorHAnsi"/>
          <w:sz w:val="22"/>
          <w:szCs w:val="22"/>
        </w:rPr>
        <w:t xml:space="preserve">. </w:t>
      </w:r>
      <w:r w:rsidR="00A900A4" w:rsidRPr="00AE0786">
        <w:rPr>
          <w:rFonts w:cstheme="minorHAnsi"/>
          <w:sz w:val="22"/>
          <w:szCs w:val="22"/>
        </w:rPr>
        <w:t xml:space="preserve">Work in mice has shown that meiotic drive is based on the strength of centromeres, where strength is characterized by the ability to express kinetochore proteins and interact with spindle fibers </w:t>
      </w:r>
      <w:r w:rsidR="00A900A4" w:rsidRPr="00AE0786">
        <w:rPr>
          <w:rFonts w:cstheme="minorHAnsi"/>
          <w:sz w:val="22"/>
          <w:szCs w:val="22"/>
        </w:rPr>
        <w:fldChar w:fldCharType="begin"/>
      </w:r>
      <w:r w:rsidR="00A900A4" w:rsidRPr="00AE0786">
        <w:rPr>
          <w:rFonts w:cstheme="minorHAnsi"/>
          <w:sz w:val="22"/>
          <w:szCs w:val="22"/>
        </w:rPr>
        <w:instrText xml:space="preserve"> ADDIN EN.CITE &lt;EndNote&gt;&lt;Cite&gt;&lt;Author&gt;Chmátal&lt;/Author&gt;&lt;Year&gt;2014&lt;/Year&gt;&lt;RecNum&gt;426&lt;/RecNum&gt;&lt;DisplayText&gt;(&lt;style face="smallcaps"&gt;Chmátal&lt;/style&gt;&lt;style face="italic"&gt; et al.&lt;/style&gt; 2014)&lt;/DisplayText&gt;&lt;record&gt;&lt;rec-number&gt;426&lt;/rec-number&gt;&lt;foreign-keys&gt;&lt;key app="EN" db-id="psx5aavda22efleatx5vaweatapzwapastxd" timestamp="1587960950" guid="3385c8d3-410d-4525-81f0-e8ad360cf123"&gt;426&lt;/key&gt;&lt;/foreign-keys&gt;&lt;ref-type name="Journal Article"&gt;17&lt;/ref-type&gt;&lt;contributors&gt;&lt;authors&gt;&lt;author&gt;Chmátal, Lukáš&lt;/author&gt;&lt;author&gt;Gabriel, Sofia I&lt;/author&gt;&lt;author&gt;Mitsainas, George P&lt;/author&gt;&lt;author&gt;Martínez-Vargas, Jessica&lt;/author&gt;&lt;author&gt;Ventura, Jacint&lt;/author&gt;&lt;author&gt;Searle, Jeremy B&lt;/author&gt;&lt;author&gt;Schultz, Richard M&lt;/author&gt;&lt;author&gt;Lampson, Michael A&lt;/author&gt;&lt;/authors&gt;&lt;/contributors&gt;&lt;titles&gt;&lt;title&gt;Centromere strength provides the cell biological basis for meiotic drive and karyotype evolution in mice&lt;/title&gt;&lt;secondary-title&gt;Current Biology&lt;/secondary-title&gt;&lt;/titles&gt;&lt;periodical&gt;&lt;full-title&gt;Current Biology&lt;/full-title&gt;&lt;/periodical&gt;&lt;pages&gt;2295-2300&lt;/pages&gt;&lt;volume&gt;24&lt;/volume&gt;&lt;number&gt;19&lt;/number&gt;&lt;dates&gt;&lt;year&gt;2014&lt;/year&gt;&lt;/dates&gt;&lt;isbn&gt;0960-9822&lt;/isbn&gt;&lt;urls&gt;&lt;/urls&gt;&lt;/record&gt;&lt;/Cite&gt;&lt;/EndNote&gt;</w:instrText>
      </w:r>
      <w:r w:rsidR="00A900A4" w:rsidRPr="00AE0786">
        <w:rPr>
          <w:rFonts w:cstheme="minorHAnsi"/>
          <w:sz w:val="22"/>
          <w:szCs w:val="22"/>
        </w:rPr>
        <w:fldChar w:fldCharType="separate"/>
      </w:r>
      <w:r w:rsidR="00A900A4" w:rsidRPr="00AE0786">
        <w:rPr>
          <w:rFonts w:cstheme="minorHAnsi"/>
          <w:noProof/>
          <w:sz w:val="22"/>
          <w:szCs w:val="22"/>
        </w:rPr>
        <w:t>(</w:t>
      </w:r>
      <w:r w:rsidR="00A900A4" w:rsidRPr="00AE0786">
        <w:rPr>
          <w:rFonts w:cstheme="minorHAnsi"/>
          <w:smallCaps/>
          <w:noProof/>
          <w:sz w:val="22"/>
          <w:szCs w:val="22"/>
        </w:rPr>
        <w:t>Chmátal</w:t>
      </w:r>
      <w:r w:rsidR="00A900A4" w:rsidRPr="00AE0786">
        <w:rPr>
          <w:rFonts w:cstheme="minorHAnsi"/>
          <w:i/>
          <w:noProof/>
          <w:sz w:val="22"/>
          <w:szCs w:val="22"/>
        </w:rPr>
        <w:t xml:space="preserve"> et al.</w:t>
      </w:r>
      <w:r w:rsidR="00A900A4" w:rsidRPr="00AE0786">
        <w:rPr>
          <w:rFonts w:cstheme="minorHAnsi"/>
          <w:noProof/>
          <w:sz w:val="22"/>
          <w:szCs w:val="22"/>
        </w:rPr>
        <w:t xml:space="preserve"> 2014)</w:t>
      </w:r>
      <w:r w:rsidR="00A900A4" w:rsidRPr="00AE0786">
        <w:rPr>
          <w:rFonts w:cstheme="minorHAnsi"/>
          <w:sz w:val="22"/>
          <w:szCs w:val="22"/>
        </w:rPr>
        <w:fldChar w:fldCharType="end"/>
      </w:r>
      <w:r w:rsidR="00A900A4" w:rsidRPr="00AE0786">
        <w:rPr>
          <w:rFonts w:cstheme="minorHAnsi"/>
          <w:sz w:val="22"/>
          <w:szCs w:val="22"/>
        </w:rPr>
        <w:t xml:space="preserve">. In this system, a fusion with the same centromere strength was shown to be either favored or disfavored depending on the genetic background that it was segregating within. In holocentric chromosomes, since they have a diffuse centromere, meiotic drive is thought to be </w:t>
      </w:r>
      <w:r>
        <w:rPr>
          <w:rFonts w:cstheme="minorHAnsi"/>
          <w:sz w:val="22"/>
          <w:szCs w:val="22"/>
        </w:rPr>
        <w:t>less likely</w:t>
      </w:r>
      <w:r w:rsidR="00A900A4" w:rsidRPr="00AE0786">
        <w:rPr>
          <w:rFonts w:cstheme="minorHAnsi"/>
          <w:sz w:val="22"/>
          <w:szCs w:val="22"/>
        </w:rPr>
        <w:t xml:space="preserve"> since multiple sequences must be favored </w:t>
      </w:r>
      <w:r>
        <w:rPr>
          <w:rFonts w:cstheme="minorHAnsi"/>
          <w:sz w:val="22"/>
          <w:szCs w:val="22"/>
        </w:rPr>
        <w:t xml:space="preserve">simultaneously </w:t>
      </w:r>
      <w:r w:rsidR="00A900A4" w:rsidRPr="00AE0786">
        <w:rPr>
          <w:rFonts w:cstheme="minorHAnsi"/>
          <w:sz w:val="22"/>
          <w:szCs w:val="22"/>
        </w:rPr>
        <w:t xml:space="preserve">to have </w:t>
      </w:r>
      <w:r>
        <w:rPr>
          <w:rFonts w:cstheme="minorHAnsi"/>
          <w:sz w:val="22"/>
          <w:szCs w:val="22"/>
        </w:rPr>
        <w:t>a strong impact on</w:t>
      </w:r>
      <w:r w:rsidR="00A900A4" w:rsidRPr="00AE0786">
        <w:rPr>
          <w:rFonts w:cstheme="minorHAnsi"/>
          <w:sz w:val="22"/>
          <w:szCs w:val="22"/>
        </w:rPr>
        <w:t xml:space="preserve"> segregat</w:t>
      </w:r>
      <w:r>
        <w:rPr>
          <w:rFonts w:cstheme="minorHAnsi"/>
          <w:sz w:val="22"/>
          <w:szCs w:val="22"/>
        </w:rPr>
        <w:t>ion</w:t>
      </w:r>
      <w:r w:rsidR="00A900A4" w:rsidRPr="00AE0786">
        <w:rPr>
          <w:rFonts w:cstheme="minorHAnsi"/>
          <w:sz w:val="22"/>
          <w:szCs w:val="22"/>
        </w:rPr>
        <w:t xml:space="preserve"> </w:t>
      </w:r>
      <w:r w:rsidR="00A900A4" w:rsidRPr="00AE0786">
        <w:rPr>
          <w:rFonts w:cstheme="minorHAnsi"/>
          <w:sz w:val="22"/>
          <w:szCs w:val="22"/>
        </w:rPr>
        <w:fldChar w:fldCharType="begin"/>
      </w:r>
      <w:r w:rsidR="00A900A4">
        <w:rPr>
          <w:rFonts w:cstheme="minorHAnsi"/>
          <w:sz w:val="22"/>
          <w:szCs w:val="22"/>
        </w:rPr>
        <w:instrText xml:space="preserve"> ADDIN EN.CITE &lt;EndNote&gt;&lt;Cite&gt;&lt;Author&gt;Gassmann&lt;/Author&gt;&lt;Year&gt;2012&lt;/Year&gt;&lt;RecNum&gt;428&lt;/RecNum&gt;&lt;DisplayText&gt;(&lt;style face="smallcaps"&gt;Gassmann&lt;/style&gt;&lt;style face="italic"&gt; et al.&lt;/style&gt; 2012)&lt;/DisplayText&gt;&lt;record&gt;&lt;rec-number&gt;428&lt;/rec-number&gt;&lt;foreign-keys&gt;&lt;key app="EN" db-id="psx5aavda22efleatx5vaweatapzwapastxd" timestamp="1587961615" guid="08e84882-d74d-49d8-a9c4-1a4a4ed21619"&gt;428&lt;/key&gt;&lt;/foreign-keys&gt;&lt;ref-type name="Journal Article"&gt;17&lt;/ref-type&gt;&lt;contributors&gt;&lt;authors&gt;&lt;author&gt;Gassmann, Reto&lt;/author&gt;&lt;author&gt;Rechtsteiner, Andreas&lt;/author&gt;&lt;author&gt;Yuen, Karen W&lt;/author&gt;&lt;author&gt;Muroyama, Andrew&lt;/author&gt;&lt;author&gt;Egelhofer, Thea&lt;/author&gt;&lt;author&gt;Gaydos, Laura&lt;/author&gt;&lt;author&gt;Barron, Francie&lt;/author&gt;&lt;author&gt;Maddox, Paul&lt;/author&gt;&lt;author&gt;Essex, Anthony&lt;/author&gt;&lt;author&gt;Monen, Joost&lt;/author&gt;&lt;/authors&gt;&lt;/contributors&gt;&lt;titles&gt;&lt;title&gt;An inverse relationship to germline transcription defines centromeric chromatin in C. elegans&lt;/title&gt;&lt;secondary-title&gt;Nature&lt;/secondary-title&gt;&lt;/titles&gt;&lt;periodical&gt;&lt;full-title&gt;Nature&lt;/full-title&gt;&lt;abbr-1&gt;Nature&lt;/abbr-1&gt;&lt;/periodical&gt;&lt;pages&gt;534-537&lt;/pages&gt;&lt;volume&gt;484&lt;/volume&gt;&lt;number&gt;7395&lt;/number&gt;&lt;dates&gt;&lt;year&gt;2012&lt;/year&gt;&lt;/dates&gt;&lt;isbn&gt;1476-4687&lt;/isbn&gt;&lt;urls&gt;&lt;/urls&gt;&lt;/record&gt;&lt;/Cite&gt;&lt;/EndNote&gt;</w:instrText>
      </w:r>
      <w:r w:rsidR="00A900A4" w:rsidRPr="00AE0786">
        <w:rPr>
          <w:rFonts w:cstheme="minorHAnsi"/>
          <w:sz w:val="22"/>
          <w:szCs w:val="22"/>
        </w:rPr>
        <w:fldChar w:fldCharType="separate"/>
      </w:r>
      <w:r w:rsidR="00A900A4" w:rsidRPr="00AE0786">
        <w:rPr>
          <w:rFonts w:cstheme="minorHAnsi"/>
          <w:noProof/>
          <w:sz w:val="22"/>
          <w:szCs w:val="22"/>
        </w:rPr>
        <w:t>(</w:t>
      </w:r>
      <w:r w:rsidR="00A900A4" w:rsidRPr="00AE0786">
        <w:rPr>
          <w:rFonts w:cstheme="minorHAnsi"/>
          <w:smallCaps/>
          <w:noProof/>
          <w:sz w:val="22"/>
          <w:szCs w:val="22"/>
        </w:rPr>
        <w:t>Gassmann</w:t>
      </w:r>
      <w:r w:rsidR="00A900A4" w:rsidRPr="00AE0786">
        <w:rPr>
          <w:rFonts w:cstheme="minorHAnsi"/>
          <w:i/>
          <w:noProof/>
          <w:sz w:val="22"/>
          <w:szCs w:val="22"/>
        </w:rPr>
        <w:t xml:space="preserve"> et al.</w:t>
      </w:r>
      <w:r w:rsidR="00A900A4" w:rsidRPr="00AE0786">
        <w:rPr>
          <w:rFonts w:cstheme="minorHAnsi"/>
          <w:noProof/>
          <w:sz w:val="22"/>
          <w:szCs w:val="22"/>
        </w:rPr>
        <w:t xml:space="preserve"> 2012)</w:t>
      </w:r>
      <w:r w:rsidR="00A900A4" w:rsidRPr="00AE0786">
        <w:rPr>
          <w:rFonts w:cstheme="minorHAnsi"/>
          <w:sz w:val="22"/>
          <w:szCs w:val="22"/>
        </w:rPr>
        <w:fldChar w:fldCharType="end"/>
      </w:r>
      <w:r w:rsidR="00A900A4" w:rsidRPr="00AE0786">
        <w:rPr>
          <w:rFonts w:cstheme="minorHAnsi"/>
          <w:sz w:val="22"/>
          <w:szCs w:val="22"/>
        </w:rPr>
        <w:t xml:space="preserve">. </w:t>
      </w:r>
      <w:r>
        <w:rPr>
          <w:rFonts w:cstheme="minorHAnsi"/>
          <w:sz w:val="22"/>
          <w:szCs w:val="22"/>
        </w:rPr>
        <w:t>Therefor</w:t>
      </w:r>
      <w:r w:rsidR="00980022">
        <w:rPr>
          <w:rFonts w:cstheme="minorHAnsi"/>
          <w:sz w:val="22"/>
          <w:szCs w:val="22"/>
        </w:rPr>
        <w:t>e,</w:t>
      </w:r>
      <w:r>
        <w:rPr>
          <w:rFonts w:cstheme="minorHAnsi"/>
          <w:sz w:val="22"/>
          <w:szCs w:val="22"/>
        </w:rPr>
        <w:t xml:space="preserve"> meiotic drive could potentially </w:t>
      </w:r>
      <w:del w:id="90" w:author="Microsoft Office User" w:date="2020-06-01T23:59:00Z">
        <w:r w:rsidDel="002E0BC5">
          <w:rPr>
            <w:rFonts w:cstheme="minorHAnsi"/>
            <w:sz w:val="22"/>
            <w:szCs w:val="22"/>
          </w:rPr>
          <w:delText xml:space="preserve">either </w:delText>
        </w:r>
      </w:del>
      <w:r>
        <w:rPr>
          <w:rFonts w:cstheme="minorHAnsi"/>
          <w:sz w:val="22"/>
          <w:szCs w:val="22"/>
        </w:rPr>
        <w:t xml:space="preserve">increase or decrease rates of chromosome number evolution. </w:t>
      </w:r>
      <w:commentRangeStart w:id="91"/>
      <w:ins w:id="92" w:author="Microsoft Office User" w:date="2020-06-02T00:03:00Z">
        <w:r w:rsidR="009F63DF">
          <w:rPr>
            <w:rFonts w:cstheme="minorHAnsi"/>
            <w:sz w:val="22"/>
            <w:szCs w:val="22"/>
          </w:rPr>
          <w:t>This may suggest monocentric cla</w:t>
        </w:r>
      </w:ins>
      <w:ins w:id="93" w:author="Microsoft Office User" w:date="2020-06-02T00:04:00Z">
        <w:r w:rsidR="009F63DF">
          <w:rPr>
            <w:rFonts w:cstheme="minorHAnsi"/>
            <w:sz w:val="22"/>
            <w:szCs w:val="22"/>
          </w:rPr>
          <w:t xml:space="preserve">des maintain more extreme rate variation dependent on the presence or absence of meiotic drive. </w:t>
        </w:r>
      </w:ins>
      <w:del w:id="94" w:author="Microsoft Office User" w:date="2020-06-02T00:04:00Z">
        <w:r w:rsidDel="009F63DF">
          <w:rPr>
            <w:rFonts w:cstheme="minorHAnsi"/>
            <w:sz w:val="22"/>
            <w:szCs w:val="22"/>
          </w:rPr>
          <w:delText>This might suggest that in monocentric clades more extreme rate variation would be expected due to the presence or absence of meiotic drive</w:delText>
        </w:r>
      </w:del>
      <w:commentRangeEnd w:id="91"/>
      <w:r w:rsidR="009F63DF">
        <w:rPr>
          <w:rStyle w:val="CommentReference"/>
        </w:rPr>
        <w:commentReference w:id="91"/>
      </w:r>
      <w:del w:id="95" w:author="Microsoft Office User" w:date="2020-06-02T00:04:00Z">
        <w:r w:rsidDel="009F63DF">
          <w:rPr>
            <w:rFonts w:cstheme="minorHAnsi"/>
            <w:sz w:val="22"/>
            <w:szCs w:val="22"/>
          </w:rPr>
          <w:delText xml:space="preserve">. </w:delText>
        </w:r>
      </w:del>
      <w:r>
        <w:rPr>
          <w:rFonts w:cstheme="minorHAnsi"/>
          <w:sz w:val="22"/>
          <w:szCs w:val="22"/>
        </w:rPr>
        <w:t xml:space="preserve">We note however that we observe roughly equal amounts </w:t>
      </w:r>
      <w:commentRangeStart w:id="96"/>
      <w:commentRangeStart w:id="97"/>
      <w:r>
        <w:rPr>
          <w:rFonts w:cstheme="minorHAnsi"/>
          <w:sz w:val="22"/>
          <w:szCs w:val="22"/>
        </w:rPr>
        <w:t xml:space="preserve">of </w:t>
      </w:r>
      <w:ins w:id="98" w:author="Microsoft Office User" w:date="2020-06-02T00:00:00Z">
        <w:r w:rsidR="002E0BC5">
          <w:rPr>
            <w:rFonts w:cstheme="minorHAnsi"/>
            <w:sz w:val="22"/>
            <w:szCs w:val="22"/>
          </w:rPr>
          <w:t xml:space="preserve">chromosome number </w:t>
        </w:r>
      </w:ins>
      <w:r>
        <w:rPr>
          <w:rFonts w:cstheme="minorHAnsi"/>
          <w:sz w:val="22"/>
          <w:szCs w:val="22"/>
        </w:rPr>
        <w:t xml:space="preserve">variation </w:t>
      </w:r>
      <w:commentRangeEnd w:id="96"/>
      <w:r w:rsidR="002E0BC5">
        <w:rPr>
          <w:rStyle w:val="CommentReference"/>
        </w:rPr>
        <w:commentReference w:id="96"/>
      </w:r>
      <w:commentRangeEnd w:id="97"/>
      <w:r w:rsidR="002E0BC5">
        <w:rPr>
          <w:rStyle w:val="CommentReference"/>
        </w:rPr>
        <w:commentReference w:id="97"/>
      </w:r>
      <w:r>
        <w:rPr>
          <w:rFonts w:cstheme="minorHAnsi"/>
          <w:sz w:val="22"/>
          <w:szCs w:val="22"/>
        </w:rPr>
        <w:t>in our comparison of rates in insect</w:t>
      </w:r>
      <w:r w:rsidR="00883E36">
        <w:rPr>
          <w:rFonts w:cstheme="minorHAnsi"/>
          <w:sz w:val="22"/>
          <w:szCs w:val="22"/>
        </w:rPr>
        <w:t xml:space="preserve"> orders</w:t>
      </w:r>
      <w:r w:rsidR="00A900A4" w:rsidRPr="00AE0786">
        <w:rPr>
          <w:rFonts w:cstheme="minorHAnsi"/>
          <w:sz w:val="22"/>
          <w:szCs w:val="22"/>
        </w:rPr>
        <w:t xml:space="preserve">. </w:t>
      </w:r>
    </w:p>
    <w:p w14:paraId="3A59F542" w14:textId="77777777" w:rsidR="00A900A4" w:rsidRDefault="00A900A4" w:rsidP="00A900A4">
      <w:pPr>
        <w:spacing w:after="0"/>
        <w:rPr>
          <w:rFonts w:cstheme="minorHAnsi"/>
          <w:sz w:val="22"/>
          <w:szCs w:val="22"/>
        </w:rPr>
      </w:pPr>
    </w:p>
    <w:p w14:paraId="3CD535F0" w14:textId="6AFAEBFE" w:rsidR="00254CAD" w:rsidRDefault="00233069" w:rsidP="00DE1F25">
      <w:pPr>
        <w:spacing w:after="0"/>
        <w:rPr>
          <w:rFonts w:cstheme="minorHAnsi"/>
          <w:color w:val="000000" w:themeColor="text1"/>
          <w:sz w:val="22"/>
          <w:szCs w:val="22"/>
        </w:rPr>
      </w:pPr>
      <w:r w:rsidRPr="00883E36">
        <w:rPr>
          <w:rFonts w:cstheme="minorHAnsi"/>
          <w:color w:val="000000" w:themeColor="text1"/>
          <w:sz w:val="22"/>
          <w:szCs w:val="22"/>
        </w:rPr>
        <w:t xml:space="preserve">While fissions and fusions can make small changes to </w:t>
      </w:r>
      <w:r w:rsidR="00883E36">
        <w:rPr>
          <w:rFonts w:cstheme="minorHAnsi"/>
          <w:color w:val="000000" w:themeColor="text1"/>
          <w:sz w:val="22"/>
          <w:szCs w:val="22"/>
        </w:rPr>
        <w:t>chromosome number</w:t>
      </w:r>
      <w:r w:rsidR="00980022">
        <w:rPr>
          <w:rFonts w:cstheme="minorHAnsi"/>
          <w:color w:val="000000" w:themeColor="text1"/>
          <w:sz w:val="22"/>
          <w:szCs w:val="22"/>
        </w:rPr>
        <w:t>,</w:t>
      </w:r>
      <w:r w:rsidR="00883E36">
        <w:rPr>
          <w:rFonts w:cstheme="minorHAnsi"/>
          <w:color w:val="000000" w:themeColor="text1"/>
          <w:sz w:val="22"/>
          <w:szCs w:val="22"/>
        </w:rPr>
        <w:t xml:space="preserve"> polyploidy events have the potential to lead to large increases in chromosome number much more rapidly. Recent analyses of transcriptome data suggest that insects including </w:t>
      </w:r>
      <w:r w:rsidR="00254CAD">
        <w:rPr>
          <w:rFonts w:cstheme="minorHAnsi"/>
          <w:color w:val="000000" w:themeColor="text1"/>
          <w:sz w:val="22"/>
          <w:szCs w:val="22"/>
        </w:rPr>
        <w:t>L</w:t>
      </w:r>
      <w:r w:rsidR="00883E36">
        <w:rPr>
          <w:rFonts w:cstheme="minorHAnsi"/>
          <w:color w:val="000000" w:themeColor="text1"/>
          <w:sz w:val="22"/>
          <w:szCs w:val="22"/>
        </w:rPr>
        <w:t xml:space="preserve">epidoptera have had multiple large scale </w:t>
      </w:r>
      <w:r w:rsidR="00254CAD">
        <w:rPr>
          <w:rFonts w:cstheme="minorHAnsi"/>
          <w:color w:val="000000" w:themeColor="text1"/>
          <w:sz w:val="22"/>
          <w:szCs w:val="22"/>
        </w:rPr>
        <w:t>genome</w:t>
      </w:r>
      <w:r w:rsidR="00883E36">
        <w:rPr>
          <w:rFonts w:cstheme="minorHAnsi"/>
          <w:color w:val="000000" w:themeColor="text1"/>
          <w:sz w:val="22"/>
          <w:szCs w:val="22"/>
        </w:rPr>
        <w:t xml:space="preserve"> duplications </w:t>
      </w:r>
      <w:r w:rsidR="00883E36">
        <w:rPr>
          <w:rFonts w:cstheme="minorHAnsi"/>
          <w:color w:val="000000" w:themeColor="text1"/>
          <w:sz w:val="22"/>
          <w:szCs w:val="22"/>
        </w:rPr>
        <w:fldChar w:fldCharType="begin">
          <w:fldData xml:space="preserve">PEVuZE5vdGU+PENpdGU+PEF1dGhvcj5MaTwvQXV0aG9yPjxZZWFyPjIwMTg8L1llYXI+PFJlY051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</w:fldData>
        </w:fldChar>
      </w:r>
      <w:r w:rsidR="00254CAD">
        <w:rPr>
          <w:rFonts w:cstheme="minorHAnsi"/>
          <w:color w:val="000000" w:themeColor="text1"/>
          <w:sz w:val="22"/>
          <w:szCs w:val="22"/>
        </w:rPr>
        <w:instrText xml:space="preserve"> ADDIN EN.CITE </w:instrText>
      </w:r>
      <w:r w:rsidR="00254CAD">
        <w:rPr>
          <w:rFonts w:cstheme="minorHAnsi"/>
          <w:color w:val="000000" w:themeColor="text1"/>
          <w:sz w:val="22"/>
          <w:szCs w:val="22"/>
        </w:rPr>
        <w:fldChar w:fldCharType="begin">
          <w:fldData xml:space="preserve">PEVuZE5vdGU+PENpdGU+PEF1dGhvcj5MaTwvQXV0aG9yPjxZZWFyPjIwMTg8L1llYXI+PFJlY051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</w:fldData>
        </w:fldChar>
      </w:r>
      <w:r w:rsidR="00254CAD">
        <w:rPr>
          <w:rFonts w:cstheme="minorHAnsi"/>
          <w:color w:val="000000" w:themeColor="text1"/>
          <w:sz w:val="22"/>
          <w:szCs w:val="22"/>
        </w:rPr>
        <w:instrText xml:space="preserve"> ADDIN EN.CITE.DATA </w:instrText>
      </w:r>
      <w:r w:rsidR="00254CAD">
        <w:rPr>
          <w:rFonts w:cstheme="minorHAnsi"/>
          <w:color w:val="000000" w:themeColor="text1"/>
          <w:sz w:val="22"/>
          <w:szCs w:val="22"/>
        </w:rPr>
      </w:r>
      <w:r w:rsidR="00254CAD">
        <w:rPr>
          <w:rFonts w:cstheme="minorHAnsi"/>
          <w:color w:val="000000" w:themeColor="text1"/>
          <w:sz w:val="22"/>
          <w:szCs w:val="22"/>
        </w:rPr>
        <w:fldChar w:fldCharType="end"/>
      </w:r>
      <w:r w:rsidR="00883E36">
        <w:rPr>
          <w:rFonts w:cstheme="minorHAnsi"/>
          <w:color w:val="000000" w:themeColor="text1"/>
          <w:sz w:val="22"/>
          <w:szCs w:val="22"/>
        </w:rPr>
      </w:r>
      <w:r w:rsidR="00883E36">
        <w:rPr>
          <w:rFonts w:cstheme="minorHAnsi"/>
          <w:color w:val="000000" w:themeColor="text1"/>
          <w:sz w:val="22"/>
          <w:szCs w:val="22"/>
        </w:rPr>
        <w:fldChar w:fldCharType="separate"/>
      </w:r>
      <w:r w:rsidR="00254CAD">
        <w:rPr>
          <w:rFonts w:cstheme="minorHAnsi"/>
          <w:noProof/>
          <w:color w:val="000000" w:themeColor="text1"/>
          <w:sz w:val="22"/>
          <w:szCs w:val="22"/>
        </w:rPr>
        <w:t>(</w:t>
      </w:r>
      <w:r w:rsidR="00254CAD" w:rsidRPr="00254CAD">
        <w:rPr>
          <w:rFonts w:cstheme="minorHAnsi"/>
          <w:smallCaps/>
          <w:noProof/>
          <w:color w:val="000000" w:themeColor="text1"/>
          <w:sz w:val="22"/>
          <w:szCs w:val="22"/>
        </w:rPr>
        <w:t>Li</w:t>
      </w:r>
      <w:r w:rsidR="00254CAD" w:rsidRPr="00254CAD">
        <w:rPr>
          <w:rFonts w:cstheme="minorHAnsi"/>
          <w:i/>
          <w:noProof/>
          <w:color w:val="000000" w:themeColor="text1"/>
          <w:sz w:val="22"/>
          <w:szCs w:val="22"/>
        </w:rPr>
        <w:t xml:space="preserve"> et al.</w:t>
      </w:r>
      <w:r w:rsidR="00254CAD">
        <w:rPr>
          <w:rFonts w:cstheme="minorHAnsi"/>
          <w:noProof/>
          <w:color w:val="000000" w:themeColor="text1"/>
          <w:sz w:val="22"/>
          <w:szCs w:val="22"/>
        </w:rPr>
        <w:t xml:space="preserve"> 2018; </w:t>
      </w:r>
      <w:r w:rsidR="00254CAD" w:rsidRPr="00254CAD">
        <w:rPr>
          <w:rFonts w:cstheme="minorHAnsi"/>
          <w:smallCaps/>
          <w:noProof/>
          <w:color w:val="000000" w:themeColor="text1"/>
          <w:sz w:val="22"/>
          <w:szCs w:val="22"/>
        </w:rPr>
        <w:t>Li</w:t>
      </w:r>
      <w:r w:rsidR="00254CAD" w:rsidRPr="00254CAD">
        <w:rPr>
          <w:rFonts w:cstheme="minorHAnsi"/>
          <w:i/>
          <w:noProof/>
          <w:color w:val="000000" w:themeColor="text1"/>
          <w:sz w:val="22"/>
          <w:szCs w:val="22"/>
        </w:rPr>
        <w:t xml:space="preserve"> et al.</w:t>
      </w:r>
      <w:r w:rsidR="00254CAD">
        <w:rPr>
          <w:rFonts w:cstheme="minorHAnsi"/>
          <w:noProof/>
          <w:color w:val="000000" w:themeColor="text1"/>
          <w:sz w:val="22"/>
          <w:szCs w:val="22"/>
        </w:rPr>
        <w:t xml:space="preserve"> 2019; but see </w:t>
      </w:r>
      <w:r w:rsidR="00254CAD" w:rsidRPr="00254CAD">
        <w:rPr>
          <w:rFonts w:cstheme="minorHAnsi"/>
          <w:smallCaps/>
          <w:noProof/>
          <w:color w:val="000000" w:themeColor="text1"/>
          <w:sz w:val="22"/>
          <w:szCs w:val="22"/>
        </w:rPr>
        <w:t>Nakatani and McLysaght</w:t>
      </w:r>
      <w:r w:rsidR="00254CAD">
        <w:rPr>
          <w:rFonts w:cstheme="minorHAnsi"/>
          <w:noProof/>
          <w:color w:val="000000" w:themeColor="text1"/>
          <w:sz w:val="22"/>
          <w:szCs w:val="22"/>
        </w:rPr>
        <w:t xml:space="preserve"> 2019)</w:t>
      </w:r>
      <w:r w:rsidR="00883E36">
        <w:rPr>
          <w:rFonts w:cstheme="minorHAnsi"/>
          <w:color w:val="000000" w:themeColor="text1"/>
          <w:sz w:val="22"/>
          <w:szCs w:val="22"/>
        </w:rPr>
        <w:fldChar w:fldCharType="end"/>
      </w:r>
      <w:r w:rsidR="00883E36">
        <w:rPr>
          <w:rFonts w:cstheme="minorHAnsi"/>
          <w:color w:val="000000" w:themeColor="text1"/>
          <w:sz w:val="22"/>
          <w:szCs w:val="22"/>
        </w:rPr>
        <w:t>.</w:t>
      </w:r>
      <w:r w:rsidR="00254CAD">
        <w:rPr>
          <w:rFonts w:cstheme="minorHAnsi"/>
          <w:color w:val="000000" w:themeColor="text1"/>
          <w:sz w:val="22"/>
          <w:szCs w:val="22"/>
        </w:rPr>
        <w:t xml:space="preserve"> Even a small number of polyploidy events depending on their distribution in the tree could lead to much higher variance in chromosome number for a clade. The application of probabilistic models that include polyploidy as a parameter are particularly important if the goal is to understand whether or not fissions and fusions are occurring at different rates among </w:t>
      </w:r>
      <w:commentRangeStart w:id="99"/>
      <w:r w:rsidR="00254CAD">
        <w:rPr>
          <w:rFonts w:cstheme="minorHAnsi"/>
          <w:color w:val="000000" w:themeColor="text1"/>
          <w:sz w:val="22"/>
          <w:szCs w:val="22"/>
        </w:rPr>
        <w:t>clades</w:t>
      </w:r>
      <w:commentRangeEnd w:id="99"/>
      <w:r w:rsidR="009F63DF">
        <w:rPr>
          <w:rStyle w:val="CommentReference"/>
        </w:rPr>
        <w:commentReference w:id="99"/>
      </w:r>
      <w:r w:rsidR="00254CAD">
        <w:rPr>
          <w:rFonts w:cstheme="minorHAnsi"/>
          <w:color w:val="000000" w:themeColor="text1"/>
          <w:sz w:val="22"/>
          <w:szCs w:val="22"/>
        </w:rPr>
        <w:t xml:space="preserve"> </w:t>
      </w:r>
      <w:r w:rsidR="00254CAD">
        <w:rPr>
          <w:rFonts w:cstheme="minorHAnsi"/>
          <w:color w:val="000000" w:themeColor="text1"/>
          <w:sz w:val="22"/>
          <w:szCs w:val="22"/>
        </w:rPr>
        <w:fldChar w:fldCharType="begin">
          <w:fldData xml:space="preserve">PEVuZE5vdGU+PENpdGU+PEF1dGhvcj5CbGFja21vbjwvQXV0aG9yPjxZZWFyPjIwMTk8L1llYXI+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</w:fldData>
        </w:fldChar>
      </w:r>
      <w:r w:rsidR="00254CAD">
        <w:rPr>
          <w:rFonts w:cstheme="minorHAnsi"/>
          <w:color w:val="000000" w:themeColor="text1"/>
          <w:sz w:val="22"/>
          <w:szCs w:val="22"/>
        </w:rPr>
        <w:instrText xml:space="preserve"> ADDIN EN.CITE </w:instrText>
      </w:r>
      <w:r w:rsidR="00254CAD">
        <w:rPr>
          <w:rFonts w:cstheme="minorHAnsi"/>
          <w:color w:val="000000" w:themeColor="text1"/>
          <w:sz w:val="22"/>
          <w:szCs w:val="22"/>
        </w:rPr>
        <w:fldChar w:fldCharType="begin">
          <w:fldData xml:space="preserve">PEVuZE5vdGU+PENpdGU+PEF1dGhvcj5CbGFja21vbjwvQXV0aG9yPjxZZWFyPjIwMTk8L1llYXI+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</w:fldData>
        </w:fldChar>
      </w:r>
      <w:r w:rsidR="00254CAD">
        <w:rPr>
          <w:rFonts w:cstheme="minorHAnsi"/>
          <w:color w:val="000000" w:themeColor="text1"/>
          <w:sz w:val="22"/>
          <w:szCs w:val="22"/>
        </w:rPr>
        <w:instrText xml:space="preserve"> ADDIN EN.CITE.DATA </w:instrText>
      </w:r>
      <w:r w:rsidR="00254CAD">
        <w:rPr>
          <w:rFonts w:cstheme="minorHAnsi"/>
          <w:color w:val="000000" w:themeColor="text1"/>
          <w:sz w:val="22"/>
          <w:szCs w:val="22"/>
        </w:rPr>
      </w:r>
      <w:r w:rsidR="00254CAD">
        <w:rPr>
          <w:rFonts w:cstheme="minorHAnsi"/>
          <w:color w:val="000000" w:themeColor="text1"/>
          <w:sz w:val="22"/>
          <w:szCs w:val="22"/>
        </w:rPr>
        <w:fldChar w:fldCharType="end"/>
      </w:r>
      <w:r w:rsidR="00254CAD">
        <w:rPr>
          <w:rFonts w:cstheme="minorHAnsi"/>
          <w:color w:val="000000" w:themeColor="text1"/>
          <w:sz w:val="22"/>
          <w:szCs w:val="22"/>
        </w:rPr>
      </w:r>
      <w:r w:rsidR="00254CAD">
        <w:rPr>
          <w:rFonts w:cstheme="minorHAnsi"/>
          <w:color w:val="000000" w:themeColor="text1"/>
          <w:sz w:val="22"/>
          <w:szCs w:val="22"/>
        </w:rPr>
        <w:fldChar w:fldCharType="separate"/>
      </w:r>
      <w:r w:rsidR="00254CAD">
        <w:rPr>
          <w:rFonts w:cstheme="minorHAnsi"/>
          <w:noProof/>
          <w:color w:val="000000" w:themeColor="text1"/>
          <w:sz w:val="22"/>
          <w:szCs w:val="22"/>
        </w:rPr>
        <w:t>(</w:t>
      </w:r>
      <w:r w:rsidR="00254CAD" w:rsidRPr="00254CAD">
        <w:rPr>
          <w:rFonts w:cstheme="minorHAnsi"/>
          <w:smallCaps/>
          <w:noProof/>
          <w:color w:val="000000" w:themeColor="text1"/>
          <w:sz w:val="22"/>
          <w:szCs w:val="22"/>
        </w:rPr>
        <w:t>Mayrose</w:t>
      </w:r>
      <w:r w:rsidR="00254CAD" w:rsidRPr="00254CAD">
        <w:rPr>
          <w:rFonts w:cstheme="minorHAnsi"/>
          <w:i/>
          <w:noProof/>
          <w:color w:val="000000" w:themeColor="text1"/>
          <w:sz w:val="22"/>
          <w:szCs w:val="22"/>
        </w:rPr>
        <w:t xml:space="preserve"> et al.</w:t>
      </w:r>
      <w:r w:rsidR="00254CAD">
        <w:rPr>
          <w:rFonts w:cstheme="minorHAnsi"/>
          <w:noProof/>
          <w:color w:val="000000" w:themeColor="text1"/>
          <w:sz w:val="22"/>
          <w:szCs w:val="22"/>
        </w:rPr>
        <w:t xml:space="preserve"> 2010; </w:t>
      </w:r>
      <w:r w:rsidR="00254CAD" w:rsidRPr="00254CAD">
        <w:rPr>
          <w:rFonts w:cstheme="minorHAnsi"/>
          <w:smallCaps/>
          <w:noProof/>
          <w:color w:val="000000" w:themeColor="text1"/>
          <w:sz w:val="22"/>
          <w:szCs w:val="22"/>
        </w:rPr>
        <w:t>Glick and Mayrose</w:t>
      </w:r>
      <w:r w:rsidR="00254CAD">
        <w:rPr>
          <w:rFonts w:cstheme="minorHAnsi"/>
          <w:noProof/>
          <w:color w:val="000000" w:themeColor="text1"/>
          <w:sz w:val="22"/>
          <w:szCs w:val="22"/>
        </w:rPr>
        <w:t xml:space="preserve"> 2014; </w:t>
      </w:r>
      <w:r w:rsidR="00254CAD" w:rsidRPr="00254CAD">
        <w:rPr>
          <w:rFonts w:cstheme="minorHAnsi"/>
          <w:smallCaps/>
          <w:noProof/>
          <w:color w:val="000000" w:themeColor="text1"/>
          <w:sz w:val="22"/>
          <w:szCs w:val="22"/>
        </w:rPr>
        <w:t>Zenil‐Ferguson</w:t>
      </w:r>
      <w:r w:rsidR="00254CAD" w:rsidRPr="00254CAD">
        <w:rPr>
          <w:rFonts w:cstheme="minorHAnsi"/>
          <w:i/>
          <w:noProof/>
          <w:color w:val="000000" w:themeColor="text1"/>
          <w:sz w:val="22"/>
          <w:szCs w:val="22"/>
        </w:rPr>
        <w:t xml:space="preserve"> et al.</w:t>
      </w:r>
      <w:r w:rsidR="00254CAD">
        <w:rPr>
          <w:rFonts w:cstheme="minorHAnsi"/>
          <w:noProof/>
          <w:color w:val="000000" w:themeColor="text1"/>
          <w:sz w:val="22"/>
          <w:szCs w:val="22"/>
        </w:rPr>
        <w:t xml:space="preserve"> 2017; </w:t>
      </w:r>
      <w:r w:rsidR="00254CAD" w:rsidRPr="00254CAD">
        <w:rPr>
          <w:rFonts w:cstheme="minorHAnsi"/>
          <w:smallCaps/>
          <w:noProof/>
          <w:color w:val="000000" w:themeColor="text1"/>
          <w:sz w:val="22"/>
          <w:szCs w:val="22"/>
        </w:rPr>
        <w:t>Blackmon</w:t>
      </w:r>
      <w:r w:rsidR="00254CAD" w:rsidRPr="00254CAD">
        <w:rPr>
          <w:rFonts w:cstheme="minorHAnsi"/>
          <w:i/>
          <w:noProof/>
          <w:color w:val="000000" w:themeColor="text1"/>
          <w:sz w:val="22"/>
          <w:szCs w:val="22"/>
        </w:rPr>
        <w:t xml:space="preserve"> et al.</w:t>
      </w:r>
      <w:r w:rsidR="00254CAD">
        <w:rPr>
          <w:rFonts w:cstheme="minorHAnsi"/>
          <w:noProof/>
          <w:color w:val="000000" w:themeColor="text1"/>
          <w:sz w:val="22"/>
          <w:szCs w:val="22"/>
        </w:rPr>
        <w:t xml:space="preserve"> 2019)</w:t>
      </w:r>
      <w:r w:rsidR="00254CAD">
        <w:rPr>
          <w:rFonts w:cstheme="minorHAnsi"/>
          <w:color w:val="000000" w:themeColor="text1"/>
          <w:sz w:val="22"/>
          <w:szCs w:val="22"/>
        </w:rPr>
        <w:fldChar w:fldCharType="end"/>
      </w:r>
      <w:r w:rsidR="00254CAD">
        <w:rPr>
          <w:rFonts w:cstheme="minorHAnsi"/>
          <w:color w:val="000000" w:themeColor="text1"/>
          <w:sz w:val="22"/>
          <w:szCs w:val="22"/>
        </w:rPr>
        <w:t xml:space="preserve">. </w:t>
      </w:r>
    </w:p>
    <w:p w14:paraId="71DBA243" w14:textId="77777777" w:rsidR="00254CAD" w:rsidRDefault="00254CAD" w:rsidP="00DE1F25">
      <w:pPr>
        <w:spacing w:after="0"/>
        <w:rPr>
          <w:rFonts w:cstheme="minorHAnsi"/>
          <w:color w:val="000000" w:themeColor="text1"/>
          <w:sz w:val="22"/>
          <w:szCs w:val="22"/>
        </w:rPr>
      </w:pPr>
    </w:p>
    <w:p w14:paraId="0C8F11FA" w14:textId="547DB970" w:rsidR="00374043" w:rsidRDefault="00254CAD" w:rsidP="00DE1F25">
      <w:pPr>
        <w:spacing w:after="0"/>
        <w:rPr>
          <w:rFonts w:cstheme="minorHAnsi"/>
          <w:color w:val="000000" w:themeColor="text1"/>
          <w:sz w:val="22"/>
          <w:szCs w:val="22"/>
        </w:rPr>
      </w:pPr>
      <w:r>
        <w:rPr>
          <w:rFonts w:cstheme="minorHAnsi"/>
          <w:color w:val="000000" w:themeColor="text1"/>
          <w:sz w:val="22"/>
          <w:szCs w:val="22"/>
        </w:rPr>
        <w:t>Likewise</w:t>
      </w:r>
      <w:r w:rsidR="00980022">
        <w:rPr>
          <w:rFonts w:cstheme="minorHAnsi"/>
          <w:color w:val="000000" w:themeColor="text1"/>
          <w:sz w:val="22"/>
          <w:szCs w:val="22"/>
        </w:rPr>
        <w:t>,</w:t>
      </w:r>
      <w:r>
        <w:rPr>
          <w:rFonts w:cstheme="minorHAnsi"/>
          <w:color w:val="000000" w:themeColor="text1"/>
          <w:sz w:val="22"/>
          <w:szCs w:val="22"/>
        </w:rPr>
        <w:t xml:space="preserve"> analyses within any one clade are difficult to interpret</w:t>
      </w:r>
      <w:ins w:id="100" w:author="Microsoft Office User" w:date="2020-06-02T00:01:00Z">
        <w:r w:rsidR="009F63DF">
          <w:rPr>
            <w:rFonts w:cstheme="minorHAnsi"/>
            <w:color w:val="000000" w:themeColor="text1"/>
            <w:sz w:val="22"/>
            <w:szCs w:val="22"/>
          </w:rPr>
          <w:t>.</w:t>
        </w:r>
      </w:ins>
      <w:r>
        <w:rPr>
          <w:rFonts w:cstheme="minorHAnsi"/>
          <w:color w:val="000000" w:themeColor="text1"/>
          <w:sz w:val="22"/>
          <w:szCs w:val="22"/>
        </w:rPr>
        <w:t xml:space="preserve"> </w:t>
      </w:r>
      <w:ins w:id="101" w:author="Microsoft Office User" w:date="2020-06-02T00:01:00Z">
        <w:r w:rsidR="009F63DF">
          <w:rPr>
            <w:rFonts w:cstheme="minorHAnsi"/>
            <w:color w:val="000000" w:themeColor="text1"/>
            <w:sz w:val="22"/>
            <w:szCs w:val="22"/>
          </w:rPr>
          <w:t>F</w:t>
        </w:r>
      </w:ins>
      <w:del w:id="102" w:author="Microsoft Office User" w:date="2020-06-02T00:01:00Z">
        <w:r w:rsidDel="009F63DF">
          <w:rPr>
            <w:rFonts w:cstheme="minorHAnsi"/>
            <w:color w:val="000000" w:themeColor="text1"/>
            <w:sz w:val="22"/>
            <w:szCs w:val="22"/>
          </w:rPr>
          <w:delText>f</w:delText>
        </w:r>
      </w:del>
      <w:r>
        <w:rPr>
          <w:rFonts w:cstheme="minorHAnsi"/>
          <w:color w:val="000000" w:themeColor="text1"/>
          <w:sz w:val="22"/>
          <w:szCs w:val="22"/>
        </w:rPr>
        <w:t xml:space="preserve">or instance the </w:t>
      </w:r>
      <w:proofErr w:type="spellStart"/>
      <w:r>
        <w:rPr>
          <w:rFonts w:cstheme="minorHAnsi"/>
          <w:color w:val="000000" w:themeColor="text1"/>
          <w:sz w:val="22"/>
          <w:szCs w:val="22"/>
        </w:rPr>
        <w:t>Reduviidae</w:t>
      </w:r>
      <w:proofErr w:type="spellEnd"/>
      <w:r>
        <w:rPr>
          <w:rFonts w:cstheme="minorHAnsi"/>
          <w:color w:val="000000" w:themeColor="text1"/>
          <w:sz w:val="22"/>
          <w:szCs w:val="22"/>
        </w:rPr>
        <w:t xml:space="preserve"> are a group of holocentric hemipterans </w:t>
      </w:r>
      <w:r w:rsidR="00FA56D7">
        <w:rPr>
          <w:rFonts w:cstheme="minorHAnsi"/>
          <w:color w:val="000000" w:themeColor="text1"/>
          <w:sz w:val="22"/>
          <w:szCs w:val="22"/>
        </w:rPr>
        <w:t xml:space="preserve">as such we would predict that they should have higher rates of chromosome evolution. Surveys of this group show that they </w:t>
      </w:r>
      <w:r>
        <w:rPr>
          <w:rFonts w:cstheme="minorHAnsi"/>
          <w:color w:val="000000" w:themeColor="text1"/>
          <w:sz w:val="22"/>
          <w:szCs w:val="22"/>
        </w:rPr>
        <w:t xml:space="preserve">have very little variation in chromosome number </w:t>
      </w:r>
      <w:r>
        <w:rPr>
          <w:rFonts w:cstheme="minorHAnsi"/>
          <w:color w:val="000000" w:themeColor="text1"/>
          <w:sz w:val="22"/>
          <w:szCs w:val="22"/>
        </w:rPr>
        <w:fldChar w:fldCharType="begin"/>
      </w:r>
      <w:r>
        <w:rPr>
          <w:rFonts w:cstheme="minorHAnsi"/>
          <w:color w:val="000000" w:themeColor="text1"/>
          <w:sz w:val="22"/>
          <w:szCs w:val="22"/>
        </w:rPr>
        <w:instrText xml:space="preserve"> ADDIN EN.CITE &lt;EndNote&gt;&lt;Cite&gt;&lt;Author&gt;Poggio&lt;/Author&gt;&lt;Year&gt;2007&lt;/Year&gt;&lt;RecNum&gt;2828&lt;/RecNum&gt;&lt;DisplayText&gt;(&lt;style face="smallcaps"&gt;Poggio&lt;/style&gt;&lt;style face="italic"&gt; et al.&lt;/style&gt; 2007)&lt;/DisplayText&gt;&lt;record&gt;&lt;rec-number&gt;2828&lt;/rec-number&gt;&lt;foreign-keys&gt;&lt;key app="EN" db-id="20tzrfeaqpde50e5e2dvtwp7sr5fsss0txe9" timestamp="1590008326"&gt;2828&lt;/key&gt;&lt;/foreign-keys&gt;&lt;ref-type name="Journal Article"&gt;17&lt;/ref-type&gt;&lt;contributors&gt;&lt;authors&gt;&lt;author&gt;Poggio, MG&lt;/author&gt;&lt;author&gt;Bressa, MJ&lt;/author&gt;&lt;author&gt;Papeschi, AG&lt;/author&gt;&lt;/authors&gt;&lt;/contributors&gt;&lt;titles&gt;&lt;title&gt;Karyotype evolution in Reduviidae (Insecta: Heteroptera) with special reference to Stenopodainae and Harpactorinae&lt;/title&gt;&lt;secondary-title&gt;Comparative Cytogenetics&lt;/secondary-title&gt;&lt;/titles&gt;&lt;periodical&gt;&lt;full-title&gt;Comparative Cytogenetics&lt;/full-title&gt;&lt;/periodical&gt;&lt;pages&gt;159-168&lt;/pages&gt;&lt;volume&gt;1&lt;/volume&gt;&lt;number&gt;2&lt;/number&gt;&lt;dates&gt;&lt;year&gt;2007&lt;/year&gt;&lt;/dates&gt;&lt;urls&gt;&lt;/urls&gt;&lt;/record&gt;&lt;/Cite&gt;&lt;/EndNote&gt;</w:instrText>
      </w:r>
      <w:r>
        <w:rPr>
          <w:rFonts w:cstheme="minorHAnsi"/>
          <w:color w:val="000000" w:themeColor="text1"/>
          <w:sz w:val="22"/>
          <w:szCs w:val="22"/>
        </w:rPr>
        <w:fldChar w:fldCharType="separate"/>
      </w:r>
      <w:r>
        <w:rPr>
          <w:rFonts w:cstheme="minorHAnsi"/>
          <w:noProof/>
          <w:color w:val="000000" w:themeColor="text1"/>
          <w:sz w:val="22"/>
          <w:szCs w:val="22"/>
        </w:rPr>
        <w:t>(</w:t>
      </w:r>
      <w:r w:rsidRPr="00254CAD">
        <w:rPr>
          <w:rFonts w:cstheme="minorHAnsi"/>
          <w:smallCaps/>
          <w:noProof/>
          <w:color w:val="000000" w:themeColor="text1"/>
          <w:sz w:val="22"/>
          <w:szCs w:val="22"/>
        </w:rPr>
        <w:t>Poggio</w:t>
      </w:r>
      <w:r w:rsidRPr="00254CAD">
        <w:rPr>
          <w:rFonts w:cstheme="minorHAnsi"/>
          <w:i/>
          <w:noProof/>
          <w:color w:val="000000" w:themeColor="text1"/>
          <w:sz w:val="22"/>
          <w:szCs w:val="22"/>
        </w:rPr>
        <w:t xml:space="preserve"> et al.</w:t>
      </w:r>
      <w:r>
        <w:rPr>
          <w:rFonts w:cstheme="minorHAnsi"/>
          <w:noProof/>
          <w:color w:val="000000" w:themeColor="text1"/>
          <w:sz w:val="22"/>
          <w:szCs w:val="22"/>
        </w:rPr>
        <w:t xml:space="preserve"> 2007)</w:t>
      </w:r>
      <w:r>
        <w:rPr>
          <w:rFonts w:cstheme="minorHAnsi"/>
          <w:color w:val="000000" w:themeColor="text1"/>
          <w:sz w:val="22"/>
          <w:szCs w:val="22"/>
        </w:rPr>
        <w:fldChar w:fldCharType="end"/>
      </w:r>
      <w:r>
        <w:rPr>
          <w:rFonts w:cstheme="minorHAnsi"/>
          <w:color w:val="000000" w:themeColor="text1"/>
          <w:sz w:val="22"/>
          <w:szCs w:val="22"/>
        </w:rPr>
        <w:t xml:space="preserve">. </w:t>
      </w:r>
      <w:r w:rsidR="00FA56D7">
        <w:rPr>
          <w:rFonts w:cstheme="minorHAnsi"/>
          <w:color w:val="000000" w:themeColor="text1"/>
          <w:sz w:val="22"/>
          <w:szCs w:val="22"/>
        </w:rPr>
        <w:t>However, without a closely related clade with monocentric chromosomes</w:t>
      </w:r>
      <w:r w:rsidR="00980022">
        <w:rPr>
          <w:rFonts w:cstheme="minorHAnsi"/>
          <w:color w:val="000000" w:themeColor="text1"/>
          <w:sz w:val="22"/>
          <w:szCs w:val="22"/>
        </w:rPr>
        <w:t>,</w:t>
      </w:r>
      <w:r w:rsidR="00FA56D7">
        <w:rPr>
          <w:rFonts w:cstheme="minorHAnsi"/>
          <w:color w:val="000000" w:themeColor="text1"/>
          <w:sz w:val="22"/>
          <w:szCs w:val="22"/>
        </w:rPr>
        <w:t xml:space="preserve"> it is difficult to weight the evidence against the traditional hypothesis for increased rates in holocentric clades.  </w:t>
      </w:r>
      <w:r>
        <w:rPr>
          <w:rFonts w:cstheme="minorHAnsi"/>
          <w:color w:val="000000" w:themeColor="text1"/>
          <w:sz w:val="22"/>
          <w:szCs w:val="22"/>
        </w:rPr>
        <w:t>Furthermore, comparisons among studies is also difficult because rates are directly affected by divergence time estimates. We would argue that comparisons of rates are only informative in cases where a single phylogeny with a consistent approach to dating has been applied to both clades with holocentric and monocentric chromosomes.</w:t>
      </w:r>
    </w:p>
    <w:p w14:paraId="0CF4BA66" w14:textId="77777777" w:rsidR="00254CAD" w:rsidRDefault="00254CAD" w:rsidP="00DE1F25">
      <w:pPr>
        <w:spacing w:after="0"/>
        <w:rPr>
          <w:rFonts w:cstheme="minorHAnsi"/>
          <w:b/>
          <w:bCs/>
          <w:color w:val="FF0000"/>
          <w:sz w:val="22"/>
          <w:szCs w:val="22"/>
        </w:rPr>
      </w:pPr>
    </w:p>
    <w:p w14:paraId="4FF39B65" w14:textId="57377AEB" w:rsidR="00FA56D7" w:rsidRPr="00E51865" w:rsidRDefault="002E1D42" w:rsidP="00FA56D7">
      <w:pPr>
        <w:spacing w:after="0"/>
        <w:rPr>
          <w:rFonts w:cstheme="minorHAnsi"/>
          <w:b/>
          <w:bCs/>
          <w:color w:val="FF0000"/>
          <w:sz w:val="22"/>
          <w:szCs w:val="22"/>
        </w:rPr>
      </w:pPr>
      <w:r w:rsidRPr="002E1D42">
        <w:rPr>
          <w:rFonts w:cstheme="minorHAnsi"/>
          <w:color w:val="000000" w:themeColor="text1"/>
          <w:sz w:val="22"/>
          <w:szCs w:val="22"/>
        </w:rPr>
        <w:t xml:space="preserve">One potentially </w:t>
      </w:r>
      <w:r>
        <w:rPr>
          <w:rFonts w:cstheme="minorHAnsi"/>
          <w:color w:val="000000" w:themeColor="text1"/>
          <w:sz w:val="22"/>
          <w:szCs w:val="22"/>
        </w:rPr>
        <w:t xml:space="preserve">important cause of variation in rates of chromosome evolution is population size. This idea has its origins in the development of models of chromosomal speciation </w:t>
      </w:r>
      <w:r>
        <w:rPr>
          <w:rFonts w:cstheme="minorHAnsi"/>
          <w:color w:val="000000" w:themeColor="text1"/>
          <w:sz w:val="22"/>
          <w:szCs w:val="22"/>
        </w:rPr>
        <w:fldChar w:fldCharType="begin"/>
      </w:r>
      <w:r>
        <w:rPr>
          <w:rFonts w:cstheme="minorHAnsi"/>
          <w:color w:val="000000" w:themeColor="text1"/>
          <w:sz w:val="22"/>
          <w:szCs w:val="22"/>
        </w:rPr>
        <w:instrText xml:space="preserve"> ADDIN EN.CITE &lt;EndNote&gt;&lt;Cite&gt;&lt;Author&gt;White&lt;/Author&gt;&lt;Year&gt;1978&lt;/Year&gt;&lt;RecNum&gt;2174&lt;/RecNum&gt;&lt;DisplayText&gt;(&lt;style face="smallcaps"&gt;White&lt;/style&gt; 1978b)&lt;/DisplayText&gt;&lt;record&gt;&lt;rec-number&gt;2174&lt;/rec-number&gt;&lt;foreign-keys&gt;&lt;key app="EN" db-id="20tzrfeaqpde50e5e2dvtwp7sr5fsss0txe9" timestamp="1452619522"&gt;2174&lt;/key&gt;&lt;/foreign-keys&gt;&lt;ref-type name="Book"&gt;6&lt;/ref-type&gt;&lt;contributors&gt;&lt;authors&gt;&lt;author&gt;White, Michael James Denham&lt;/author&gt;&lt;/authors&gt;&lt;/contributors&gt;&lt;titles&gt;&lt;title&gt;Modes of speciation&lt;/title&gt;&lt;/titles&gt;&lt;pages&gt;455&lt;/pages&gt;&lt;dates&gt;&lt;year&gt;1978&lt;/year&gt;&lt;/dates&gt;&lt;pub-location&gt;San Francisco: &lt;/pub-location&gt;&lt;publisher&gt;WH Freeman&lt;/publisher&gt;&lt;urls&gt;&lt;/urls&gt;&lt;/record&gt;&lt;/Cite&gt;&lt;/EndNote&gt;</w:instrText>
      </w:r>
      <w:r>
        <w:rPr>
          <w:rFonts w:cstheme="minorHAnsi"/>
          <w:color w:val="000000" w:themeColor="text1"/>
          <w:sz w:val="22"/>
          <w:szCs w:val="22"/>
        </w:rPr>
        <w:fldChar w:fldCharType="separate"/>
      </w:r>
      <w:r>
        <w:rPr>
          <w:rFonts w:cstheme="minorHAnsi"/>
          <w:noProof/>
          <w:color w:val="000000" w:themeColor="text1"/>
          <w:sz w:val="22"/>
          <w:szCs w:val="22"/>
        </w:rPr>
        <w:t>(</w:t>
      </w:r>
      <w:r w:rsidRPr="002E1D42">
        <w:rPr>
          <w:rFonts w:cstheme="minorHAnsi"/>
          <w:smallCaps/>
          <w:noProof/>
          <w:color w:val="000000" w:themeColor="text1"/>
          <w:sz w:val="22"/>
          <w:szCs w:val="22"/>
        </w:rPr>
        <w:t>White</w:t>
      </w:r>
      <w:r>
        <w:rPr>
          <w:rFonts w:cstheme="minorHAnsi"/>
          <w:noProof/>
          <w:color w:val="000000" w:themeColor="text1"/>
          <w:sz w:val="22"/>
          <w:szCs w:val="22"/>
        </w:rPr>
        <w:t xml:space="preserve"> 1978b)</w:t>
      </w:r>
      <w:r>
        <w:rPr>
          <w:rFonts w:cstheme="minorHAnsi"/>
          <w:color w:val="000000" w:themeColor="text1"/>
          <w:sz w:val="22"/>
          <w:szCs w:val="22"/>
        </w:rPr>
        <w:fldChar w:fldCharType="end"/>
      </w:r>
      <w:r>
        <w:rPr>
          <w:rFonts w:cstheme="minorHAnsi"/>
          <w:color w:val="000000" w:themeColor="text1"/>
          <w:sz w:val="22"/>
          <w:szCs w:val="22"/>
        </w:rPr>
        <w:t xml:space="preserve">. </w:t>
      </w:r>
      <w:r w:rsidR="0072574C">
        <w:rPr>
          <w:rFonts w:cstheme="minorHAnsi"/>
          <w:color w:val="000000" w:themeColor="text1"/>
          <w:sz w:val="22"/>
          <w:szCs w:val="22"/>
        </w:rPr>
        <w:t>White</w:t>
      </w:r>
      <w:r>
        <w:rPr>
          <w:rFonts w:cstheme="minorHAnsi"/>
          <w:color w:val="000000" w:themeColor="text1"/>
          <w:sz w:val="22"/>
          <w:szCs w:val="22"/>
        </w:rPr>
        <w:t xml:space="preserve"> proposed that most chromosomal rearrangements were underdominant and would be more likely to fix in small demes due to drift, and that these changes could then act as reproductive barriers when demes expanded their range and came into secondary contact </w:t>
      </w:r>
      <w:r>
        <w:rPr>
          <w:rFonts w:cstheme="minorHAnsi"/>
          <w:color w:val="000000" w:themeColor="text1"/>
          <w:sz w:val="22"/>
          <w:szCs w:val="22"/>
        </w:rPr>
        <w:fldChar w:fldCharType="begin"/>
      </w:r>
      <w:r>
        <w:rPr>
          <w:rFonts w:cstheme="minorHAnsi"/>
          <w:color w:val="000000" w:themeColor="text1"/>
          <w:sz w:val="22"/>
          <w:szCs w:val="22"/>
        </w:rPr>
        <w:instrText xml:space="preserve"> ADDIN EN.CITE &lt;EndNote&gt;&lt;Cite&gt;&lt;Author&gt;White&lt;/Author&gt;&lt;Year&gt;1969&lt;/Year&gt;&lt;RecNum&gt;2829&lt;/RecNum&gt;&lt;DisplayText&gt;(&lt;style face="smallcaps"&gt;White&lt;/style&gt;&lt;style face="italic"&gt; et al.&lt;/style&gt; 1969)&lt;/DisplayText&gt;&lt;record&gt;&lt;rec-number&gt;2829&lt;/rec-number&gt;&lt;foreign-keys&gt;&lt;key app="EN" db-id="20tzrfeaqpde50e5e2dvtwp7sr5fsss0txe9" timestamp="1590008772"&gt;2829&lt;/key&gt;&lt;/foreign-keys&gt;&lt;ref-type name="Journal Article"&gt;17&lt;/ref-type&gt;&lt;contributors&gt;&lt;authors&gt;&lt;author&gt;White, MJD&lt;/author&gt;&lt;author&gt;Key, KHL&lt;/author&gt;&lt;author&gt;André, M&lt;/author&gt;&lt;author&gt;Cheney, J&lt;/author&gt;&lt;/authors&gt;&lt;/contributors&gt;&lt;titles&gt;&lt;title&gt;Cytogenetics of the viatica group of morabine grasshoppers II. Kangaroo Island populations&lt;/title&gt;&lt;secondary-title&gt;Australian Journal of Zoology&lt;/secondary-title&gt;&lt;/titles&gt;&lt;periodical&gt;&lt;full-title&gt;Australian Journal of Zoology&lt;/full-title&gt;&lt;/periodical&gt;&lt;pages&gt;313-328&lt;/pages&gt;&lt;volume&gt;17&lt;/volume&gt;&lt;number&gt;2&lt;/number&gt;&lt;dates&gt;&lt;year&gt;1969&lt;/year&gt;&lt;/dates&gt;&lt;isbn&gt;1446-5698&lt;/isbn&gt;&lt;urls&gt;&lt;/urls&gt;&lt;/record&gt;&lt;/Cite&gt;&lt;/EndNote&gt;</w:instrText>
      </w:r>
      <w:r>
        <w:rPr>
          <w:rFonts w:cstheme="minorHAnsi"/>
          <w:color w:val="000000" w:themeColor="text1"/>
          <w:sz w:val="22"/>
          <w:szCs w:val="22"/>
        </w:rPr>
        <w:fldChar w:fldCharType="separate"/>
      </w:r>
      <w:r>
        <w:rPr>
          <w:rFonts w:cstheme="minorHAnsi"/>
          <w:noProof/>
          <w:color w:val="000000" w:themeColor="text1"/>
          <w:sz w:val="22"/>
          <w:szCs w:val="22"/>
        </w:rPr>
        <w:t>(</w:t>
      </w:r>
      <w:r w:rsidRPr="002E1D42">
        <w:rPr>
          <w:rFonts w:cstheme="minorHAnsi"/>
          <w:smallCaps/>
          <w:noProof/>
          <w:color w:val="000000" w:themeColor="text1"/>
          <w:sz w:val="22"/>
          <w:szCs w:val="22"/>
        </w:rPr>
        <w:t>White</w:t>
      </w:r>
      <w:r w:rsidRPr="002E1D42">
        <w:rPr>
          <w:rFonts w:cstheme="minorHAnsi"/>
          <w:i/>
          <w:noProof/>
          <w:color w:val="000000" w:themeColor="text1"/>
          <w:sz w:val="22"/>
          <w:szCs w:val="22"/>
        </w:rPr>
        <w:t xml:space="preserve"> et al.</w:t>
      </w:r>
      <w:r>
        <w:rPr>
          <w:rFonts w:cstheme="minorHAnsi"/>
          <w:noProof/>
          <w:color w:val="000000" w:themeColor="text1"/>
          <w:sz w:val="22"/>
          <w:szCs w:val="22"/>
        </w:rPr>
        <w:t xml:space="preserve"> 1969)</w:t>
      </w:r>
      <w:r>
        <w:rPr>
          <w:rFonts w:cstheme="minorHAnsi"/>
          <w:color w:val="000000" w:themeColor="text1"/>
          <w:sz w:val="22"/>
          <w:szCs w:val="22"/>
        </w:rPr>
        <w:fldChar w:fldCharType="end"/>
      </w:r>
      <w:r>
        <w:rPr>
          <w:rFonts w:cstheme="minorHAnsi"/>
          <w:color w:val="000000" w:themeColor="text1"/>
          <w:sz w:val="22"/>
          <w:szCs w:val="22"/>
        </w:rPr>
        <w:t xml:space="preserve">. This model of speciation likely is not representative of most diversity and has been shown to be unlikely under a range of potential parameter values </w:t>
      </w:r>
      <w:r w:rsidR="0072574C">
        <w:rPr>
          <w:rFonts w:cstheme="minorHAnsi"/>
          <w:color w:val="000000" w:themeColor="text1"/>
          <w:sz w:val="22"/>
          <w:szCs w:val="22"/>
        </w:rPr>
        <w:fldChar w:fldCharType="begin"/>
      </w:r>
      <w:r w:rsidR="0072574C">
        <w:rPr>
          <w:rFonts w:cstheme="minorHAnsi"/>
          <w:color w:val="000000" w:themeColor="text1"/>
          <w:sz w:val="22"/>
          <w:szCs w:val="22"/>
        </w:rPr>
        <w:instrText xml:space="preserve"> ADDIN EN.CITE &lt;EndNote&gt;&lt;Cite&gt;&lt;Author&gt;Lande&lt;/Author&gt;&lt;Year&gt;1984&lt;/Year&gt;&lt;RecNum&gt;2830&lt;/RecNum&gt;&lt;DisplayText&gt;(&lt;style face="smallcaps"&gt;Lande&lt;/style&gt; 1984)&lt;/DisplayText&gt;&lt;record&gt;&lt;rec-number&gt;2830&lt;/rec-number&gt;&lt;foreign-keys&gt;&lt;key app="EN" db-id="20tzrfeaqpde50e5e2dvtwp7sr5fsss0txe9" timestamp="1590009673"&gt;2830&lt;/key&gt;&lt;/foreign-keys&gt;&lt;ref-type name="Journal Article"&gt;17&lt;/ref-type&gt;&lt;contributors&gt;&lt;authors&gt;&lt;author&gt;Lande, Russell&lt;/author&gt;&lt;/authors&gt;&lt;/contributors&gt;&lt;titles&gt;&lt;title&gt;The expected fixation rate of chromosomal inversions&lt;/title&gt;&lt;secondary-title&gt;Evolution&lt;/secondary-title&gt;&lt;/titles&gt;&lt;periodical&gt;&lt;full-title&gt;Evolution&lt;/full-title&gt;&lt;/periodical&gt;&lt;pages&gt;743-752&lt;/pages&gt;&lt;dates&gt;&lt;year&gt;1984&lt;/year&gt;&lt;/dates&gt;&lt;isbn&gt;0014-3820&lt;/isbn&gt;&lt;urls&gt;&lt;/urls&gt;&lt;/record&gt;&lt;/Cite&gt;&lt;/EndNote&gt;</w:instrText>
      </w:r>
      <w:r w:rsidR="0072574C">
        <w:rPr>
          <w:rFonts w:cstheme="minorHAnsi"/>
          <w:color w:val="000000" w:themeColor="text1"/>
          <w:sz w:val="22"/>
          <w:szCs w:val="22"/>
        </w:rPr>
        <w:fldChar w:fldCharType="separate"/>
      </w:r>
      <w:r w:rsidR="0072574C">
        <w:rPr>
          <w:rFonts w:cstheme="minorHAnsi"/>
          <w:noProof/>
          <w:color w:val="000000" w:themeColor="text1"/>
          <w:sz w:val="22"/>
          <w:szCs w:val="22"/>
        </w:rPr>
        <w:t>(</w:t>
      </w:r>
      <w:r w:rsidR="0072574C" w:rsidRPr="0072574C">
        <w:rPr>
          <w:rFonts w:cstheme="minorHAnsi"/>
          <w:smallCaps/>
          <w:noProof/>
          <w:color w:val="000000" w:themeColor="text1"/>
          <w:sz w:val="22"/>
          <w:szCs w:val="22"/>
        </w:rPr>
        <w:t>Lande</w:t>
      </w:r>
      <w:r w:rsidR="0072574C">
        <w:rPr>
          <w:rFonts w:cstheme="minorHAnsi"/>
          <w:noProof/>
          <w:color w:val="000000" w:themeColor="text1"/>
          <w:sz w:val="22"/>
          <w:szCs w:val="22"/>
        </w:rPr>
        <w:t xml:space="preserve"> 1984)</w:t>
      </w:r>
      <w:r w:rsidR="0072574C">
        <w:rPr>
          <w:rFonts w:cstheme="minorHAnsi"/>
          <w:color w:val="000000" w:themeColor="text1"/>
          <w:sz w:val="22"/>
          <w:szCs w:val="22"/>
        </w:rPr>
        <w:fldChar w:fldCharType="end"/>
      </w:r>
      <w:r w:rsidR="0072574C">
        <w:rPr>
          <w:rFonts w:cstheme="minorHAnsi"/>
          <w:color w:val="000000" w:themeColor="text1"/>
          <w:sz w:val="22"/>
          <w:szCs w:val="22"/>
        </w:rPr>
        <w:t xml:space="preserve">. However, </w:t>
      </w:r>
      <w:r w:rsidR="00FA56D7">
        <w:rPr>
          <w:rFonts w:cstheme="minorHAnsi"/>
          <w:color w:val="000000" w:themeColor="text1"/>
          <w:sz w:val="22"/>
          <w:szCs w:val="22"/>
        </w:rPr>
        <w:t>White’s ideas</w:t>
      </w:r>
      <w:r w:rsidR="0072574C">
        <w:rPr>
          <w:rFonts w:cstheme="minorHAnsi"/>
          <w:color w:val="000000" w:themeColor="text1"/>
          <w:sz w:val="22"/>
          <w:szCs w:val="22"/>
        </w:rPr>
        <w:t xml:space="preserve"> led to an intense focus on predictors of chromosomal variation </w:t>
      </w:r>
      <w:r w:rsidR="0072574C">
        <w:rPr>
          <w:rFonts w:cstheme="minorHAnsi"/>
          <w:color w:val="000000" w:themeColor="text1"/>
          <w:sz w:val="22"/>
          <w:szCs w:val="22"/>
        </w:rPr>
        <w:fldChar w:fldCharType="begin">
          <w:fldData xml:space="preserve">PEVuZE5vdGU+PENpdGU+PEF1dGhvcj5CZW5ndHNzb248L0F1dGhvcj48WWVhcj4xOTgwPC9ZZWFy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</w:fldData>
        </w:fldChar>
      </w:r>
      <w:r w:rsidR="0072574C">
        <w:rPr>
          <w:rFonts w:cstheme="minorHAnsi"/>
          <w:color w:val="000000" w:themeColor="text1"/>
          <w:sz w:val="22"/>
          <w:szCs w:val="22"/>
        </w:rPr>
        <w:instrText xml:space="preserve"> ADDIN EN.CITE </w:instrText>
      </w:r>
      <w:r w:rsidR="0072574C">
        <w:rPr>
          <w:rFonts w:cstheme="minorHAnsi"/>
          <w:color w:val="000000" w:themeColor="text1"/>
          <w:sz w:val="22"/>
          <w:szCs w:val="22"/>
        </w:rPr>
        <w:fldChar w:fldCharType="begin">
          <w:fldData xml:space="preserve">PEVuZE5vdGU+PENpdGU+PEF1dGhvcj5CZW5ndHNzb248L0F1dGhvcj48WWVhcj4xOTgwPC9ZZWFy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</w:fldData>
        </w:fldChar>
      </w:r>
      <w:r w:rsidR="0072574C">
        <w:rPr>
          <w:rFonts w:cstheme="minorHAnsi"/>
          <w:color w:val="000000" w:themeColor="text1"/>
          <w:sz w:val="22"/>
          <w:szCs w:val="22"/>
        </w:rPr>
        <w:instrText xml:space="preserve"> ADDIN EN.CITE.DATA </w:instrText>
      </w:r>
      <w:r w:rsidR="0072574C">
        <w:rPr>
          <w:rFonts w:cstheme="minorHAnsi"/>
          <w:color w:val="000000" w:themeColor="text1"/>
          <w:sz w:val="22"/>
          <w:szCs w:val="22"/>
        </w:rPr>
      </w:r>
      <w:r w:rsidR="0072574C">
        <w:rPr>
          <w:rFonts w:cstheme="minorHAnsi"/>
          <w:color w:val="000000" w:themeColor="text1"/>
          <w:sz w:val="22"/>
          <w:szCs w:val="22"/>
        </w:rPr>
        <w:fldChar w:fldCharType="end"/>
      </w:r>
      <w:r w:rsidR="0072574C">
        <w:rPr>
          <w:rFonts w:cstheme="minorHAnsi"/>
          <w:color w:val="000000" w:themeColor="text1"/>
          <w:sz w:val="22"/>
          <w:szCs w:val="22"/>
        </w:rPr>
      </w:r>
      <w:r w:rsidR="0072574C">
        <w:rPr>
          <w:rFonts w:cstheme="minorHAnsi"/>
          <w:color w:val="000000" w:themeColor="text1"/>
          <w:sz w:val="22"/>
          <w:szCs w:val="22"/>
        </w:rPr>
        <w:fldChar w:fldCharType="separate"/>
      </w:r>
      <w:r w:rsidR="0072574C">
        <w:rPr>
          <w:rFonts w:cstheme="minorHAnsi"/>
          <w:noProof/>
          <w:color w:val="000000" w:themeColor="text1"/>
          <w:sz w:val="22"/>
          <w:szCs w:val="22"/>
        </w:rPr>
        <w:t>(</w:t>
      </w:r>
      <w:r w:rsidR="0072574C" w:rsidRPr="0072574C">
        <w:rPr>
          <w:rFonts w:cstheme="minorHAnsi"/>
          <w:smallCaps/>
          <w:noProof/>
          <w:color w:val="000000" w:themeColor="text1"/>
          <w:sz w:val="22"/>
          <w:szCs w:val="22"/>
        </w:rPr>
        <w:t>Wilson</w:t>
      </w:r>
      <w:r w:rsidR="0072574C" w:rsidRPr="0072574C">
        <w:rPr>
          <w:rFonts w:cstheme="minorHAnsi"/>
          <w:i/>
          <w:noProof/>
          <w:color w:val="000000" w:themeColor="text1"/>
          <w:sz w:val="22"/>
          <w:szCs w:val="22"/>
        </w:rPr>
        <w:t xml:space="preserve"> et al.</w:t>
      </w:r>
      <w:r w:rsidR="0072574C">
        <w:rPr>
          <w:rFonts w:cstheme="minorHAnsi"/>
          <w:noProof/>
          <w:color w:val="000000" w:themeColor="text1"/>
          <w:sz w:val="22"/>
          <w:szCs w:val="22"/>
        </w:rPr>
        <w:t xml:space="preserve"> 1975b; </w:t>
      </w:r>
      <w:r w:rsidR="0072574C" w:rsidRPr="0072574C">
        <w:rPr>
          <w:rFonts w:cstheme="minorHAnsi"/>
          <w:smallCaps/>
          <w:noProof/>
          <w:color w:val="000000" w:themeColor="text1"/>
          <w:sz w:val="22"/>
          <w:szCs w:val="22"/>
        </w:rPr>
        <w:t>Bush</w:t>
      </w:r>
      <w:r w:rsidR="0072574C" w:rsidRPr="0072574C">
        <w:rPr>
          <w:rFonts w:cstheme="minorHAnsi"/>
          <w:i/>
          <w:noProof/>
          <w:color w:val="000000" w:themeColor="text1"/>
          <w:sz w:val="22"/>
          <w:szCs w:val="22"/>
        </w:rPr>
        <w:t xml:space="preserve"> et al.</w:t>
      </w:r>
      <w:r w:rsidR="0072574C">
        <w:rPr>
          <w:rFonts w:cstheme="minorHAnsi"/>
          <w:noProof/>
          <w:color w:val="000000" w:themeColor="text1"/>
          <w:sz w:val="22"/>
          <w:szCs w:val="22"/>
        </w:rPr>
        <w:t xml:space="preserve"> 1977; </w:t>
      </w:r>
      <w:r w:rsidR="0072574C" w:rsidRPr="0072574C">
        <w:rPr>
          <w:rFonts w:cstheme="minorHAnsi"/>
          <w:smallCaps/>
          <w:noProof/>
          <w:color w:val="000000" w:themeColor="text1"/>
          <w:sz w:val="22"/>
          <w:szCs w:val="22"/>
        </w:rPr>
        <w:t>Bengtsson</w:t>
      </w:r>
      <w:r w:rsidR="0072574C">
        <w:rPr>
          <w:rFonts w:cstheme="minorHAnsi"/>
          <w:noProof/>
          <w:color w:val="000000" w:themeColor="text1"/>
          <w:sz w:val="22"/>
          <w:szCs w:val="22"/>
        </w:rPr>
        <w:t xml:space="preserve"> 1980; </w:t>
      </w:r>
      <w:r w:rsidR="0072574C" w:rsidRPr="0072574C">
        <w:rPr>
          <w:rFonts w:cstheme="minorHAnsi"/>
          <w:smallCaps/>
          <w:noProof/>
          <w:color w:val="000000" w:themeColor="text1"/>
          <w:sz w:val="22"/>
          <w:szCs w:val="22"/>
        </w:rPr>
        <w:t>Imai</w:t>
      </w:r>
      <w:r w:rsidR="0072574C" w:rsidRPr="0072574C">
        <w:rPr>
          <w:rFonts w:cstheme="minorHAnsi"/>
          <w:i/>
          <w:noProof/>
          <w:color w:val="000000" w:themeColor="text1"/>
          <w:sz w:val="22"/>
          <w:szCs w:val="22"/>
        </w:rPr>
        <w:t xml:space="preserve"> et al.</w:t>
      </w:r>
      <w:r w:rsidR="0072574C">
        <w:rPr>
          <w:rFonts w:cstheme="minorHAnsi"/>
          <w:noProof/>
          <w:color w:val="000000" w:themeColor="text1"/>
          <w:sz w:val="22"/>
          <w:szCs w:val="22"/>
        </w:rPr>
        <w:t xml:space="preserve"> 1983; </w:t>
      </w:r>
      <w:r w:rsidR="0072574C" w:rsidRPr="0072574C">
        <w:rPr>
          <w:rFonts w:cstheme="minorHAnsi"/>
          <w:smallCaps/>
          <w:noProof/>
          <w:color w:val="000000" w:themeColor="text1"/>
          <w:sz w:val="22"/>
          <w:szCs w:val="22"/>
        </w:rPr>
        <w:t>Coyne</w:t>
      </w:r>
      <w:r w:rsidR="0072574C">
        <w:rPr>
          <w:rFonts w:cstheme="minorHAnsi"/>
          <w:noProof/>
          <w:color w:val="000000" w:themeColor="text1"/>
          <w:sz w:val="22"/>
          <w:szCs w:val="22"/>
        </w:rPr>
        <w:t xml:space="preserve"> 1984; </w:t>
      </w:r>
      <w:r w:rsidR="0072574C" w:rsidRPr="0072574C">
        <w:rPr>
          <w:rFonts w:cstheme="minorHAnsi"/>
          <w:smallCaps/>
          <w:noProof/>
          <w:color w:val="000000" w:themeColor="text1"/>
          <w:sz w:val="22"/>
          <w:szCs w:val="22"/>
        </w:rPr>
        <w:t>Larson</w:t>
      </w:r>
      <w:r w:rsidR="0072574C" w:rsidRPr="0072574C">
        <w:rPr>
          <w:rFonts w:cstheme="minorHAnsi"/>
          <w:i/>
          <w:noProof/>
          <w:color w:val="000000" w:themeColor="text1"/>
          <w:sz w:val="22"/>
          <w:szCs w:val="22"/>
        </w:rPr>
        <w:t xml:space="preserve"> et al.</w:t>
      </w:r>
      <w:r w:rsidR="0072574C">
        <w:rPr>
          <w:rFonts w:cstheme="minorHAnsi"/>
          <w:noProof/>
          <w:color w:val="000000" w:themeColor="text1"/>
          <w:sz w:val="22"/>
          <w:szCs w:val="22"/>
        </w:rPr>
        <w:t xml:space="preserve"> 1984; </w:t>
      </w:r>
      <w:r w:rsidR="0072574C" w:rsidRPr="0072574C">
        <w:rPr>
          <w:rFonts w:cstheme="minorHAnsi"/>
          <w:smallCaps/>
          <w:noProof/>
          <w:color w:val="000000" w:themeColor="text1"/>
          <w:sz w:val="22"/>
          <w:szCs w:val="22"/>
        </w:rPr>
        <w:t>Petitpierre</w:t>
      </w:r>
      <w:r w:rsidR="0072574C">
        <w:rPr>
          <w:rFonts w:cstheme="minorHAnsi"/>
          <w:noProof/>
          <w:color w:val="000000" w:themeColor="text1"/>
          <w:sz w:val="22"/>
          <w:szCs w:val="22"/>
        </w:rPr>
        <w:t xml:space="preserve"> 1987)</w:t>
      </w:r>
      <w:r w:rsidR="0072574C">
        <w:rPr>
          <w:rFonts w:cstheme="minorHAnsi"/>
          <w:color w:val="000000" w:themeColor="text1"/>
          <w:sz w:val="22"/>
          <w:szCs w:val="22"/>
        </w:rPr>
        <w:fldChar w:fldCharType="end"/>
      </w:r>
      <w:r w:rsidR="0072574C">
        <w:rPr>
          <w:rFonts w:cstheme="minorHAnsi"/>
          <w:color w:val="000000" w:themeColor="text1"/>
          <w:sz w:val="22"/>
          <w:szCs w:val="22"/>
        </w:rPr>
        <w:t xml:space="preserve">. Many of these studies suggest that </w:t>
      </w:r>
      <w:r w:rsidR="00FA56D7">
        <w:rPr>
          <w:rFonts w:cstheme="minorHAnsi"/>
          <w:color w:val="000000" w:themeColor="text1"/>
          <w:sz w:val="22"/>
          <w:szCs w:val="22"/>
        </w:rPr>
        <w:t xml:space="preserve">species or clades with </w:t>
      </w:r>
      <w:r w:rsidR="00FA56D7">
        <w:rPr>
          <w:rFonts w:cstheme="minorHAnsi"/>
          <w:color w:val="000000" w:themeColor="text1"/>
          <w:sz w:val="22"/>
          <w:szCs w:val="22"/>
        </w:rPr>
        <w:lastRenderedPageBreak/>
        <w:t xml:space="preserve">small population sizes have higher rates of chromosome evolution. Unfortunately, these were all completed prior to the robust development of comparative methods than can be applied to the evolution of chromosome number across large clades and some compared highly divergent clades. Explicitly modeling the impact of population size on estimated rates of chromosome evolution within clades would be a significant advancement to our understanding of the determinant of rates of chromosome evolution. </w:t>
      </w:r>
    </w:p>
    <w:p w14:paraId="10AE3E8C" w14:textId="00F126EB" w:rsidR="00A900A4" w:rsidRPr="00E51865" w:rsidRDefault="00A900A4" w:rsidP="00DE1F25">
      <w:pPr>
        <w:spacing w:after="0"/>
        <w:rPr>
          <w:rFonts w:cstheme="minorHAnsi"/>
          <w:b/>
          <w:bCs/>
          <w:color w:val="FF0000"/>
          <w:sz w:val="22"/>
          <w:szCs w:val="22"/>
        </w:rPr>
      </w:pPr>
    </w:p>
    <w:p w14:paraId="2C9C9035" w14:textId="6AE691E7" w:rsidR="00460BC2" w:rsidRDefault="00A900A4" w:rsidP="00460BC2">
      <w:pPr>
        <w:spacing w:after="0"/>
        <w:rPr>
          <w:rFonts w:cstheme="minorHAnsi"/>
          <w:color w:val="000000" w:themeColor="text1"/>
          <w:sz w:val="22"/>
          <w:szCs w:val="22"/>
        </w:rPr>
      </w:pPr>
      <w:r w:rsidRPr="00374043">
        <w:rPr>
          <w:rFonts w:cstheme="minorHAnsi"/>
          <w:color w:val="000000" w:themeColor="text1"/>
          <w:sz w:val="22"/>
          <w:szCs w:val="22"/>
        </w:rPr>
        <w:t>Variation in chromosome number is highly heterogeneous across clades – some large clades are nearly static while other closely related clades show striking variation. This observation has been difficult to explain despite a century of investigation. We believe that the approach that we have used here modeling chromosome number and a possible explanatory variable simultaneously offer a way forward to finally answer the recalcitrant question of what causes variation in rates of chromosome number evolution.</w:t>
      </w:r>
      <w:r w:rsidR="00460BC2">
        <w:rPr>
          <w:rFonts w:cstheme="minorHAnsi"/>
          <w:color w:val="000000" w:themeColor="text1"/>
          <w:sz w:val="22"/>
          <w:szCs w:val="22"/>
        </w:rPr>
        <w:br w:type="page"/>
      </w:r>
    </w:p>
    <w:p w14:paraId="709E9F15" w14:textId="60F1AE42" w:rsidR="0041099B" w:rsidRPr="00AE0786" w:rsidRDefault="0041099B" w:rsidP="00DE1F25">
      <w:pPr>
        <w:spacing w:after="0"/>
        <w:rPr>
          <w:rFonts w:cstheme="minorHAnsi"/>
          <w:b/>
          <w:bCs/>
          <w:sz w:val="22"/>
          <w:szCs w:val="22"/>
        </w:rPr>
      </w:pPr>
      <w:r w:rsidRPr="00AE0786">
        <w:rPr>
          <w:rFonts w:cstheme="minorHAnsi"/>
          <w:b/>
          <w:bCs/>
          <w:sz w:val="22"/>
          <w:szCs w:val="22"/>
        </w:rPr>
        <w:lastRenderedPageBreak/>
        <w:t>Figures:</w:t>
      </w:r>
    </w:p>
    <w:p w14:paraId="25C540E4" w14:textId="3CAC27CE" w:rsidR="0041099B" w:rsidRPr="00AE0786" w:rsidRDefault="008612EC" w:rsidP="00DE1F25">
      <w:pPr>
        <w:spacing w:after="0"/>
        <w:rPr>
          <w:rFonts w:cstheme="minorHAnsi"/>
          <w:sz w:val="22"/>
          <w:szCs w:val="22"/>
        </w:rPr>
      </w:pPr>
      <w:bookmarkStart w:id="103" w:name="_GoBack"/>
      <w:r w:rsidRPr="00AE0786">
        <w:rPr>
          <w:rFonts w:cstheme="minorHAnsi"/>
          <w:noProof/>
          <w:sz w:val="22"/>
          <w:szCs w:val="22"/>
        </w:rPr>
        <w:drawing>
          <wp:inline distT="0" distB="0" distL="0" distR="0" wp14:anchorId="3A5AB20C" wp14:editId="6FAA5087">
            <wp:extent cx="6048886" cy="543992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0221" cy="5495080"/>
                    </a:xfrm>
                    <a:prstGeom prst="rect">
                      <a:avLst/>
                    </a:prstGeom>
                  </pic:spPr>
                </pic:pic>
              </a:graphicData>
            </a:graphic>
          </wp:inline>
        </w:drawing>
      </w:r>
      <w:bookmarkEnd w:id="103"/>
    </w:p>
    <w:p w14:paraId="51B7144F" w14:textId="209E7D08" w:rsidR="0041099B" w:rsidRPr="00AE0786" w:rsidRDefault="0041099B" w:rsidP="00DE1F25">
      <w:pPr>
        <w:spacing w:after="0"/>
        <w:rPr>
          <w:rFonts w:cstheme="minorHAnsi"/>
          <w:sz w:val="22"/>
          <w:szCs w:val="22"/>
        </w:rPr>
      </w:pPr>
      <w:r w:rsidRPr="00AE0786">
        <w:rPr>
          <w:rFonts w:cstheme="minorHAnsi"/>
          <w:b/>
          <w:bCs/>
          <w:sz w:val="22"/>
          <w:szCs w:val="22"/>
        </w:rPr>
        <w:t xml:space="preserve">Figure 1: </w:t>
      </w:r>
      <w:r w:rsidR="00E238CE" w:rsidRPr="00AE0786">
        <w:rPr>
          <w:rFonts w:cstheme="minorHAnsi"/>
          <w:b/>
          <w:bCs/>
          <w:sz w:val="22"/>
          <w:szCs w:val="22"/>
        </w:rPr>
        <w:t>Phylogeny</w:t>
      </w:r>
      <w:r w:rsidR="00E238CE" w:rsidRPr="00AE0786">
        <w:rPr>
          <w:rFonts w:cstheme="minorHAnsi"/>
          <w:b/>
          <w:sz w:val="22"/>
          <w:szCs w:val="22"/>
        </w:rPr>
        <w:t xml:space="preserve"> of type of centromeres and chromosome number.</w:t>
      </w:r>
      <w:r w:rsidR="00E238CE" w:rsidRPr="00AE0786">
        <w:rPr>
          <w:rFonts w:cstheme="minorHAnsi"/>
          <w:sz w:val="22"/>
          <w:szCs w:val="22"/>
        </w:rPr>
        <w:t xml:space="preserve"> </w:t>
      </w:r>
      <w:r w:rsidRPr="00AE0786">
        <w:rPr>
          <w:rFonts w:cstheme="minorHAnsi"/>
          <w:sz w:val="22"/>
          <w:szCs w:val="22"/>
        </w:rPr>
        <w:t xml:space="preserve">The black branches represent </w:t>
      </w:r>
      <w:r w:rsidR="00085A8D" w:rsidRPr="00AE0786">
        <w:rPr>
          <w:rFonts w:cstheme="minorHAnsi"/>
          <w:sz w:val="22"/>
          <w:szCs w:val="22"/>
        </w:rPr>
        <w:t xml:space="preserve">orders with </w:t>
      </w:r>
      <w:r w:rsidRPr="00AE0786">
        <w:rPr>
          <w:rFonts w:cstheme="minorHAnsi"/>
          <w:sz w:val="22"/>
          <w:szCs w:val="22"/>
        </w:rPr>
        <w:t>monocentric chromosomes and the gr</w:t>
      </w:r>
      <w:r w:rsidR="00085A8D" w:rsidRPr="00AE0786">
        <w:rPr>
          <w:rFonts w:cstheme="minorHAnsi"/>
          <w:sz w:val="22"/>
          <w:szCs w:val="22"/>
        </w:rPr>
        <w:t>a</w:t>
      </w:r>
      <w:r w:rsidRPr="00AE0786">
        <w:rPr>
          <w:rFonts w:cstheme="minorHAnsi"/>
          <w:sz w:val="22"/>
          <w:szCs w:val="22"/>
        </w:rPr>
        <w:t>y branches represen</w:t>
      </w:r>
      <w:r w:rsidR="00DD3DFC" w:rsidRPr="00AE0786">
        <w:rPr>
          <w:rFonts w:cstheme="minorHAnsi"/>
          <w:sz w:val="22"/>
          <w:szCs w:val="22"/>
        </w:rPr>
        <w:t>t</w:t>
      </w:r>
      <w:r w:rsidRPr="00AE0786">
        <w:rPr>
          <w:rFonts w:cstheme="minorHAnsi"/>
          <w:sz w:val="22"/>
          <w:szCs w:val="22"/>
        </w:rPr>
        <w:t xml:space="preserve"> </w:t>
      </w:r>
      <w:r w:rsidR="00085A8D" w:rsidRPr="00AE0786">
        <w:rPr>
          <w:rFonts w:cstheme="minorHAnsi"/>
          <w:sz w:val="22"/>
          <w:szCs w:val="22"/>
        </w:rPr>
        <w:t xml:space="preserve">orders with </w:t>
      </w:r>
      <w:r w:rsidRPr="00AE0786">
        <w:rPr>
          <w:rFonts w:cstheme="minorHAnsi"/>
          <w:sz w:val="22"/>
          <w:szCs w:val="22"/>
        </w:rPr>
        <w:t xml:space="preserve">holocentric chromosomes. The </w:t>
      </w:r>
      <w:r w:rsidR="00DD3DFC" w:rsidRPr="00AE0786">
        <w:rPr>
          <w:rFonts w:cstheme="minorHAnsi"/>
          <w:sz w:val="22"/>
          <w:szCs w:val="22"/>
        </w:rPr>
        <w:t>colored</w:t>
      </w:r>
      <w:r w:rsidRPr="00AE0786">
        <w:rPr>
          <w:rFonts w:cstheme="minorHAnsi"/>
          <w:sz w:val="22"/>
          <w:szCs w:val="22"/>
        </w:rPr>
        <w:t xml:space="preserve"> circles </w:t>
      </w:r>
      <w:r w:rsidR="008612EC" w:rsidRPr="00AE0786">
        <w:rPr>
          <w:rFonts w:cstheme="minorHAnsi"/>
          <w:sz w:val="22"/>
          <w:szCs w:val="22"/>
        </w:rPr>
        <w:t>at the tips</w:t>
      </w:r>
      <w:r w:rsidRPr="00AE0786">
        <w:rPr>
          <w:rFonts w:cstheme="minorHAnsi"/>
          <w:sz w:val="22"/>
          <w:szCs w:val="22"/>
        </w:rPr>
        <w:t xml:space="preserve"> represent the haploid chromosome number</w:t>
      </w:r>
      <w:r w:rsidR="00FA0F20" w:rsidRPr="00AE0786">
        <w:rPr>
          <w:rFonts w:cstheme="minorHAnsi"/>
          <w:sz w:val="22"/>
          <w:szCs w:val="22"/>
        </w:rPr>
        <w:t>.</w:t>
      </w:r>
      <w:r w:rsidR="008612EC" w:rsidRPr="00AE0786">
        <w:rPr>
          <w:rFonts w:cstheme="minorHAnsi"/>
          <w:sz w:val="22"/>
          <w:szCs w:val="22"/>
        </w:rPr>
        <w:t xml:space="preserve"> </w:t>
      </w:r>
      <w:r w:rsidR="00FA0F20" w:rsidRPr="00AE0786">
        <w:rPr>
          <w:rFonts w:cstheme="minorHAnsi"/>
          <w:sz w:val="22"/>
          <w:szCs w:val="22"/>
        </w:rPr>
        <w:t>T</w:t>
      </w:r>
      <w:r w:rsidR="008612EC" w:rsidRPr="00AE0786">
        <w:rPr>
          <w:rFonts w:cstheme="minorHAnsi"/>
          <w:sz w:val="22"/>
          <w:szCs w:val="22"/>
        </w:rPr>
        <w:t>he color scale is log transformed to allow better visualization of variation in species with low chromosome number</w:t>
      </w:r>
      <w:r w:rsidRPr="00AE0786">
        <w:rPr>
          <w:rFonts w:cstheme="minorHAnsi"/>
          <w:sz w:val="22"/>
          <w:szCs w:val="22"/>
        </w:rPr>
        <w:t xml:space="preserve">. </w:t>
      </w:r>
    </w:p>
    <w:p w14:paraId="12C3E0DF" w14:textId="05A2DC05" w:rsidR="00200F32" w:rsidRPr="00AE0786" w:rsidRDefault="0067543F" w:rsidP="00DE1F25">
      <w:pPr>
        <w:spacing w:after="0"/>
        <w:rPr>
          <w:rFonts w:cstheme="minorHAnsi"/>
          <w:sz w:val="22"/>
          <w:szCs w:val="22"/>
        </w:rPr>
      </w:pPr>
      <w:commentRangeStart w:id="104"/>
      <w:r>
        <w:rPr>
          <w:rFonts w:cstheme="minorHAnsi"/>
          <w:noProof/>
          <w:sz w:val="22"/>
          <w:szCs w:val="22"/>
        </w:rPr>
        <w:lastRenderedPageBreak/>
        <w:drawing>
          <wp:inline distT="0" distB="0" distL="0" distR="0" wp14:anchorId="56F31BF1" wp14:editId="39E62BC3">
            <wp:extent cx="2590237" cy="2170430"/>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17 at 4.27.10 PM.png"/>
                    <pic:cNvPicPr/>
                  </pic:nvPicPr>
                  <pic:blipFill>
                    <a:blip r:embed="rId10" cstate="print">
                      <a:alphaModFix/>
                      <a:extLst>
                        <a:ext uri="{BEBA8EAE-BF5A-486C-A8C5-ECC9F3942E4B}">
                          <a14:imgProps xmlns:a14="http://schemas.microsoft.com/office/drawing/2010/main">
                            <a14:imgLayer>
                              <a14:imgEffect>
                                <a14:brightnessContrast contrast="-56000"/>
                              </a14:imgEffect>
                            </a14:imgLayer>
                          </a14:imgProps>
                        </a:ext>
                        <a:ext uri="{28A0092B-C50C-407E-A947-70E740481C1C}">
                          <a14:useLocalDpi xmlns:a14="http://schemas.microsoft.com/office/drawing/2010/main" val="0"/>
                        </a:ext>
                      </a:extLst>
                    </a:blip>
                    <a:stretch>
                      <a:fillRect/>
                    </a:stretch>
                  </pic:blipFill>
                  <pic:spPr>
                    <a:xfrm>
                      <a:off x="0" y="0"/>
                      <a:ext cx="2628920" cy="2202844"/>
                    </a:xfrm>
                    <a:prstGeom prst="rect">
                      <a:avLst/>
                    </a:prstGeom>
                  </pic:spPr>
                </pic:pic>
              </a:graphicData>
            </a:graphic>
          </wp:inline>
        </w:drawing>
      </w:r>
      <w:commentRangeEnd w:id="104"/>
      <w:r w:rsidR="00EB38C1">
        <w:rPr>
          <w:rStyle w:val="CommentReference"/>
        </w:rPr>
        <w:commentReference w:id="104"/>
      </w:r>
    </w:p>
    <w:p w14:paraId="0563FA31" w14:textId="7CC88A7D" w:rsidR="00380E81" w:rsidRPr="00460BC2" w:rsidRDefault="000E33F0" w:rsidP="00DE1F25">
      <w:pPr>
        <w:spacing w:after="0"/>
        <w:rPr>
          <w:rFonts w:cstheme="minorHAnsi"/>
          <w:b/>
          <w:bCs/>
          <w:sz w:val="22"/>
          <w:szCs w:val="22"/>
        </w:rPr>
      </w:pPr>
      <w:r w:rsidRPr="00AE0786">
        <w:rPr>
          <w:rFonts w:cstheme="minorHAnsi"/>
          <w:b/>
          <w:bCs/>
          <w:sz w:val="22"/>
          <w:szCs w:val="22"/>
        </w:rPr>
        <w:t>Figure 2: Rates of chromosome evolution</w:t>
      </w:r>
      <w:r w:rsidR="00200F32" w:rsidRPr="00AE0786">
        <w:rPr>
          <w:rFonts w:cstheme="minorHAnsi"/>
          <w:b/>
          <w:bCs/>
          <w:sz w:val="22"/>
          <w:szCs w:val="22"/>
        </w:rPr>
        <w:t>.</w:t>
      </w:r>
      <w:r w:rsidR="005969E6" w:rsidRPr="00AE0786">
        <w:rPr>
          <w:rFonts w:cstheme="minorHAnsi"/>
          <w:b/>
          <w:bCs/>
          <w:sz w:val="22"/>
          <w:szCs w:val="22"/>
        </w:rPr>
        <w:t xml:space="preserve"> </w:t>
      </w:r>
      <w:r w:rsidR="00A945D5" w:rsidRPr="00AE0786">
        <w:rPr>
          <w:rFonts w:cstheme="minorHAnsi"/>
          <w:bCs/>
          <w:sz w:val="22"/>
          <w:szCs w:val="22"/>
        </w:rPr>
        <w:t>Each curve</w:t>
      </w:r>
      <w:r w:rsidR="005969E6" w:rsidRPr="00AE0786">
        <w:rPr>
          <w:rFonts w:cstheme="minorHAnsi"/>
          <w:bCs/>
          <w:sz w:val="22"/>
          <w:szCs w:val="22"/>
        </w:rPr>
        <w:t xml:space="preserve"> represents the posterior distribution </w:t>
      </w:r>
      <w:r w:rsidR="0067543F">
        <w:rPr>
          <w:rFonts w:cstheme="minorHAnsi"/>
          <w:bCs/>
          <w:sz w:val="22"/>
          <w:szCs w:val="22"/>
        </w:rPr>
        <w:t xml:space="preserve">of the </w:t>
      </w:r>
      <m:oMath>
        <m:r>
          <m:rPr>
            <m:sty m:val="p"/>
          </m:rPr>
          <w:rPr>
            <w:rFonts w:ascii="Cambria Math" w:hAnsi="Cambria Math" w:cstheme="minorHAnsi"/>
            <w:sz w:val="22"/>
            <w:szCs w:val="22"/>
          </w:rPr>
          <m:t>Δ</m:t>
        </m:r>
        <m:sSub>
          <m:sSubPr>
            <m:ctrlPr>
              <w:rPr>
                <w:rFonts w:ascii="Cambria Math" w:hAnsi="Cambria Math" w:cstheme="minorHAnsi"/>
                <w:bCs/>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5969E6" w:rsidRPr="00AE0786">
        <w:rPr>
          <w:rFonts w:cstheme="minorHAnsi"/>
          <w:bCs/>
          <w:sz w:val="22"/>
          <w:szCs w:val="22"/>
        </w:rPr>
        <w:t xml:space="preserve"> </w:t>
      </w:r>
      <w:r w:rsidR="0067543F">
        <w:rPr>
          <w:rFonts w:cstheme="minorHAnsi"/>
          <w:bCs/>
          <w:sz w:val="22"/>
          <w:szCs w:val="22"/>
        </w:rPr>
        <w:t xml:space="preserve">statistic. Where </w:t>
      </w:r>
      <m:oMath>
        <m:r>
          <w:rPr>
            <w:rFonts w:ascii="Cambria Math" w:hAnsi="Cambria Math" w:cstheme="minorHAnsi"/>
            <w:sz w:val="22"/>
            <w:szCs w:val="22"/>
          </w:rPr>
          <m:t>x</m:t>
        </m:r>
      </m:oMath>
      <w:r w:rsidR="0067543F">
        <w:rPr>
          <w:rFonts w:eastAsiaTheme="minorEastAsia" w:cstheme="minorHAnsi"/>
          <w:bCs/>
          <w:sz w:val="22"/>
          <w:szCs w:val="22"/>
        </w:rPr>
        <w:t xml:space="preserve"> is either fission, fusion, or polyploidy which is indicated by the color of the fill. Positive values of this statistic indicate that holocentric clades evolve more quickly while negative values indicate that monocentric clades evolve more quickly. Below the curves the three lines indicate the </w:t>
      </w:r>
      <w:ins w:id="105" w:author="Microsoft Office User" w:date="2020-06-02T00:52:00Z">
        <w:r w:rsidR="00081A5A">
          <w:rPr>
            <w:rFonts w:eastAsiaTheme="minorEastAsia" w:cstheme="minorHAnsi"/>
            <w:bCs/>
            <w:sz w:val="22"/>
            <w:szCs w:val="22"/>
          </w:rPr>
          <w:t xml:space="preserve">95% </w:t>
        </w:r>
      </w:ins>
      <w:r w:rsidR="0067543F">
        <w:rPr>
          <w:rFonts w:eastAsiaTheme="minorEastAsia" w:cstheme="minorHAnsi"/>
          <w:bCs/>
          <w:sz w:val="22"/>
          <w:szCs w:val="22"/>
        </w:rPr>
        <w:t>credible interval of each statistic. Since all overlap zero we infer no significant difference in rates of chromosome evolution in clades with holocentric and monocentric chromosomes.</w:t>
      </w:r>
      <w:r w:rsidR="00380E81">
        <w:rPr>
          <w:rFonts w:cstheme="minorHAnsi"/>
          <w:noProof/>
          <w:sz w:val="22"/>
          <w:szCs w:val="22"/>
        </w:rPr>
        <w:br w:type="page"/>
      </w:r>
    </w:p>
    <w:p w14:paraId="3306F916" w14:textId="30CC16C2" w:rsidR="00380E81" w:rsidRPr="00AE0786" w:rsidRDefault="00153D22" w:rsidP="00DE1F25">
      <w:pPr>
        <w:spacing w:after="0"/>
        <w:rPr>
          <w:rFonts w:cstheme="minorHAnsi"/>
          <w:sz w:val="22"/>
          <w:szCs w:val="22"/>
        </w:rPr>
      </w:pPr>
      <w:r>
        <w:rPr>
          <w:rFonts w:cstheme="minorHAnsi"/>
          <w:noProof/>
          <w:sz w:val="22"/>
          <w:szCs w:val="22"/>
        </w:rPr>
        <w:lastRenderedPageBreak/>
        <w:drawing>
          <wp:inline distT="0" distB="0" distL="0" distR="0" wp14:anchorId="1AC45A75" wp14:editId="6E182EE6">
            <wp:extent cx="3472614" cy="3813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20 at 11.13.34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89255" cy="3832217"/>
                    </a:xfrm>
                    <a:prstGeom prst="rect">
                      <a:avLst/>
                    </a:prstGeom>
                  </pic:spPr>
                </pic:pic>
              </a:graphicData>
            </a:graphic>
          </wp:inline>
        </w:drawing>
      </w:r>
    </w:p>
    <w:p w14:paraId="79087579" w14:textId="03E4D654" w:rsidR="0009567D" w:rsidRDefault="0041099B" w:rsidP="00460BC2">
      <w:pPr>
        <w:spacing w:after="0"/>
        <w:rPr>
          <w:rFonts w:cstheme="minorHAnsi"/>
          <w:sz w:val="22"/>
          <w:szCs w:val="22"/>
        </w:rPr>
      </w:pPr>
      <w:r w:rsidRPr="00AE0786">
        <w:rPr>
          <w:rFonts w:cstheme="minorHAnsi"/>
          <w:b/>
          <w:bCs/>
          <w:sz w:val="22"/>
          <w:szCs w:val="22"/>
        </w:rPr>
        <w:t xml:space="preserve">Figure </w:t>
      </w:r>
      <w:r w:rsidR="000E33F0" w:rsidRPr="00AE0786">
        <w:rPr>
          <w:rFonts w:cstheme="minorHAnsi"/>
          <w:b/>
          <w:bCs/>
          <w:sz w:val="22"/>
          <w:szCs w:val="22"/>
        </w:rPr>
        <w:t>3</w:t>
      </w:r>
      <w:r w:rsidRPr="00AE0786">
        <w:rPr>
          <w:rFonts w:cstheme="minorHAnsi"/>
          <w:b/>
          <w:bCs/>
          <w:sz w:val="22"/>
          <w:szCs w:val="22"/>
        </w:rPr>
        <w:t>:</w:t>
      </w:r>
      <w:r w:rsidRPr="00AE0786">
        <w:rPr>
          <w:rFonts w:cstheme="minorHAnsi"/>
          <w:sz w:val="22"/>
          <w:szCs w:val="22"/>
        </w:rPr>
        <w:t xml:space="preserve"> </w:t>
      </w:r>
      <w:r w:rsidR="00DD3DFC" w:rsidRPr="00AE0786">
        <w:rPr>
          <w:rFonts w:cstheme="minorHAnsi"/>
          <w:b/>
          <w:sz w:val="22"/>
          <w:szCs w:val="22"/>
        </w:rPr>
        <w:t>R</w:t>
      </w:r>
      <w:r w:rsidR="00FD325D" w:rsidRPr="00AE0786">
        <w:rPr>
          <w:rFonts w:cstheme="minorHAnsi"/>
          <w:b/>
          <w:sz w:val="22"/>
          <w:szCs w:val="22"/>
        </w:rPr>
        <w:t>ate of chromosome evolution</w:t>
      </w:r>
      <w:r w:rsidR="000E33F0" w:rsidRPr="00AE0786">
        <w:rPr>
          <w:rFonts w:cstheme="minorHAnsi"/>
          <w:b/>
          <w:sz w:val="22"/>
          <w:szCs w:val="22"/>
        </w:rPr>
        <w:t xml:space="preserve"> based on order</w:t>
      </w:r>
      <w:r w:rsidR="00DD3DFC" w:rsidRPr="00AE0786">
        <w:rPr>
          <w:rFonts w:cstheme="minorHAnsi"/>
          <w:sz w:val="22"/>
          <w:szCs w:val="22"/>
        </w:rPr>
        <w:t>.</w:t>
      </w:r>
      <w:r w:rsidR="00FD325D" w:rsidRPr="00AE0786">
        <w:rPr>
          <w:rFonts w:cstheme="minorHAnsi"/>
          <w:sz w:val="22"/>
          <w:szCs w:val="22"/>
        </w:rPr>
        <w:t xml:space="preserve"> Ascending </w:t>
      </w:r>
      <w:r w:rsidR="00DD3DFC" w:rsidRPr="00AE0786">
        <w:rPr>
          <w:rFonts w:cstheme="minorHAnsi"/>
          <w:sz w:val="22"/>
          <w:szCs w:val="22"/>
        </w:rPr>
        <w:t xml:space="preserve">rates </w:t>
      </w:r>
      <w:r w:rsidR="00FD325D" w:rsidRPr="00AE0786">
        <w:rPr>
          <w:rFonts w:cstheme="minorHAnsi"/>
          <w:sz w:val="22"/>
          <w:szCs w:val="22"/>
        </w:rPr>
        <w:t>represent the rate</w:t>
      </w:r>
      <w:r w:rsidR="00DD3DFC" w:rsidRPr="00AE0786">
        <w:rPr>
          <w:rFonts w:cstheme="minorHAnsi"/>
          <w:sz w:val="22"/>
          <w:szCs w:val="22"/>
        </w:rPr>
        <w:t xml:space="preserve"> of fissions</w:t>
      </w:r>
      <w:r w:rsidR="00FD325D" w:rsidRPr="00AE0786">
        <w:rPr>
          <w:rFonts w:cstheme="minorHAnsi"/>
          <w:sz w:val="22"/>
          <w:szCs w:val="22"/>
        </w:rPr>
        <w:t>, descending r</w:t>
      </w:r>
      <w:r w:rsidR="00DD3DFC" w:rsidRPr="00AE0786">
        <w:rPr>
          <w:rFonts w:cstheme="minorHAnsi"/>
          <w:sz w:val="22"/>
          <w:szCs w:val="22"/>
        </w:rPr>
        <w:t>ates r</w:t>
      </w:r>
      <w:r w:rsidR="00FD325D" w:rsidRPr="00AE0786">
        <w:rPr>
          <w:rFonts w:cstheme="minorHAnsi"/>
          <w:sz w:val="22"/>
          <w:szCs w:val="22"/>
        </w:rPr>
        <w:t>epresent the rate</w:t>
      </w:r>
      <w:r w:rsidR="00DD3DFC" w:rsidRPr="00AE0786">
        <w:rPr>
          <w:rFonts w:cstheme="minorHAnsi"/>
          <w:sz w:val="22"/>
          <w:szCs w:val="22"/>
        </w:rPr>
        <w:t xml:space="preserve"> of fusions</w:t>
      </w:r>
      <w:r w:rsidR="00FD325D" w:rsidRPr="00AE0786">
        <w:rPr>
          <w:rFonts w:cstheme="minorHAnsi"/>
          <w:sz w:val="22"/>
          <w:szCs w:val="22"/>
        </w:rPr>
        <w:t xml:space="preserve">, and pol </w:t>
      </w:r>
      <w:r w:rsidR="00DD3DFC" w:rsidRPr="00AE0786">
        <w:rPr>
          <w:rFonts w:cstheme="minorHAnsi"/>
          <w:sz w:val="22"/>
          <w:szCs w:val="22"/>
        </w:rPr>
        <w:t xml:space="preserve">rates </w:t>
      </w:r>
      <w:r w:rsidR="00FD325D" w:rsidRPr="00AE0786">
        <w:rPr>
          <w:rFonts w:cstheme="minorHAnsi"/>
          <w:sz w:val="22"/>
          <w:szCs w:val="22"/>
        </w:rPr>
        <w:t>represent the rate</w:t>
      </w:r>
      <w:r w:rsidR="00DD3DFC" w:rsidRPr="00AE0786">
        <w:rPr>
          <w:rFonts w:cstheme="minorHAnsi"/>
          <w:sz w:val="22"/>
          <w:szCs w:val="22"/>
        </w:rPr>
        <w:t xml:space="preserve"> of polyploidy</w:t>
      </w:r>
      <w:r w:rsidR="00FD325D" w:rsidRPr="00AE0786">
        <w:rPr>
          <w:rFonts w:cstheme="minorHAnsi"/>
          <w:sz w:val="22"/>
          <w:szCs w:val="22"/>
        </w:rPr>
        <w:t xml:space="preserve">. </w:t>
      </w:r>
      <w:r w:rsidR="00DD3DFC" w:rsidRPr="00AE0786">
        <w:rPr>
          <w:rFonts w:cstheme="minorHAnsi"/>
          <w:sz w:val="22"/>
          <w:szCs w:val="22"/>
        </w:rPr>
        <w:t xml:space="preserve">(A) </w:t>
      </w:r>
      <w:r w:rsidR="00FA0F20" w:rsidRPr="00AE0786">
        <w:rPr>
          <w:rFonts w:cstheme="minorHAnsi"/>
          <w:sz w:val="22"/>
          <w:szCs w:val="22"/>
        </w:rPr>
        <w:t>Modeling for the rates of chromosome evolution without polyploidy. The removal of polyploidy has kept most of the other species at about the same rates of chromosome evolution, expect for Lepidoptera. Lepidoptera has an increase in both fusion and fission rates.</w:t>
      </w:r>
      <w:r w:rsidR="00DD3DFC" w:rsidRPr="00AE0786">
        <w:rPr>
          <w:rFonts w:cstheme="minorHAnsi"/>
          <w:sz w:val="22"/>
          <w:szCs w:val="22"/>
        </w:rPr>
        <w:t xml:space="preserve"> (B) </w:t>
      </w:r>
      <w:r w:rsidR="00FA0F20" w:rsidRPr="00AE0786">
        <w:rPr>
          <w:rFonts w:cstheme="minorHAnsi"/>
          <w:sz w:val="22"/>
          <w:szCs w:val="22"/>
        </w:rPr>
        <w:t>Modeling for rates of chromosome evolution with polyploidy. The addition of polyploidy in the model has decreased the variation of all rates of chromosome evolution. There is no trend between holocentric and monocentric chromosome orders.</w:t>
      </w:r>
      <w:r w:rsidR="0009567D">
        <w:rPr>
          <w:rFonts w:cstheme="minorHAnsi"/>
          <w:sz w:val="22"/>
          <w:szCs w:val="22"/>
        </w:rPr>
        <w:br w:type="page"/>
      </w:r>
    </w:p>
    <w:p w14:paraId="53306BB8" w14:textId="77777777" w:rsidR="0009567D" w:rsidRPr="00A900A4" w:rsidRDefault="0009567D" w:rsidP="00DE1F25">
      <w:pPr>
        <w:spacing w:after="0"/>
        <w:rPr>
          <w:rFonts w:cstheme="minorHAnsi"/>
          <w:b/>
          <w:bCs/>
          <w:sz w:val="22"/>
          <w:szCs w:val="22"/>
        </w:rPr>
      </w:pPr>
      <w:r w:rsidRPr="00A900A4">
        <w:rPr>
          <w:rFonts w:cstheme="minorHAnsi"/>
          <w:b/>
          <w:bCs/>
          <w:sz w:val="22"/>
          <w:szCs w:val="22"/>
        </w:rPr>
        <w:lastRenderedPageBreak/>
        <w:t>Supplement</w:t>
      </w:r>
    </w:p>
    <w:p w14:paraId="68451728" w14:textId="113C3277" w:rsidR="0009567D" w:rsidRDefault="0009567D" w:rsidP="00DE1F25">
      <w:pPr>
        <w:spacing w:after="0"/>
        <w:rPr>
          <w:rFonts w:cstheme="minorHAnsi"/>
          <w:sz w:val="22"/>
          <w:szCs w:val="22"/>
        </w:rPr>
      </w:pPr>
      <w:r>
        <w:rPr>
          <w:rFonts w:cstheme="minorHAnsi"/>
          <w:noProof/>
          <w:sz w:val="22"/>
          <w:szCs w:val="22"/>
        </w:rPr>
        <w:drawing>
          <wp:inline distT="0" distB="0" distL="0" distR="0" wp14:anchorId="11EF3F42" wp14:editId="648303F8">
            <wp:extent cx="3561907" cy="35619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backbone.comp.pdf"/>
                    <pic:cNvPicPr/>
                  </pic:nvPicPr>
                  <pic:blipFill>
                    <a:blip r:embed="rId12">
                      <a:extLst>
                        <a:ext uri="{28A0092B-C50C-407E-A947-70E740481C1C}">
                          <a14:useLocalDpi xmlns:a14="http://schemas.microsoft.com/office/drawing/2010/main" val="0"/>
                        </a:ext>
                      </a:extLst>
                    </a:blip>
                    <a:stretch>
                      <a:fillRect/>
                    </a:stretch>
                  </pic:blipFill>
                  <pic:spPr>
                    <a:xfrm>
                      <a:off x="0" y="0"/>
                      <a:ext cx="3565040" cy="3565040"/>
                    </a:xfrm>
                    <a:prstGeom prst="rect">
                      <a:avLst/>
                    </a:prstGeom>
                  </pic:spPr>
                </pic:pic>
              </a:graphicData>
            </a:graphic>
          </wp:inline>
        </w:drawing>
      </w:r>
    </w:p>
    <w:p w14:paraId="364E0815" w14:textId="29801B74" w:rsidR="00077899" w:rsidRPr="00AE0786" w:rsidRDefault="0009567D" w:rsidP="00DE1F25">
      <w:pPr>
        <w:spacing w:after="0"/>
        <w:rPr>
          <w:rFonts w:cstheme="minorHAnsi"/>
          <w:sz w:val="22"/>
          <w:szCs w:val="22"/>
        </w:rPr>
      </w:pPr>
      <w:r w:rsidRPr="00081A5A">
        <w:rPr>
          <w:rFonts w:cstheme="minorHAnsi"/>
          <w:b/>
          <w:sz w:val="22"/>
          <w:szCs w:val="22"/>
          <w:rPrChange w:id="106" w:author="Microsoft Office User" w:date="2020-06-02T01:00:00Z">
            <w:rPr>
              <w:rFonts w:cstheme="minorHAnsi"/>
              <w:sz w:val="22"/>
              <w:szCs w:val="22"/>
            </w:rPr>
          </w:rPrChange>
        </w:rPr>
        <w:t xml:space="preserve">Supplemental Figure 1. </w:t>
      </w:r>
      <w:r w:rsidR="002D30B1" w:rsidRPr="00081A5A">
        <w:rPr>
          <w:rFonts w:cstheme="minorHAnsi"/>
          <w:b/>
          <w:sz w:val="22"/>
          <w:szCs w:val="22"/>
          <w:rPrChange w:id="107" w:author="Microsoft Office User" w:date="2020-06-02T01:00:00Z">
            <w:rPr>
              <w:rFonts w:cstheme="minorHAnsi"/>
              <w:sz w:val="22"/>
              <w:szCs w:val="22"/>
            </w:rPr>
          </w:rPrChange>
        </w:rPr>
        <w:t>Comparison</w:t>
      </w:r>
      <w:r w:rsidRPr="00081A5A">
        <w:rPr>
          <w:rFonts w:cstheme="minorHAnsi"/>
          <w:b/>
          <w:sz w:val="22"/>
          <w:szCs w:val="22"/>
          <w:rPrChange w:id="108" w:author="Microsoft Office User" w:date="2020-06-02T01:00:00Z">
            <w:rPr>
              <w:rFonts w:cstheme="minorHAnsi"/>
              <w:sz w:val="22"/>
              <w:szCs w:val="22"/>
            </w:rPr>
          </w:rPrChange>
        </w:rPr>
        <w:t xml:space="preserve"> of inferences under alternative backbones</w:t>
      </w:r>
      <w:r>
        <w:rPr>
          <w:rFonts w:cstheme="minorHAnsi"/>
          <w:sz w:val="22"/>
          <w:szCs w:val="22"/>
        </w:rPr>
        <w:t xml:space="preserve">. In each plot we </w:t>
      </w:r>
      <w:r w:rsidR="002D30B1">
        <w:rPr>
          <w:rFonts w:cstheme="minorHAnsi"/>
          <w:sz w:val="22"/>
          <w:szCs w:val="22"/>
        </w:rPr>
        <w:t xml:space="preserve">show the </w:t>
      </w:r>
      <m:oMath>
        <m:r>
          <m:rPr>
            <m:sty m:val="p"/>
          </m:rPr>
          <w:rPr>
            <w:rFonts w:ascii="Cambria Math" w:hAnsi="Cambria Math" w:cstheme="minorHAnsi"/>
            <w:sz w:val="22"/>
            <w:szCs w:val="22"/>
          </w:rPr>
          <m:t>Δ</m:t>
        </m:r>
        <m:r>
          <w:rPr>
            <w:rFonts w:ascii="Cambria Math" w:hAnsi="Cambria Math" w:cstheme="minorHAnsi"/>
            <w:sz w:val="22"/>
            <w:szCs w:val="22"/>
          </w:rPr>
          <m:t>R</m:t>
        </m:r>
      </m:oMath>
      <w:r w:rsidR="002D30B1">
        <w:rPr>
          <w:rFonts w:eastAsiaTheme="minorEastAsia" w:cstheme="minorHAnsi"/>
          <w:sz w:val="22"/>
          <w:szCs w:val="22"/>
        </w:rPr>
        <w:t xml:space="preserve"> statistic for the three parameters of interest in our model. We find that regardless of the backbone phylogeny the resulting statistic has a largely similar distribution.</w:t>
      </w:r>
      <w:r w:rsidR="00883E36">
        <w:rPr>
          <w:rFonts w:eastAsiaTheme="minorEastAsia" w:cstheme="minorHAnsi"/>
          <w:sz w:val="22"/>
          <w:szCs w:val="22"/>
        </w:rPr>
        <w:t xml:space="preserve"> Black lines represent the statistic estimate using the </w:t>
      </w:r>
      <w:proofErr w:type="spellStart"/>
      <w:r w:rsidR="00883E36">
        <w:rPr>
          <w:rFonts w:eastAsiaTheme="minorEastAsia" w:cstheme="minorHAnsi"/>
          <w:sz w:val="22"/>
          <w:szCs w:val="22"/>
        </w:rPr>
        <w:t>Misof</w:t>
      </w:r>
      <w:proofErr w:type="spellEnd"/>
      <w:r w:rsidR="00883E36">
        <w:rPr>
          <w:rFonts w:eastAsiaTheme="minorEastAsia" w:cstheme="minorHAnsi"/>
          <w:sz w:val="22"/>
          <w:szCs w:val="22"/>
        </w:rPr>
        <w:t xml:space="preserve"> backbone while red lines represent the statistic estimate using the Rainford backbone.</w:t>
      </w:r>
      <w:r w:rsidR="00077899" w:rsidRPr="00AE0786">
        <w:rPr>
          <w:rFonts w:cstheme="minorHAnsi"/>
          <w:sz w:val="22"/>
          <w:szCs w:val="22"/>
        </w:rPr>
        <w:br w:type="page"/>
      </w:r>
    </w:p>
    <w:p w14:paraId="2FF4A398" w14:textId="0B4DBEF4" w:rsidR="006A5BDC" w:rsidRPr="00AE0786" w:rsidRDefault="00077899" w:rsidP="00DE1F25">
      <w:pPr>
        <w:spacing w:after="0"/>
        <w:rPr>
          <w:rFonts w:cstheme="minorHAnsi"/>
          <w:b/>
          <w:bCs/>
          <w:sz w:val="22"/>
          <w:szCs w:val="22"/>
        </w:rPr>
      </w:pPr>
      <w:r w:rsidRPr="00AE0786">
        <w:rPr>
          <w:rFonts w:cstheme="minorHAnsi"/>
          <w:b/>
          <w:bCs/>
          <w:sz w:val="22"/>
          <w:szCs w:val="22"/>
        </w:rPr>
        <w:lastRenderedPageBreak/>
        <w:t>References</w:t>
      </w:r>
    </w:p>
    <w:p w14:paraId="42BBF9BF" w14:textId="77777777" w:rsidR="0072574C" w:rsidRPr="0072574C" w:rsidRDefault="006A5BDC" w:rsidP="0072574C">
      <w:pPr>
        <w:pStyle w:val="EndNoteBibliography"/>
        <w:spacing w:after="0"/>
        <w:ind w:left="720" w:hanging="720"/>
        <w:rPr>
          <w:noProof/>
        </w:rPr>
      </w:pPr>
      <w:r w:rsidRPr="00AE0786">
        <w:rPr>
          <w:rFonts w:asciiTheme="minorHAnsi" w:hAnsiTheme="minorHAnsi" w:cstheme="minorHAnsi"/>
          <w:b/>
          <w:bCs/>
          <w:sz w:val="22"/>
          <w:szCs w:val="22"/>
        </w:rPr>
        <w:fldChar w:fldCharType="begin"/>
      </w:r>
      <w:r w:rsidRPr="00AE0786">
        <w:rPr>
          <w:rFonts w:asciiTheme="minorHAnsi" w:hAnsiTheme="minorHAnsi" w:cstheme="minorHAnsi"/>
          <w:b/>
          <w:bCs/>
          <w:sz w:val="22"/>
          <w:szCs w:val="22"/>
        </w:rPr>
        <w:instrText xml:space="preserve"> ADDIN EN.REFLIST </w:instrText>
      </w:r>
      <w:r w:rsidRPr="00AE0786">
        <w:rPr>
          <w:rFonts w:asciiTheme="minorHAnsi" w:hAnsiTheme="minorHAnsi" w:cstheme="minorHAnsi"/>
          <w:b/>
          <w:bCs/>
          <w:sz w:val="22"/>
          <w:szCs w:val="22"/>
        </w:rPr>
        <w:fldChar w:fldCharType="separate"/>
      </w:r>
      <w:r w:rsidR="0072574C" w:rsidRPr="0072574C">
        <w:rPr>
          <w:noProof/>
        </w:rPr>
        <w:t>Bengtsson, B. O., 1980 Rates of karyotype evolution in placental mammals. Hereditas 92</w:t>
      </w:r>
      <w:r w:rsidR="0072574C" w:rsidRPr="0072574C">
        <w:rPr>
          <w:b/>
          <w:noProof/>
        </w:rPr>
        <w:t>:</w:t>
      </w:r>
      <w:r w:rsidR="0072574C" w:rsidRPr="0072574C">
        <w:rPr>
          <w:noProof/>
        </w:rPr>
        <w:t xml:space="preserve"> 37-47.</w:t>
      </w:r>
    </w:p>
    <w:p w14:paraId="149C17D7" w14:textId="77777777" w:rsidR="0072574C" w:rsidRPr="0072574C" w:rsidRDefault="0072574C" w:rsidP="0072574C">
      <w:pPr>
        <w:pStyle w:val="EndNoteBibliography"/>
        <w:spacing w:after="0"/>
        <w:ind w:left="720" w:hanging="720"/>
        <w:rPr>
          <w:noProof/>
        </w:rPr>
      </w:pPr>
      <w:r w:rsidRPr="0072574C">
        <w:rPr>
          <w:noProof/>
        </w:rPr>
        <w:t>Blackmon, H., J. Justison, I. Mayrose and E. E. Goldberg, 2019 Meiotic drive shapes rates of karyotype evolution in mammals. Evolution 73</w:t>
      </w:r>
      <w:r w:rsidRPr="0072574C">
        <w:rPr>
          <w:b/>
          <w:noProof/>
        </w:rPr>
        <w:t>:</w:t>
      </w:r>
      <w:r w:rsidRPr="0072574C">
        <w:rPr>
          <w:noProof/>
        </w:rPr>
        <w:t xml:space="preserve"> 511-523.</w:t>
      </w:r>
    </w:p>
    <w:p w14:paraId="707E05A1" w14:textId="77777777" w:rsidR="0072574C" w:rsidRPr="0072574C" w:rsidRDefault="0072574C" w:rsidP="0072574C">
      <w:pPr>
        <w:pStyle w:val="EndNoteBibliography"/>
        <w:spacing w:after="0"/>
        <w:ind w:left="720" w:hanging="720"/>
        <w:rPr>
          <w:noProof/>
        </w:rPr>
      </w:pPr>
      <w:r w:rsidRPr="0072574C">
        <w:rPr>
          <w:noProof/>
        </w:rPr>
        <w:t>Blackmon, H., L. Ross and D. Bachtrog, 2017 Sex Determination, Sex Chromosomes, and Karyotype Evolution in Insects. Journal of Heredity 108</w:t>
      </w:r>
      <w:r w:rsidRPr="0072574C">
        <w:rPr>
          <w:b/>
          <w:noProof/>
        </w:rPr>
        <w:t>:</w:t>
      </w:r>
      <w:r w:rsidRPr="0072574C">
        <w:rPr>
          <w:noProof/>
        </w:rPr>
        <w:t xml:space="preserve"> 78-93.</w:t>
      </w:r>
    </w:p>
    <w:p w14:paraId="1154AD12" w14:textId="77777777" w:rsidR="0072574C" w:rsidRPr="0072574C" w:rsidRDefault="0072574C" w:rsidP="0072574C">
      <w:pPr>
        <w:pStyle w:val="EndNoteBibliography"/>
        <w:spacing w:after="0"/>
        <w:ind w:left="720" w:hanging="720"/>
        <w:rPr>
          <w:noProof/>
        </w:rPr>
      </w:pPr>
      <w:r w:rsidRPr="0072574C">
        <w:rPr>
          <w:noProof/>
        </w:rPr>
        <w:t>Bush, G. L., 1982 What do we really know about speciation? Perspectives on evolution.</w:t>
      </w:r>
      <w:r w:rsidRPr="0072574C">
        <w:rPr>
          <w:b/>
          <w:noProof/>
        </w:rPr>
        <w:t>:</w:t>
      </w:r>
      <w:r w:rsidRPr="0072574C">
        <w:rPr>
          <w:noProof/>
        </w:rPr>
        <w:t xml:space="preserve"> 119-131.</w:t>
      </w:r>
    </w:p>
    <w:p w14:paraId="3F19FE9A" w14:textId="77777777" w:rsidR="0072574C" w:rsidRPr="0072574C" w:rsidRDefault="0072574C" w:rsidP="0072574C">
      <w:pPr>
        <w:pStyle w:val="EndNoteBibliography"/>
        <w:spacing w:after="0"/>
        <w:ind w:left="720" w:hanging="720"/>
        <w:rPr>
          <w:noProof/>
        </w:rPr>
      </w:pPr>
      <w:r w:rsidRPr="0072574C">
        <w:rPr>
          <w:noProof/>
        </w:rPr>
        <w:t>Bush, G. L., S. M. Case, A. C. Wilson and J. L. Patton, 1977 Rapid speciation and chromosomal evolution in mammals. Proceedings of the National Academy of Sciences 74</w:t>
      </w:r>
      <w:r w:rsidRPr="0072574C">
        <w:rPr>
          <w:b/>
          <w:noProof/>
        </w:rPr>
        <w:t>:</w:t>
      </w:r>
      <w:r w:rsidRPr="0072574C">
        <w:rPr>
          <w:noProof/>
        </w:rPr>
        <w:t xml:space="preserve"> 3942-3946.</w:t>
      </w:r>
    </w:p>
    <w:p w14:paraId="5BA0CF0C" w14:textId="77777777" w:rsidR="0072574C" w:rsidRPr="0072574C" w:rsidRDefault="0072574C" w:rsidP="0072574C">
      <w:pPr>
        <w:pStyle w:val="EndNoteBibliography"/>
        <w:spacing w:after="0"/>
        <w:ind w:left="720" w:hanging="720"/>
        <w:rPr>
          <w:noProof/>
        </w:rPr>
      </w:pPr>
      <w:r w:rsidRPr="0072574C">
        <w:rPr>
          <w:noProof/>
        </w:rPr>
        <w:t>Chmátal, L., S. I. Gabriel, G. P. Mitsainas, J. Martínez-Vargas, J. Ventura</w:t>
      </w:r>
      <w:r w:rsidRPr="0072574C">
        <w:rPr>
          <w:i/>
          <w:noProof/>
        </w:rPr>
        <w:t xml:space="preserve"> et al.</w:t>
      </w:r>
      <w:r w:rsidRPr="0072574C">
        <w:rPr>
          <w:noProof/>
        </w:rPr>
        <w:t>, 2014 Centromere strength provides the cell biological basis for meiotic drive and karyotype evolution in mice. Current Biology 24</w:t>
      </w:r>
      <w:r w:rsidRPr="0072574C">
        <w:rPr>
          <w:b/>
          <w:noProof/>
        </w:rPr>
        <w:t>:</w:t>
      </w:r>
      <w:r w:rsidRPr="0072574C">
        <w:rPr>
          <w:noProof/>
        </w:rPr>
        <w:t xml:space="preserve"> 2295-2300.</w:t>
      </w:r>
    </w:p>
    <w:p w14:paraId="03C46DB0" w14:textId="77777777" w:rsidR="0072574C" w:rsidRPr="0072574C" w:rsidRDefault="0072574C" w:rsidP="0072574C">
      <w:pPr>
        <w:pStyle w:val="EndNoteBibliography"/>
        <w:spacing w:after="0"/>
        <w:ind w:left="720" w:hanging="720"/>
        <w:rPr>
          <w:noProof/>
        </w:rPr>
      </w:pPr>
      <w:r w:rsidRPr="0072574C">
        <w:rPr>
          <w:noProof/>
        </w:rPr>
        <w:t>Church, S. H., S. Donoughe, B. A. de Medeiros and C. G. Extavour, 2019 Insect egg size and shape evolve with ecology but not developmental rate. Nature 571</w:t>
      </w:r>
      <w:r w:rsidRPr="0072574C">
        <w:rPr>
          <w:b/>
          <w:noProof/>
        </w:rPr>
        <w:t>:</w:t>
      </w:r>
      <w:r w:rsidRPr="0072574C">
        <w:rPr>
          <w:noProof/>
        </w:rPr>
        <w:t xml:space="preserve"> 58-62.</w:t>
      </w:r>
    </w:p>
    <w:p w14:paraId="115795BE" w14:textId="77777777" w:rsidR="0072574C" w:rsidRPr="0072574C" w:rsidRDefault="0072574C" w:rsidP="0072574C">
      <w:pPr>
        <w:pStyle w:val="EndNoteBibliography"/>
        <w:spacing w:after="0"/>
        <w:ind w:left="720" w:hanging="720"/>
        <w:rPr>
          <w:noProof/>
        </w:rPr>
      </w:pPr>
      <w:r w:rsidRPr="0072574C">
        <w:rPr>
          <w:noProof/>
        </w:rPr>
        <w:t>Cook, L. G., 2000 Extraordinary and extensive karyotypic variation: a 48-fold range in chromosome number in the gall-inducing scale insect Apiomorpha (Hemiptera: Coccoidea: Eriococcidae). Genome 43</w:t>
      </w:r>
      <w:r w:rsidRPr="0072574C">
        <w:rPr>
          <w:b/>
          <w:noProof/>
        </w:rPr>
        <w:t>:</w:t>
      </w:r>
      <w:r w:rsidRPr="0072574C">
        <w:rPr>
          <w:noProof/>
        </w:rPr>
        <w:t xml:space="preserve"> 255-263.</w:t>
      </w:r>
    </w:p>
    <w:p w14:paraId="4C2B8A5F" w14:textId="77777777" w:rsidR="0072574C" w:rsidRPr="0072574C" w:rsidRDefault="0072574C" w:rsidP="0072574C">
      <w:pPr>
        <w:pStyle w:val="EndNoteBibliography"/>
        <w:spacing w:after="0"/>
        <w:ind w:left="720" w:hanging="720"/>
        <w:rPr>
          <w:noProof/>
        </w:rPr>
      </w:pPr>
      <w:r w:rsidRPr="0072574C">
        <w:rPr>
          <w:noProof/>
        </w:rPr>
        <w:t xml:space="preserve">Cope, T., 1985 Cytology and hybridization in the Juncus bufonius L. aggregate in western Europe, pp.  in </w:t>
      </w:r>
      <w:r w:rsidRPr="0072574C">
        <w:rPr>
          <w:i/>
          <w:noProof/>
        </w:rPr>
        <w:t>Watsonia</w:t>
      </w:r>
      <w:r w:rsidRPr="0072574C">
        <w:rPr>
          <w:noProof/>
        </w:rPr>
        <w:t>. Citeseer.</w:t>
      </w:r>
    </w:p>
    <w:p w14:paraId="60BFB7F4" w14:textId="77777777" w:rsidR="0072574C" w:rsidRPr="0072574C" w:rsidRDefault="0072574C" w:rsidP="0072574C">
      <w:pPr>
        <w:pStyle w:val="EndNoteBibliography"/>
        <w:spacing w:after="0"/>
        <w:ind w:left="720" w:hanging="720"/>
        <w:rPr>
          <w:noProof/>
        </w:rPr>
      </w:pPr>
      <w:r w:rsidRPr="0072574C">
        <w:rPr>
          <w:noProof/>
        </w:rPr>
        <w:t>Coyne, J. A., 1984 Correlation between heterozygosity and rate of chromosome evolution in animals. The American Naturalist 123</w:t>
      </w:r>
      <w:r w:rsidRPr="0072574C">
        <w:rPr>
          <w:b/>
          <w:noProof/>
        </w:rPr>
        <w:t>:</w:t>
      </w:r>
      <w:r w:rsidRPr="0072574C">
        <w:rPr>
          <w:noProof/>
        </w:rPr>
        <w:t xml:space="preserve"> 725-729.</w:t>
      </w:r>
    </w:p>
    <w:p w14:paraId="53E41BFD" w14:textId="77777777" w:rsidR="0072574C" w:rsidRPr="0072574C" w:rsidRDefault="0072574C" w:rsidP="0072574C">
      <w:pPr>
        <w:pStyle w:val="EndNoteBibliography"/>
        <w:spacing w:after="0"/>
        <w:ind w:left="720" w:hanging="720"/>
        <w:rPr>
          <w:noProof/>
        </w:rPr>
      </w:pPr>
      <w:r w:rsidRPr="0072574C">
        <w:rPr>
          <w:noProof/>
        </w:rPr>
        <w:t>Coyne, J. A., W. Meyers, A. P. Crittenden and P. Sniegowski, 1993 The fertility effects of pericentric inversions in Drosophila melanogaster. Genetics 134</w:t>
      </w:r>
      <w:r w:rsidRPr="0072574C">
        <w:rPr>
          <w:b/>
          <w:noProof/>
        </w:rPr>
        <w:t>:</w:t>
      </w:r>
      <w:r w:rsidRPr="0072574C">
        <w:rPr>
          <w:noProof/>
        </w:rPr>
        <w:t xml:space="preserve"> 487-496.</w:t>
      </w:r>
    </w:p>
    <w:p w14:paraId="438CB552" w14:textId="77777777" w:rsidR="0072574C" w:rsidRPr="0072574C" w:rsidRDefault="0072574C" w:rsidP="0072574C">
      <w:pPr>
        <w:pStyle w:val="EndNoteBibliography"/>
        <w:spacing w:after="0"/>
        <w:ind w:left="720" w:hanging="720"/>
        <w:rPr>
          <w:noProof/>
        </w:rPr>
      </w:pPr>
      <w:r w:rsidRPr="0072574C">
        <w:rPr>
          <w:noProof/>
        </w:rPr>
        <w:t>Escudero, M., M. Hahn, B. H. Brown, K. Lueders and A. L. Hipp, 2016 Chromosomal rearrangements in holocentric organisms lead to reproductive isolation by hybrid dysfunction: The correlation between karyotype rearrangements and germination rates in sedges. American journal of botany 103</w:t>
      </w:r>
      <w:r w:rsidRPr="0072574C">
        <w:rPr>
          <w:b/>
          <w:noProof/>
        </w:rPr>
        <w:t>:</w:t>
      </w:r>
      <w:r w:rsidRPr="0072574C">
        <w:rPr>
          <w:noProof/>
        </w:rPr>
        <w:t xml:space="preserve"> 1529-1536.</w:t>
      </w:r>
    </w:p>
    <w:p w14:paraId="639B4702" w14:textId="77777777" w:rsidR="0072574C" w:rsidRPr="0072574C" w:rsidRDefault="0072574C" w:rsidP="0072574C">
      <w:pPr>
        <w:pStyle w:val="EndNoteBibliography"/>
        <w:spacing w:after="0"/>
        <w:ind w:left="720" w:hanging="720"/>
        <w:rPr>
          <w:noProof/>
        </w:rPr>
      </w:pPr>
      <w:r w:rsidRPr="0072574C">
        <w:rPr>
          <w:noProof/>
        </w:rPr>
        <w:t>Escudero, M., A. L. Hipp, T. F. Hansen, K. L. Voje and M. Luceño, 2012 Selection and inertia in the evolution of holocentric chromosomes in sedges (Carex, Cyperaceae). New Phytologist 195</w:t>
      </w:r>
      <w:r w:rsidRPr="0072574C">
        <w:rPr>
          <w:b/>
          <w:noProof/>
        </w:rPr>
        <w:t>:</w:t>
      </w:r>
      <w:r w:rsidRPr="0072574C">
        <w:rPr>
          <w:noProof/>
        </w:rPr>
        <w:t xml:space="preserve"> 237-247.</w:t>
      </w:r>
    </w:p>
    <w:p w14:paraId="26252546" w14:textId="77777777" w:rsidR="0072574C" w:rsidRPr="0072574C" w:rsidRDefault="0072574C" w:rsidP="0072574C">
      <w:pPr>
        <w:pStyle w:val="EndNoteBibliography"/>
        <w:spacing w:after="0"/>
        <w:ind w:left="720" w:hanging="720"/>
        <w:rPr>
          <w:noProof/>
        </w:rPr>
      </w:pPr>
      <w:r w:rsidRPr="0072574C">
        <w:rPr>
          <w:noProof/>
        </w:rPr>
        <w:t>Faria, R., and A. Navarro, 2010 Chromosomal speciation revisited: rearranging theory with pieces of evidence. Trends in ecology &amp; evolution 25</w:t>
      </w:r>
      <w:r w:rsidRPr="0072574C">
        <w:rPr>
          <w:b/>
          <w:noProof/>
        </w:rPr>
        <w:t>:</w:t>
      </w:r>
      <w:r w:rsidRPr="0072574C">
        <w:rPr>
          <w:noProof/>
        </w:rPr>
        <w:t xml:space="preserve"> 660-669.</w:t>
      </w:r>
    </w:p>
    <w:p w14:paraId="63615776" w14:textId="77777777" w:rsidR="0072574C" w:rsidRPr="0072574C" w:rsidRDefault="0072574C" w:rsidP="0072574C">
      <w:pPr>
        <w:pStyle w:val="EndNoteBibliography"/>
        <w:spacing w:after="0"/>
        <w:ind w:left="720" w:hanging="720"/>
        <w:rPr>
          <w:noProof/>
        </w:rPr>
      </w:pPr>
      <w:r w:rsidRPr="0072574C">
        <w:rPr>
          <w:noProof/>
        </w:rPr>
        <w:t>Faulkner, J., 1972 Chromosome studies on Carex section Acutae in north-west Europe. Botanical Journal of the Linnean Society 65</w:t>
      </w:r>
      <w:r w:rsidRPr="0072574C">
        <w:rPr>
          <w:b/>
          <w:noProof/>
        </w:rPr>
        <w:t>:</w:t>
      </w:r>
      <w:r w:rsidRPr="0072574C">
        <w:rPr>
          <w:noProof/>
        </w:rPr>
        <w:t xml:space="preserve"> 271-301.</w:t>
      </w:r>
    </w:p>
    <w:p w14:paraId="670FA69F" w14:textId="77777777" w:rsidR="0072574C" w:rsidRPr="0072574C" w:rsidRDefault="0072574C" w:rsidP="0072574C">
      <w:pPr>
        <w:pStyle w:val="EndNoteBibliography"/>
        <w:spacing w:after="0"/>
        <w:ind w:left="720" w:hanging="720"/>
        <w:rPr>
          <w:noProof/>
        </w:rPr>
      </w:pPr>
      <w:r w:rsidRPr="0072574C">
        <w:rPr>
          <w:noProof/>
        </w:rPr>
        <w:t>FitzJohn, R. G., 2012 Diversitree: comparative phylogenetic analyses of diversification in R. Methods in Ecology and Evolution 3</w:t>
      </w:r>
      <w:r w:rsidRPr="0072574C">
        <w:rPr>
          <w:b/>
          <w:noProof/>
        </w:rPr>
        <w:t>:</w:t>
      </w:r>
      <w:r w:rsidRPr="0072574C">
        <w:rPr>
          <w:noProof/>
        </w:rPr>
        <w:t xml:space="preserve"> 1084-1092.</w:t>
      </w:r>
    </w:p>
    <w:p w14:paraId="797A4BE0" w14:textId="77777777" w:rsidR="0072574C" w:rsidRPr="0072574C" w:rsidRDefault="0072574C" w:rsidP="0072574C">
      <w:pPr>
        <w:pStyle w:val="EndNoteBibliography"/>
        <w:spacing w:after="0"/>
        <w:ind w:left="720" w:hanging="720"/>
        <w:rPr>
          <w:noProof/>
        </w:rPr>
      </w:pPr>
      <w:r w:rsidRPr="0072574C">
        <w:rPr>
          <w:noProof/>
        </w:rPr>
        <w:t>Garagna, S., D. Broccoli, C. A. Redi, J. B. Searle, H. J. Cooke</w:t>
      </w:r>
      <w:r w:rsidRPr="0072574C">
        <w:rPr>
          <w:i/>
          <w:noProof/>
        </w:rPr>
        <w:t xml:space="preserve"> et al.</w:t>
      </w:r>
      <w:r w:rsidRPr="0072574C">
        <w:rPr>
          <w:noProof/>
        </w:rPr>
        <w:t>, 1995 Robertsonian metacentrics of the house mouse lose telomeric sequences but retain some minor satellite DNA in the pericentromeric area. Chromosoma 103</w:t>
      </w:r>
      <w:r w:rsidRPr="0072574C">
        <w:rPr>
          <w:b/>
          <w:noProof/>
        </w:rPr>
        <w:t>:</w:t>
      </w:r>
      <w:r w:rsidRPr="0072574C">
        <w:rPr>
          <w:noProof/>
        </w:rPr>
        <w:t xml:space="preserve"> 685-692.</w:t>
      </w:r>
    </w:p>
    <w:p w14:paraId="01E0E792" w14:textId="77777777" w:rsidR="0072574C" w:rsidRPr="0072574C" w:rsidRDefault="0072574C" w:rsidP="0072574C">
      <w:pPr>
        <w:pStyle w:val="EndNoteBibliography"/>
        <w:spacing w:after="0"/>
        <w:ind w:left="720" w:hanging="720"/>
        <w:rPr>
          <w:noProof/>
        </w:rPr>
      </w:pPr>
      <w:r w:rsidRPr="0072574C">
        <w:rPr>
          <w:noProof/>
        </w:rPr>
        <w:t>Gassmann, R., A. Rechtsteiner, K. W. Yuen, A. Muroyama, T. Egelhofer</w:t>
      </w:r>
      <w:r w:rsidRPr="0072574C">
        <w:rPr>
          <w:i/>
          <w:noProof/>
        </w:rPr>
        <w:t xml:space="preserve"> et al.</w:t>
      </w:r>
      <w:r w:rsidRPr="0072574C">
        <w:rPr>
          <w:noProof/>
        </w:rPr>
        <w:t>, 2012 An inverse relationship to germline transcription defines centromeric chromatin in C. elegans. Nature 484</w:t>
      </w:r>
      <w:r w:rsidRPr="0072574C">
        <w:rPr>
          <w:b/>
          <w:noProof/>
        </w:rPr>
        <w:t>:</w:t>
      </w:r>
      <w:r w:rsidRPr="0072574C">
        <w:rPr>
          <w:noProof/>
        </w:rPr>
        <w:t xml:space="preserve"> 534-537.</w:t>
      </w:r>
    </w:p>
    <w:p w14:paraId="5C271019" w14:textId="77777777" w:rsidR="0072574C" w:rsidRPr="0072574C" w:rsidRDefault="0072574C" w:rsidP="0072574C">
      <w:pPr>
        <w:pStyle w:val="EndNoteBibliography"/>
        <w:spacing w:after="0"/>
        <w:ind w:left="720" w:hanging="720"/>
        <w:rPr>
          <w:noProof/>
        </w:rPr>
      </w:pPr>
      <w:r w:rsidRPr="0072574C">
        <w:rPr>
          <w:noProof/>
        </w:rPr>
        <w:lastRenderedPageBreak/>
        <w:t>Glick, L., and I. Mayrose, 2014 ChromEvol: assessing the pattern of chromosome number evolution and the inference of polyploidy along a phylogeny. Molecular biology and evolution 31</w:t>
      </w:r>
      <w:r w:rsidRPr="0072574C">
        <w:rPr>
          <w:b/>
          <w:noProof/>
        </w:rPr>
        <w:t>:</w:t>
      </w:r>
      <w:r w:rsidRPr="0072574C">
        <w:rPr>
          <w:noProof/>
        </w:rPr>
        <w:t xml:space="preserve"> 1914-1922.</w:t>
      </w:r>
    </w:p>
    <w:p w14:paraId="6E5BAA24" w14:textId="77777777" w:rsidR="0072574C" w:rsidRPr="0072574C" w:rsidRDefault="0072574C" w:rsidP="0072574C">
      <w:pPr>
        <w:pStyle w:val="EndNoteBibliography"/>
        <w:spacing w:after="0"/>
        <w:ind w:left="720" w:hanging="720"/>
        <w:rPr>
          <w:noProof/>
        </w:rPr>
      </w:pPr>
      <w:r w:rsidRPr="0072574C">
        <w:rPr>
          <w:noProof/>
        </w:rPr>
        <w:t>Guerrero, R. F., and M. Kirkpatrick, 2014 Local adaptation and the evolution of chromosome fusions. Evolution 68</w:t>
      </w:r>
      <w:r w:rsidRPr="0072574C">
        <w:rPr>
          <w:b/>
          <w:noProof/>
        </w:rPr>
        <w:t>:</w:t>
      </w:r>
      <w:r w:rsidRPr="0072574C">
        <w:rPr>
          <w:noProof/>
        </w:rPr>
        <w:t xml:space="preserve"> 2747-2756.</w:t>
      </w:r>
    </w:p>
    <w:p w14:paraId="52EE761C" w14:textId="77777777" w:rsidR="0072574C" w:rsidRPr="0072574C" w:rsidRDefault="0072574C" w:rsidP="0072574C">
      <w:pPr>
        <w:pStyle w:val="EndNoteBibliography"/>
        <w:spacing w:after="0"/>
        <w:ind w:left="720" w:hanging="720"/>
        <w:rPr>
          <w:noProof/>
        </w:rPr>
      </w:pPr>
      <w:r w:rsidRPr="0072574C">
        <w:rPr>
          <w:noProof/>
        </w:rPr>
        <w:t>Harlan, J. R., and J. M. deWet, 1975 On Ö. Winge and a prayer: the origins of polyploidy. The botanical review 41</w:t>
      </w:r>
      <w:r w:rsidRPr="0072574C">
        <w:rPr>
          <w:b/>
          <w:noProof/>
        </w:rPr>
        <w:t>:</w:t>
      </w:r>
      <w:r w:rsidRPr="0072574C">
        <w:rPr>
          <w:noProof/>
        </w:rPr>
        <w:t xml:space="preserve"> 361-390.</w:t>
      </w:r>
    </w:p>
    <w:p w14:paraId="34E38AB7" w14:textId="77777777" w:rsidR="0072574C" w:rsidRPr="0072574C" w:rsidRDefault="0072574C" w:rsidP="0072574C">
      <w:pPr>
        <w:pStyle w:val="EndNoteBibliography"/>
        <w:spacing w:after="0"/>
        <w:ind w:left="720" w:hanging="720"/>
        <w:rPr>
          <w:noProof/>
        </w:rPr>
      </w:pPr>
      <w:r w:rsidRPr="0072574C">
        <w:rPr>
          <w:noProof/>
        </w:rPr>
        <w:t>Harmon, L. J., J. T. Weir, C. D. Brock, R. E. Glor and W. Challenger, 2008 GEIGER: investigating evolutionary radiations. Bioinformatics 24</w:t>
      </w:r>
      <w:r w:rsidRPr="0072574C">
        <w:rPr>
          <w:b/>
          <w:noProof/>
        </w:rPr>
        <w:t>:</w:t>
      </w:r>
      <w:r w:rsidRPr="0072574C">
        <w:rPr>
          <w:noProof/>
        </w:rPr>
        <w:t xml:space="preserve"> 129-131.</w:t>
      </w:r>
    </w:p>
    <w:p w14:paraId="6CC9169E" w14:textId="77777777" w:rsidR="0072574C" w:rsidRPr="0072574C" w:rsidRDefault="0072574C" w:rsidP="0072574C">
      <w:pPr>
        <w:pStyle w:val="EndNoteBibliography"/>
        <w:spacing w:after="0"/>
        <w:ind w:left="720" w:hanging="720"/>
        <w:rPr>
          <w:noProof/>
        </w:rPr>
      </w:pPr>
      <w:r w:rsidRPr="0072574C">
        <w:rPr>
          <w:noProof/>
        </w:rPr>
        <w:t>Hill, J., P. Rastas, E. A. Hornett, R. Neethiraj, N. Clark</w:t>
      </w:r>
      <w:r w:rsidRPr="0072574C">
        <w:rPr>
          <w:i/>
          <w:noProof/>
        </w:rPr>
        <w:t xml:space="preserve"> et al.</w:t>
      </w:r>
      <w:r w:rsidRPr="0072574C">
        <w:rPr>
          <w:noProof/>
        </w:rPr>
        <w:t>, 2019 Unprecedented reorganization of holocentric chromosomes provides insights into the enigma of lepidopteran chromosome evolution. Science advances 5</w:t>
      </w:r>
      <w:r w:rsidRPr="0072574C">
        <w:rPr>
          <w:b/>
          <w:noProof/>
        </w:rPr>
        <w:t>:</w:t>
      </w:r>
      <w:r w:rsidRPr="0072574C">
        <w:rPr>
          <w:noProof/>
        </w:rPr>
        <w:t xml:space="preserve"> eaau3648.</w:t>
      </w:r>
    </w:p>
    <w:p w14:paraId="2D909ACE" w14:textId="77777777" w:rsidR="0072574C" w:rsidRPr="0072574C" w:rsidRDefault="0072574C" w:rsidP="0072574C">
      <w:pPr>
        <w:pStyle w:val="EndNoteBibliography"/>
        <w:spacing w:after="0"/>
        <w:ind w:left="720" w:hanging="720"/>
        <w:rPr>
          <w:noProof/>
        </w:rPr>
      </w:pPr>
      <w:r w:rsidRPr="0072574C">
        <w:rPr>
          <w:noProof/>
        </w:rPr>
        <w:t>Imai, H. T., T. Maruyama and R. H. Crozier, 1983 Rates of Mammalian Karyotype Evolution by the Karyograph Method. The American Naturalist 121</w:t>
      </w:r>
      <w:r w:rsidRPr="0072574C">
        <w:rPr>
          <w:b/>
          <w:noProof/>
        </w:rPr>
        <w:t>:</w:t>
      </w:r>
      <w:r w:rsidRPr="0072574C">
        <w:rPr>
          <w:noProof/>
        </w:rPr>
        <w:t xml:space="preserve"> 477-488.</w:t>
      </w:r>
    </w:p>
    <w:p w14:paraId="66B647B4" w14:textId="77777777" w:rsidR="0072574C" w:rsidRPr="0072574C" w:rsidRDefault="0072574C" w:rsidP="0072574C">
      <w:pPr>
        <w:pStyle w:val="EndNoteBibliography"/>
        <w:spacing w:after="0"/>
        <w:ind w:left="720" w:hanging="720"/>
        <w:rPr>
          <w:noProof/>
        </w:rPr>
      </w:pPr>
      <w:r w:rsidRPr="0072574C">
        <w:rPr>
          <w:noProof/>
        </w:rPr>
        <w:t>Lande, R., 1984 The expected fixation rate of chromosomal inversions. Evolution</w:t>
      </w:r>
      <w:r w:rsidRPr="0072574C">
        <w:rPr>
          <w:b/>
          <w:noProof/>
        </w:rPr>
        <w:t>:</w:t>
      </w:r>
      <w:r w:rsidRPr="0072574C">
        <w:rPr>
          <w:noProof/>
        </w:rPr>
        <w:t xml:space="preserve"> 743-752.</w:t>
      </w:r>
    </w:p>
    <w:p w14:paraId="166A40F0" w14:textId="77777777" w:rsidR="0072574C" w:rsidRPr="0072574C" w:rsidRDefault="0072574C" w:rsidP="0072574C">
      <w:pPr>
        <w:pStyle w:val="EndNoteBibliography"/>
        <w:spacing w:after="0"/>
        <w:ind w:left="720" w:hanging="720"/>
        <w:rPr>
          <w:noProof/>
        </w:rPr>
      </w:pPr>
      <w:r w:rsidRPr="0072574C">
        <w:rPr>
          <w:noProof/>
        </w:rPr>
        <w:t>Larson, A., E. M. Prager and A. C. Wilson, 1984 Chromosomal evolution, speciation and morphological change in vertebrates: the role of social behaviour. Chromosomes Today 8</w:t>
      </w:r>
      <w:r w:rsidRPr="0072574C">
        <w:rPr>
          <w:b/>
          <w:noProof/>
        </w:rPr>
        <w:t>:</w:t>
      </w:r>
      <w:r w:rsidRPr="0072574C">
        <w:rPr>
          <w:noProof/>
        </w:rPr>
        <w:t xml:space="preserve"> 215-228.</w:t>
      </w:r>
    </w:p>
    <w:p w14:paraId="402AFA7D" w14:textId="77777777" w:rsidR="0072574C" w:rsidRPr="0072574C" w:rsidRDefault="0072574C" w:rsidP="0072574C">
      <w:pPr>
        <w:pStyle w:val="EndNoteBibliography"/>
        <w:spacing w:after="0"/>
        <w:ind w:left="720" w:hanging="720"/>
        <w:rPr>
          <w:noProof/>
        </w:rPr>
      </w:pPr>
      <w:r w:rsidRPr="0072574C">
        <w:rPr>
          <w:noProof/>
        </w:rPr>
        <w:t>Li, Z., G. P. Tiley, S. R. Galuska, C. R. Reardon, T. I. Kidder</w:t>
      </w:r>
      <w:r w:rsidRPr="0072574C">
        <w:rPr>
          <w:i/>
          <w:noProof/>
        </w:rPr>
        <w:t xml:space="preserve"> et al.</w:t>
      </w:r>
      <w:r w:rsidRPr="0072574C">
        <w:rPr>
          <w:noProof/>
        </w:rPr>
        <w:t>, 2018 Multiple large-scale gene and genome duplications during the evolution of hexapods. Proceedings of the National Academy of Sciences 115</w:t>
      </w:r>
      <w:r w:rsidRPr="0072574C">
        <w:rPr>
          <w:b/>
          <w:noProof/>
        </w:rPr>
        <w:t>:</w:t>
      </w:r>
      <w:r w:rsidRPr="0072574C">
        <w:rPr>
          <w:noProof/>
        </w:rPr>
        <w:t xml:space="preserve"> 4713-4718.</w:t>
      </w:r>
    </w:p>
    <w:p w14:paraId="77B0C5B2" w14:textId="77777777" w:rsidR="0072574C" w:rsidRPr="0072574C" w:rsidRDefault="0072574C" w:rsidP="0072574C">
      <w:pPr>
        <w:pStyle w:val="EndNoteBibliography"/>
        <w:spacing w:after="0"/>
        <w:ind w:left="720" w:hanging="720"/>
        <w:rPr>
          <w:noProof/>
        </w:rPr>
      </w:pPr>
      <w:r w:rsidRPr="0072574C">
        <w:rPr>
          <w:noProof/>
        </w:rPr>
        <w:t>Li, Z., G. P. Tiley, R. J. Rundell and M. S. Barker, 2019 Reply to Nakatani and McLysaght: analyzing deep duplication events. Proceedings of the National Academy of Sciences 116</w:t>
      </w:r>
      <w:r w:rsidRPr="0072574C">
        <w:rPr>
          <w:b/>
          <w:noProof/>
        </w:rPr>
        <w:t>:</w:t>
      </w:r>
      <w:r w:rsidRPr="0072574C">
        <w:rPr>
          <w:noProof/>
        </w:rPr>
        <w:t xml:space="preserve"> 1819-1820.</w:t>
      </w:r>
    </w:p>
    <w:p w14:paraId="53807234" w14:textId="77777777" w:rsidR="0072574C" w:rsidRPr="0072574C" w:rsidRDefault="0072574C" w:rsidP="0072574C">
      <w:pPr>
        <w:pStyle w:val="EndNoteBibliography"/>
        <w:spacing w:after="0"/>
        <w:ind w:left="720" w:hanging="720"/>
        <w:rPr>
          <w:noProof/>
        </w:rPr>
      </w:pPr>
      <w:r w:rsidRPr="0072574C">
        <w:rPr>
          <w:noProof/>
        </w:rPr>
        <w:t>Lucek, K., 2018 Evolutionary mechanisms of varying chromosome numbers in the radiation of Erebia butterflies. Genes 9</w:t>
      </w:r>
      <w:r w:rsidRPr="0072574C">
        <w:rPr>
          <w:b/>
          <w:noProof/>
        </w:rPr>
        <w:t>:</w:t>
      </w:r>
      <w:r w:rsidRPr="0072574C">
        <w:rPr>
          <w:noProof/>
        </w:rPr>
        <w:t xml:space="preserve"> 166.</w:t>
      </w:r>
    </w:p>
    <w:p w14:paraId="49BA42C8" w14:textId="77777777" w:rsidR="0072574C" w:rsidRPr="0072574C" w:rsidRDefault="0072574C" w:rsidP="0072574C">
      <w:pPr>
        <w:pStyle w:val="EndNoteBibliography"/>
        <w:spacing w:after="0"/>
        <w:ind w:left="720" w:hanging="720"/>
        <w:rPr>
          <w:noProof/>
        </w:rPr>
      </w:pPr>
      <w:r w:rsidRPr="0072574C">
        <w:rPr>
          <w:noProof/>
        </w:rPr>
        <w:t>Luceño, M., and M. Guerra, 1996 Numerical variations in species exhibiting holocentric chromosomes: a nomenclatural proposal. Caryologia 49</w:t>
      </w:r>
      <w:r w:rsidRPr="0072574C">
        <w:rPr>
          <w:b/>
          <w:noProof/>
        </w:rPr>
        <w:t>:</w:t>
      </w:r>
      <w:r w:rsidRPr="0072574C">
        <w:rPr>
          <w:noProof/>
        </w:rPr>
        <w:t xml:space="preserve"> 301-309.</w:t>
      </w:r>
    </w:p>
    <w:p w14:paraId="729D1C16" w14:textId="77777777" w:rsidR="0072574C" w:rsidRPr="0072574C" w:rsidRDefault="0072574C" w:rsidP="0072574C">
      <w:pPr>
        <w:pStyle w:val="EndNoteBibliography"/>
        <w:spacing w:after="0"/>
        <w:ind w:left="720" w:hanging="720"/>
        <w:rPr>
          <w:noProof/>
        </w:rPr>
      </w:pPr>
      <w:r w:rsidRPr="0072574C">
        <w:rPr>
          <w:noProof/>
        </w:rPr>
        <w:t>Lukhtanov, V. A., V. Dincă, M. Friberg, J. Šíchová, M. Olofsson</w:t>
      </w:r>
      <w:r w:rsidRPr="0072574C">
        <w:rPr>
          <w:i/>
          <w:noProof/>
        </w:rPr>
        <w:t xml:space="preserve"> et al.</w:t>
      </w:r>
      <w:r w:rsidRPr="0072574C">
        <w:rPr>
          <w:noProof/>
        </w:rPr>
        <w:t>, 2018 Versatility of multivalent orientation, inverted meiosis, and rescued fitness in holocentric chromosomal hybrids. Proceedings of the National Academy of Sciences 115</w:t>
      </w:r>
      <w:r w:rsidRPr="0072574C">
        <w:rPr>
          <w:b/>
          <w:noProof/>
        </w:rPr>
        <w:t>:</w:t>
      </w:r>
      <w:r w:rsidRPr="0072574C">
        <w:rPr>
          <w:noProof/>
        </w:rPr>
        <w:t xml:space="preserve"> E9610-E9619.</w:t>
      </w:r>
    </w:p>
    <w:p w14:paraId="15CA3159" w14:textId="77777777" w:rsidR="0072574C" w:rsidRPr="0072574C" w:rsidRDefault="0072574C" w:rsidP="0072574C">
      <w:pPr>
        <w:pStyle w:val="EndNoteBibliography"/>
        <w:spacing w:after="0"/>
        <w:ind w:left="720" w:hanging="720"/>
        <w:rPr>
          <w:noProof/>
        </w:rPr>
      </w:pPr>
      <w:r w:rsidRPr="0072574C">
        <w:rPr>
          <w:noProof/>
        </w:rPr>
        <w:t>Malheiros-Garde, N., and A. Gardé, 1950 Fragmentation as a possible evolutionary process in the genus Luzula DC. Genetica Iberica 2</w:t>
      </w:r>
      <w:r w:rsidRPr="0072574C">
        <w:rPr>
          <w:b/>
          <w:noProof/>
        </w:rPr>
        <w:t>:</w:t>
      </w:r>
      <w:r w:rsidRPr="0072574C">
        <w:rPr>
          <w:noProof/>
        </w:rPr>
        <w:t xml:space="preserve"> 257-262.</w:t>
      </w:r>
    </w:p>
    <w:p w14:paraId="459EE9EF" w14:textId="77777777" w:rsidR="0072574C" w:rsidRPr="0072574C" w:rsidRDefault="0072574C" w:rsidP="0072574C">
      <w:pPr>
        <w:pStyle w:val="EndNoteBibliography"/>
        <w:spacing w:after="0"/>
        <w:ind w:left="720" w:hanging="720"/>
        <w:rPr>
          <w:noProof/>
        </w:rPr>
      </w:pPr>
      <w:r w:rsidRPr="0072574C">
        <w:rPr>
          <w:noProof/>
        </w:rPr>
        <w:t>Mayrose, I., M. S. Barker and S. P. Otto, 2010 Probabilistic models of chromosome number evolution and the inference of polyploidy. Systematic Biology 59</w:t>
      </w:r>
      <w:r w:rsidRPr="0072574C">
        <w:rPr>
          <w:b/>
          <w:noProof/>
        </w:rPr>
        <w:t>:</w:t>
      </w:r>
      <w:r w:rsidRPr="0072574C">
        <w:rPr>
          <w:noProof/>
        </w:rPr>
        <w:t xml:space="preserve"> 132-144.</w:t>
      </w:r>
    </w:p>
    <w:p w14:paraId="52AB4533" w14:textId="77777777" w:rsidR="0072574C" w:rsidRPr="0072574C" w:rsidRDefault="0072574C" w:rsidP="0072574C">
      <w:pPr>
        <w:pStyle w:val="EndNoteBibliography"/>
        <w:spacing w:after="0"/>
        <w:ind w:left="720" w:hanging="720"/>
        <w:rPr>
          <w:noProof/>
        </w:rPr>
      </w:pPr>
      <w:r w:rsidRPr="0072574C">
        <w:rPr>
          <w:noProof/>
        </w:rPr>
        <w:t>Melters, D. P., L. V. Paliulis, I. F. Korf and S. W. Chan, 2012 Holocentric chromosomes: convergent evolution, meiotic adaptations, and genomic analysis. Chromosome Research 20</w:t>
      </w:r>
      <w:r w:rsidRPr="0072574C">
        <w:rPr>
          <w:b/>
          <w:noProof/>
        </w:rPr>
        <w:t>:</w:t>
      </w:r>
      <w:r w:rsidRPr="0072574C">
        <w:rPr>
          <w:noProof/>
        </w:rPr>
        <w:t xml:space="preserve"> 579-593.</w:t>
      </w:r>
    </w:p>
    <w:p w14:paraId="596EEFDB" w14:textId="77777777" w:rsidR="0072574C" w:rsidRPr="0072574C" w:rsidRDefault="0072574C" w:rsidP="0072574C">
      <w:pPr>
        <w:pStyle w:val="EndNoteBibliography"/>
        <w:spacing w:after="0"/>
        <w:ind w:left="720" w:hanging="720"/>
        <w:rPr>
          <w:noProof/>
        </w:rPr>
      </w:pPr>
      <w:r w:rsidRPr="0072574C">
        <w:rPr>
          <w:noProof/>
        </w:rPr>
        <w:t>Miga, K. H., 2017 Chromosome-specific centromere sequences provide an estimate of the ancestral chromosome 2 fusion event in hominin genomes. Journal of Heredity 108</w:t>
      </w:r>
      <w:r w:rsidRPr="0072574C">
        <w:rPr>
          <w:b/>
          <w:noProof/>
        </w:rPr>
        <w:t>:</w:t>
      </w:r>
      <w:r w:rsidRPr="0072574C">
        <w:rPr>
          <w:noProof/>
        </w:rPr>
        <w:t xml:space="preserve"> 45-52.</w:t>
      </w:r>
    </w:p>
    <w:p w14:paraId="334B4D96" w14:textId="77777777" w:rsidR="0072574C" w:rsidRPr="0072574C" w:rsidRDefault="0072574C" w:rsidP="0072574C">
      <w:pPr>
        <w:pStyle w:val="EndNoteBibliography"/>
        <w:spacing w:after="0"/>
        <w:ind w:left="720" w:hanging="720"/>
        <w:rPr>
          <w:noProof/>
        </w:rPr>
      </w:pPr>
      <w:r w:rsidRPr="0072574C">
        <w:rPr>
          <w:noProof/>
        </w:rPr>
        <w:t>Misof, B., S. Liu, K. Meusemann, R. S. Peters, A. Donath</w:t>
      </w:r>
      <w:r w:rsidRPr="0072574C">
        <w:rPr>
          <w:i/>
          <w:noProof/>
        </w:rPr>
        <w:t xml:space="preserve"> et al.</w:t>
      </w:r>
      <w:r w:rsidRPr="0072574C">
        <w:rPr>
          <w:noProof/>
        </w:rPr>
        <w:t>, 2014 Phylogenomics resolves the timing and pattern of insect evolution. Science 346</w:t>
      </w:r>
      <w:r w:rsidRPr="0072574C">
        <w:rPr>
          <w:b/>
          <w:noProof/>
        </w:rPr>
        <w:t>:</w:t>
      </w:r>
      <w:r w:rsidRPr="0072574C">
        <w:rPr>
          <w:noProof/>
        </w:rPr>
        <w:t xml:space="preserve"> 763-767.</w:t>
      </w:r>
    </w:p>
    <w:p w14:paraId="6A870C95" w14:textId="77777777" w:rsidR="0072574C" w:rsidRPr="0072574C" w:rsidRDefault="0072574C" w:rsidP="0072574C">
      <w:pPr>
        <w:pStyle w:val="EndNoteBibliography"/>
        <w:spacing w:after="0"/>
        <w:ind w:left="720" w:hanging="720"/>
        <w:rPr>
          <w:noProof/>
        </w:rPr>
      </w:pPr>
      <w:r w:rsidRPr="0072574C">
        <w:rPr>
          <w:noProof/>
        </w:rPr>
        <w:lastRenderedPageBreak/>
        <w:t>Mola, L., and A. Papeschi, 2006 Holokinetic chromosomes at a glance. BAG-Journal of Basic and Applied Genetics 17</w:t>
      </w:r>
      <w:r w:rsidRPr="0072574C">
        <w:rPr>
          <w:b/>
          <w:noProof/>
        </w:rPr>
        <w:t>:</w:t>
      </w:r>
      <w:r w:rsidRPr="0072574C">
        <w:rPr>
          <w:noProof/>
        </w:rPr>
        <w:t xml:space="preserve"> 17-33.</w:t>
      </w:r>
    </w:p>
    <w:p w14:paraId="7C635710" w14:textId="77777777" w:rsidR="0072574C" w:rsidRPr="0072574C" w:rsidRDefault="0072574C" w:rsidP="0072574C">
      <w:pPr>
        <w:pStyle w:val="EndNoteBibliography"/>
        <w:spacing w:after="0"/>
        <w:ind w:left="720" w:hanging="720"/>
        <w:rPr>
          <w:noProof/>
        </w:rPr>
      </w:pPr>
      <w:r w:rsidRPr="0072574C">
        <w:rPr>
          <w:noProof/>
        </w:rPr>
        <w:t>Mora, C., D. P. Tittensor, S. Adl, A. G. Simpson and B. Worm, 2011 How many species are there on Earth and in the ocean? PLoS biology 9.</w:t>
      </w:r>
    </w:p>
    <w:p w14:paraId="4F80D2D7" w14:textId="77777777" w:rsidR="0072574C" w:rsidRPr="0072574C" w:rsidRDefault="0072574C" w:rsidP="0072574C">
      <w:pPr>
        <w:pStyle w:val="EndNoteBibliography"/>
        <w:spacing w:after="0"/>
        <w:ind w:left="720" w:hanging="720"/>
        <w:rPr>
          <w:noProof/>
        </w:rPr>
      </w:pPr>
      <w:r w:rsidRPr="0072574C">
        <w:rPr>
          <w:noProof/>
        </w:rPr>
        <w:t>Moretti, A., and S. Sabato, 1984 Karyotype evolution by centromeric fission inZamia (Cycadales). Plant Systematics and Evolution 146</w:t>
      </w:r>
      <w:r w:rsidRPr="0072574C">
        <w:rPr>
          <w:b/>
          <w:noProof/>
        </w:rPr>
        <w:t>:</w:t>
      </w:r>
      <w:r w:rsidRPr="0072574C">
        <w:rPr>
          <w:noProof/>
        </w:rPr>
        <w:t xml:space="preserve"> 215-223.</w:t>
      </w:r>
    </w:p>
    <w:p w14:paraId="3DA8AFFC" w14:textId="77777777" w:rsidR="0072574C" w:rsidRPr="0072574C" w:rsidRDefault="0072574C" w:rsidP="0072574C">
      <w:pPr>
        <w:pStyle w:val="EndNoteBibliography"/>
        <w:spacing w:after="0"/>
        <w:ind w:left="720" w:hanging="720"/>
        <w:rPr>
          <w:noProof/>
        </w:rPr>
      </w:pPr>
      <w:r w:rsidRPr="0072574C">
        <w:rPr>
          <w:noProof/>
        </w:rPr>
        <w:t>Nakatani, Y., and A. McLysaght, 2019 Macrosynteny analysis shows the absence of ancient whole-genome duplication in lepidopteran insects. Proceedings of the National Academy of Sciences 116</w:t>
      </w:r>
      <w:r w:rsidRPr="0072574C">
        <w:rPr>
          <w:b/>
          <w:noProof/>
        </w:rPr>
        <w:t>:</w:t>
      </w:r>
      <w:r w:rsidRPr="0072574C">
        <w:rPr>
          <w:noProof/>
        </w:rPr>
        <w:t xml:space="preserve"> 1816-1818.</w:t>
      </w:r>
    </w:p>
    <w:p w14:paraId="006BDA6E" w14:textId="77777777" w:rsidR="0072574C" w:rsidRPr="0072574C" w:rsidRDefault="0072574C" w:rsidP="0072574C">
      <w:pPr>
        <w:pStyle w:val="EndNoteBibliography"/>
        <w:spacing w:after="0"/>
        <w:ind w:left="720" w:hanging="720"/>
        <w:rPr>
          <w:noProof/>
        </w:rPr>
      </w:pPr>
      <w:r w:rsidRPr="0072574C">
        <w:rPr>
          <w:noProof/>
        </w:rPr>
        <w:t>Panzera, F., R. Pérez, S. Hornos, Y. Panzera, R. Cestau</w:t>
      </w:r>
      <w:r w:rsidRPr="0072574C">
        <w:rPr>
          <w:i/>
          <w:noProof/>
        </w:rPr>
        <w:t xml:space="preserve"> et al.</w:t>
      </w:r>
      <w:r w:rsidRPr="0072574C">
        <w:rPr>
          <w:noProof/>
        </w:rPr>
        <w:t>, 1996 Chromosome numbers in the Triatominae (Hemiptera-Reduviidae): a review. Memórias do Instituto Oswaldo Cruz 91</w:t>
      </w:r>
      <w:r w:rsidRPr="0072574C">
        <w:rPr>
          <w:b/>
          <w:noProof/>
        </w:rPr>
        <w:t>:</w:t>
      </w:r>
      <w:r w:rsidRPr="0072574C">
        <w:rPr>
          <w:noProof/>
        </w:rPr>
        <w:t xml:space="preserve"> 515-518.</w:t>
      </w:r>
    </w:p>
    <w:p w14:paraId="488561BA" w14:textId="77777777" w:rsidR="0072574C" w:rsidRPr="0072574C" w:rsidRDefault="0072574C" w:rsidP="0072574C">
      <w:pPr>
        <w:pStyle w:val="EndNoteBibliography"/>
        <w:spacing w:after="0"/>
        <w:ind w:left="720" w:hanging="720"/>
        <w:rPr>
          <w:noProof/>
        </w:rPr>
      </w:pPr>
      <w:r w:rsidRPr="0072574C">
        <w:rPr>
          <w:noProof/>
        </w:rPr>
        <w:t>Petitpierre, E., 1987 Why beetles have strikingly different rates of chromosomal evolution. Elytron 1</w:t>
      </w:r>
      <w:r w:rsidRPr="0072574C">
        <w:rPr>
          <w:b/>
          <w:noProof/>
        </w:rPr>
        <w:t>:</w:t>
      </w:r>
      <w:r w:rsidRPr="0072574C">
        <w:rPr>
          <w:noProof/>
        </w:rPr>
        <w:t xml:space="preserve"> 25-32.</w:t>
      </w:r>
    </w:p>
    <w:p w14:paraId="4B09ED3C" w14:textId="77777777" w:rsidR="0072574C" w:rsidRPr="0072574C" w:rsidRDefault="0072574C" w:rsidP="0072574C">
      <w:pPr>
        <w:pStyle w:val="EndNoteBibliography"/>
        <w:spacing w:after="0"/>
        <w:ind w:left="720" w:hanging="720"/>
        <w:rPr>
          <w:noProof/>
        </w:rPr>
      </w:pPr>
      <w:r w:rsidRPr="0072574C">
        <w:rPr>
          <w:noProof/>
        </w:rPr>
        <w:t>Poggio, M., M. Bressa and A. Papeschi, 2007 Karyotype evolution in Reduviidae (Insecta: Heteroptera) with special reference to Stenopodainae and Harpactorinae. Comparative Cytogenetics 1</w:t>
      </w:r>
      <w:r w:rsidRPr="0072574C">
        <w:rPr>
          <w:b/>
          <w:noProof/>
        </w:rPr>
        <w:t>:</w:t>
      </w:r>
      <w:r w:rsidRPr="0072574C">
        <w:rPr>
          <w:noProof/>
        </w:rPr>
        <w:t xml:space="preserve"> 159-168.</w:t>
      </w:r>
    </w:p>
    <w:p w14:paraId="433DDDD1" w14:textId="77777777" w:rsidR="0072574C" w:rsidRPr="0072574C" w:rsidRDefault="0072574C" w:rsidP="0072574C">
      <w:pPr>
        <w:pStyle w:val="EndNoteBibliography"/>
        <w:spacing w:after="0"/>
        <w:ind w:left="720" w:hanging="720"/>
        <w:rPr>
          <w:noProof/>
        </w:rPr>
      </w:pPr>
      <w:r w:rsidRPr="0072574C">
        <w:rPr>
          <w:noProof/>
        </w:rPr>
        <w:t>Rainford, J. L., M. Hofreiter, D. B. Nicholson and P. J. Mayhew, 2014 Phylogenetic distribution of extant richness suggests metamorphosis is a key innovation driving diversification in insects. PLoS One 9.</w:t>
      </w:r>
    </w:p>
    <w:p w14:paraId="57F7657A" w14:textId="77777777" w:rsidR="0072574C" w:rsidRPr="0072574C" w:rsidRDefault="0072574C" w:rsidP="0072574C">
      <w:pPr>
        <w:pStyle w:val="EndNoteBibliography"/>
        <w:spacing w:after="0"/>
        <w:ind w:left="720" w:hanging="720"/>
        <w:rPr>
          <w:noProof/>
        </w:rPr>
      </w:pPr>
      <w:r w:rsidRPr="0072574C">
        <w:rPr>
          <w:noProof/>
        </w:rPr>
        <w:t>Rieseberg, L. H., 2001 Chromosomal rearrangements and speciation. Trends in ecology &amp; evolution 16</w:t>
      </w:r>
      <w:r w:rsidRPr="0072574C">
        <w:rPr>
          <w:b/>
          <w:noProof/>
        </w:rPr>
        <w:t>:</w:t>
      </w:r>
      <w:r w:rsidRPr="0072574C">
        <w:rPr>
          <w:noProof/>
        </w:rPr>
        <w:t xml:space="preserve"> 351-358.</w:t>
      </w:r>
    </w:p>
    <w:p w14:paraId="2A7F0C8E" w14:textId="77777777" w:rsidR="0072574C" w:rsidRPr="0072574C" w:rsidRDefault="0072574C" w:rsidP="0072574C">
      <w:pPr>
        <w:pStyle w:val="EndNoteBibliography"/>
        <w:spacing w:after="0"/>
        <w:ind w:left="720" w:hanging="720"/>
        <w:rPr>
          <w:noProof/>
        </w:rPr>
      </w:pPr>
      <w:r w:rsidRPr="0072574C">
        <w:rPr>
          <w:noProof/>
        </w:rPr>
        <w:t xml:space="preserve">Robinson, R., 1971 </w:t>
      </w:r>
      <w:r w:rsidRPr="0072574C">
        <w:rPr>
          <w:i/>
          <w:noProof/>
        </w:rPr>
        <w:t>Lepidoptera genetics.</w:t>
      </w:r>
      <w:r w:rsidRPr="0072574C">
        <w:rPr>
          <w:noProof/>
        </w:rPr>
        <w:t xml:space="preserve"> Pergamon Press, Oxford.</w:t>
      </w:r>
    </w:p>
    <w:p w14:paraId="11710B06" w14:textId="77777777" w:rsidR="0072574C" w:rsidRPr="0072574C" w:rsidRDefault="0072574C" w:rsidP="0072574C">
      <w:pPr>
        <w:pStyle w:val="EndNoteBibliography"/>
        <w:spacing w:after="0"/>
        <w:ind w:left="720" w:hanging="720"/>
        <w:rPr>
          <w:noProof/>
        </w:rPr>
      </w:pPr>
      <w:r w:rsidRPr="0072574C">
        <w:rPr>
          <w:noProof/>
        </w:rPr>
        <w:t>Ross, L., H. Blackmon, P. Lorite, V. E. Gokhman and N. B. Hardy, 2015 Recombination, chromosome number and eusociality in the Hymenoptera. Journal of evolutionary biology 28</w:t>
      </w:r>
      <w:r w:rsidRPr="0072574C">
        <w:rPr>
          <w:b/>
          <w:noProof/>
        </w:rPr>
        <w:t>:</w:t>
      </w:r>
      <w:r w:rsidRPr="0072574C">
        <w:rPr>
          <w:noProof/>
        </w:rPr>
        <w:t xml:space="preserve"> 105-116.</w:t>
      </w:r>
    </w:p>
    <w:p w14:paraId="218C28A1" w14:textId="77777777" w:rsidR="0072574C" w:rsidRPr="0072574C" w:rsidRDefault="0072574C" w:rsidP="0072574C">
      <w:pPr>
        <w:pStyle w:val="EndNoteBibliography"/>
        <w:spacing w:after="0"/>
        <w:ind w:left="720" w:hanging="720"/>
        <w:rPr>
          <w:noProof/>
        </w:rPr>
      </w:pPr>
      <w:r w:rsidRPr="0072574C">
        <w:rPr>
          <w:noProof/>
        </w:rPr>
        <w:t>Schneider, M. C., A. A. Zacaro, R. Pinto-da-Rocha, D. M. Candido and D. M. Cella, 2009 Complex meiotic configuration of the holocentric chromosomes: the intriguing case of the scorpion Tityus bahiensis. Chromosome Research 17</w:t>
      </w:r>
      <w:r w:rsidRPr="0072574C">
        <w:rPr>
          <w:b/>
          <w:noProof/>
        </w:rPr>
        <w:t>:</w:t>
      </w:r>
      <w:r w:rsidRPr="0072574C">
        <w:rPr>
          <w:noProof/>
        </w:rPr>
        <w:t xml:space="preserve"> 883-898.</w:t>
      </w:r>
    </w:p>
    <w:p w14:paraId="17DC7FE1" w14:textId="77777777" w:rsidR="0072574C" w:rsidRPr="0072574C" w:rsidRDefault="0072574C" w:rsidP="0072574C">
      <w:pPr>
        <w:pStyle w:val="EndNoteBibliography"/>
        <w:spacing w:after="0"/>
        <w:ind w:left="720" w:hanging="720"/>
        <w:rPr>
          <w:noProof/>
        </w:rPr>
      </w:pPr>
      <w:r w:rsidRPr="0072574C">
        <w:rPr>
          <w:noProof/>
        </w:rPr>
        <w:t>Sites Jr, J. W., and C. Moritz, 1987 Chromosomal evolution and speciation revisited. Systematic Zoology 36</w:t>
      </w:r>
      <w:r w:rsidRPr="0072574C">
        <w:rPr>
          <w:b/>
          <w:noProof/>
        </w:rPr>
        <w:t>:</w:t>
      </w:r>
      <w:r w:rsidRPr="0072574C">
        <w:rPr>
          <w:noProof/>
        </w:rPr>
        <w:t xml:space="preserve"> 153-174.</w:t>
      </w:r>
    </w:p>
    <w:p w14:paraId="512C3644" w14:textId="77777777" w:rsidR="0072574C" w:rsidRPr="0072574C" w:rsidRDefault="0072574C" w:rsidP="0072574C">
      <w:pPr>
        <w:pStyle w:val="EndNoteBibliography"/>
        <w:spacing w:after="0"/>
        <w:ind w:left="720" w:hanging="720"/>
        <w:rPr>
          <w:noProof/>
        </w:rPr>
      </w:pPr>
      <w:r w:rsidRPr="0072574C">
        <w:rPr>
          <w:noProof/>
        </w:rPr>
        <w:t>Torres, E. M., B. R. Williams and A. Amon, 2008 Aneuploidy: cells losing their balance. Genetics 179</w:t>
      </w:r>
      <w:r w:rsidRPr="0072574C">
        <w:rPr>
          <w:b/>
          <w:noProof/>
        </w:rPr>
        <w:t>:</w:t>
      </w:r>
      <w:r w:rsidRPr="0072574C">
        <w:rPr>
          <w:noProof/>
        </w:rPr>
        <w:t xml:space="preserve"> 737-746.</w:t>
      </w:r>
    </w:p>
    <w:p w14:paraId="085E34F6" w14:textId="77777777" w:rsidR="0072574C" w:rsidRPr="0072574C" w:rsidRDefault="0072574C" w:rsidP="0072574C">
      <w:pPr>
        <w:pStyle w:val="EndNoteBibliography"/>
        <w:spacing w:after="0"/>
        <w:ind w:left="720" w:hanging="720"/>
        <w:rPr>
          <w:noProof/>
        </w:rPr>
      </w:pPr>
      <w:r w:rsidRPr="0072574C">
        <w:rPr>
          <w:noProof/>
        </w:rPr>
        <w:t>Vershinina, A. O., and V. A. Lukhtanov, 2017 Evolutionary mechanisms of runaway chromosome number change in Agrodiaetus butterflies. Scientific reports 7</w:t>
      </w:r>
      <w:r w:rsidRPr="0072574C">
        <w:rPr>
          <w:b/>
          <w:noProof/>
        </w:rPr>
        <w:t>:</w:t>
      </w:r>
      <w:r w:rsidRPr="0072574C">
        <w:rPr>
          <w:noProof/>
        </w:rPr>
        <w:t xml:space="preserve"> 1-9.</w:t>
      </w:r>
    </w:p>
    <w:p w14:paraId="0F6A242B" w14:textId="77777777" w:rsidR="0072574C" w:rsidRPr="0072574C" w:rsidRDefault="0072574C" w:rsidP="0072574C">
      <w:pPr>
        <w:pStyle w:val="EndNoteBibliography"/>
        <w:spacing w:after="0"/>
        <w:ind w:left="720" w:hanging="720"/>
        <w:rPr>
          <w:noProof/>
        </w:rPr>
      </w:pPr>
      <w:r w:rsidRPr="0072574C">
        <w:rPr>
          <w:noProof/>
        </w:rPr>
        <w:t>White, M., 1968 Models of speciation. Science 159</w:t>
      </w:r>
      <w:r w:rsidRPr="0072574C">
        <w:rPr>
          <w:b/>
          <w:noProof/>
        </w:rPr>
        <w:t>:</w:t>
      </w:r>
      <w:r w:rsidRPr="0072574C">
        <w:rPr>
          <w:noProof/>
        </w:rPr>
        <w:t xml:space="preserve"> 1065-1070.</w:t>
      </w:r>
    </w:p>
    <w:p w14:paraId="19A43A52" w14:textId="77777777" w:rsidR="0072574C" w:rsidRPr="0072574C" w:rsidRDefault="0072574C" w:rsidP="0072574C">
      <w:pPr>
        <w:pStyle w:val="EndNoteBibliography"/>
        <w:spacing w:after="0"/>
        <w:ind w:left="720" w:hanging="720"/>
        <w:rPr>
          <w:noProof/>
        </w:rPr>
      </w:pPr>
      <w:r w:rsidRPr="0072574C">
        <w:rPr>
          <w:noProof/>
        </w:rPr>
        <w:t>White, M., K. Key, M. André and J. Cheney, 1969 Cytogenetics of the viatica group of morabine grasshoppers II. Kangaroo Island populations. Australian Journal of Zoology 17</w:t>
      </w:r>
      <w:r w:rsidRPr="0072574C">
        <w:rPr>
          <w:b/>
          <w:noProof/>
        </w:rPr>
        <w:t>:</w:t>
      </w:r>
      <w:r w:rsidRPr="0072574C">
        <w:rPr>
          <w:noProof/>
        </w:rPr>
        <w:t xml:space="preserve"> 313-328.</w:t>
      </w:r>
    </w:p>
    <w:p w14:paraId="4FE3F0B8" w14:textId="77777777" w:rsidR="0072574C" w:rsidRPr="0072574C" w:rsidRDefault="0072574C" w:rsidP="0072574C">
      <w:pPr>
        <w:pStyle w:val="EndNoteBibliography"/>
        <w:spacing w:after="0"/>
        <w:ind w:left="720" w:hanging="720"/>
        <w:rPr>
          <w:noProof/>
        </w:rPr>
      </w:pPr>
      <w:r w:rsidRPr="0072574C">
        <w:rPr>
          <w:noProof/>
        </w:rPr>
        <w:t>White, M. J., 1978a Modes of speciation, pp.</w:t>
      </w:r>
    </w:p>
    <w:p w14:paraId="2A616A80" w14:textId="77777777" w:rsidR="0072574C" w:rsidRPr="0072574C" w:rsidRDefault="0072574C" w:rsidP="0072574C">
      <w:pPr>
        <w:pStyle w:val="EndNoteBibliography"/>
        <w:spacing w:after="0"/>
        <w:ind w:left="720" w:hanging="720"/>
        <w:rPr>
          <w:noProof/>
        </w:rPr>
      </w:pPr>
      <w:r w:rsidRPr="0072574C">
        <w:rPr>
          <w:noProof/>
        </w:rPr>
        <w:t xml:space="preserve">White, M. J. D., 1978b </w:t>
      </w:r>
      <w:r w:rsidRPr="0072574C">
        <w:rPr>
          <w:i/>
          <w:noProof/>
        </w:rPr>
        <w:t>Modes of speciation</w:t>
      </w:r>
      <w:r w:rsidRPr="0072574C">
        <w:rPr>
          <w:noProof/>
        </w:rPr>
        <w:t>. WH Freeman, San Francisco: .</w:t>
      </w:r>
    </w:p>
    <w:p w14:paraId="7AA8CB72" w14:textId="77777777" w:rsidR="0072574C" w:rsidRPr="0072574C" w:rsidRDefault="0072574C" w:rsidP="0072574C">
      <w:pPr>
        <w:pStyle w:val="EndNoteBibliography"/>
        <w:spacing w:after="0"/>
        <w:ind w:left="720" w:hanging="720"/>
        <w:rPr>
          <w:noProof/>
        </w:rPr>
      </w:pPr>
      <w:r w:rsidRPr="0072574C">
        <w:rPr>
          <w:noProof/>
        </w:rPr>
        <w:t>Wilson, A., G. Bush, S. Case and M. King, 1975a Social structuring of mammalian populations and rate of chromosomal evolution. Proceedings of the National Academy of Sciences 72</w:t>
      </w:r>
      <w:r w:rsidRPr="0072574C">
        <w:rPr>
          <w:b/>
          <w:noProof/>
        </w:rPr>
        <w:t>:</w:t>
      </w:r>
      <w:r w:rsidRPr="0072574C">
        <w:rPr>
          <w:noProof/>
        </w:rPr>
        <w:t xml:space="preserve"> 5061-5065.</w:t>
      </w:r>
    </w:p>
    <w:p w14:paraId="093A33C2" w14:textId="77777777" w:rsidR="0072574C" w:rsidRPr="0072574C" w:rsidRDefault="0072574C" w:rsidP="0072574C">
      <w:pPr>
        <w:pStyle w:val="EndNoteBibliography"/>
        <w:spacing w:after="0"/>
        <w:ind w:left="720" w:hanging="720"/>
        <w:rPr>
          <w:noProof/>
        </w:rPr>
      </w:pPr>
      <w:r w:rsidRPr="0072574C">
        <w:rPr>
          <w:noProof/>
        </w:rPr>
        <w:lastRenderedPageBreak/>
        <w:t>Wilson, A. C., G. L. Bush, S. M. Case and M. C. King, 1975b Social structuring of mammalian populations and rate of chromosomal evolution. Proceedings of the National Academy of Sciences 72</w:t>
      </w:r>
      <w:r w:rsidRPr="0072574C">
        <w:rPr>
          <w:b/>
          <w:noProof/>
        </w:rPr>
        <w:t>:</w:t>
      </w:r>
      <w:r w:rsidRPr="0072574C">
        <w:rPr>
          <w:noProof/>
        </w:rPr>
        <w:t xml:space="preserve"> 5061-5065.</w:t>
      </w:r>
    </w:p>
    <w:p w14:paraId="65825445" w14:textId="77777777" w:rsidR="0072574C" w:rsidRPr="0072574C" w:rsidRDefault="0072574C" w:rsidP="0072574C">
      <w:pPr>
        <w:pStyle w:val="EndNoteBibliography"/>
        <w:ind w:left="720" w:hanging="720"/>
        <w:rPr>
          <w:noProof/>
        </w:rPr>
      </w:pPr>
      <w:r w:rsidRPr="0072574C">
        <w:rPr>
          <w:noProof/>
        </w:rPr>
        <w:t>Zenil‐Ferguson, R., J. M. Ponciano and J. G. Burleigh, 2017 Testing the association of phenotypes with polyploidy: An example using herbaceous and woody eudicots. Evolution 71</w:t>
      </w:r>
      <w:r w:rsidRPr="0072574C">
        <w:rPr>
          <w:b/>
          <w:noProof/>
        </w:rPr>
        <w:t>:</w:t>
      </w:r>
      <w:r w:rsidRPr="0072574C">
        <w:rPr>
          <w:noProof/>
        </w:rPr>
        <w:t xml:space="preserve"> 1138-1148.</w:t>
      </w:r>
    </w:p>
    <w:p w14:paraId="2914EA79" w14:textId="719E6B2B" w:rsidR="00DD0A86" w:rsidRPr="00AE0786" w:rsidRDefault="006A5BDC" w:rsidP="00DE1F25">
      <w:pPr>
        <w:spacing w:after="0"/>
        <w:rPr>
          <w:rFonts w:cstheme="minorHAnsi"/>
          <w:b/>
          <w:bCs/>
          <w:sz w:val="22"/>
          <w:szCs w:val="22"/>
        </w:rPr>
      </w:pPr>
      <w:r w:rsidRPr="00AE0786">
        <w:rPr>
          <w:rFonts w:cstheme="minorHAnsi"/>
          <w:b/>
          <w:bCs/>
          <w:sz w:val="22"/>
          <w:szCs w:val="22"/>
        </w:rPr>
        <w:fldChar w:fldCharType="end"/>
      </w:r>
    </w:p>
    <w:sectPr w:rsidR="00DD0A86" w:rsidRPr="00AE0786" w:rsidSect="00FA56D7">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crosoft Office User" w:date="2020-06-01T23:13:00Z" w:initials="MOU">
    <w:p w14:paraId="0B545E2A" w14:textId="09CFA676" w:rsidR="002C27AF" w:rsidRDefault="002C27AF">
      <w:pPr>
        <w:pStyle w:val="CommentText"/>
      </w:pPr>
      <w:r>
        <w:rPr>
          <w:rStyle w:val="CommentReference"/>
        </w:rPr>
        <w:annotationRef/>
      </w:r>
      <w:r>
        <w:t>Gene abstract limit is 200. We are currently at 283 (257 if you take out the sentence that I struck through and suggested edits)</w:t>
      </w:r>
    </w:p>
  </w:comment>
  <w:comment w:id="1" w:author="Microsoft Office User" w:date="2020-06-01T23:42:00Z" w:initials="MOU">
    <w:p w14:paraId="2B448BDF" w14:textId="6E111F32" w:rsidR="002C27AF" w:rsidRDefault="002C27AF">
      <w:pPr>
        <w:pStyle w:val="CommentText"/>
      </w:pPr>
      <w:r>
        <w:rPr>
          <w:rStyle w:val="CommentReference"/>
        </w:rPr>
        <w:annotationRef/>
      </w:r>
      <w:r>
        <w:t xml:space="preserve">Would </w:t>
      </w:r>
      <w:proofErr w:type="spellStart"/>
      <w:r>
        <w:t>these</w:t>
      </w:r>
      <w:proofErr w:type="spellEnd"/>
      <w:r>
        <w:t xml:space="preserve"> be necessary for an abstract? They should be understood and fundamental; maybe more necessary for an introduction (This could take out 32 words)</w:t>
      </w:r>
    </w:p>
  </w:comment>
  <w:comment w:id="5" w:author="Microsoft Office User" w:date="2020-06-01T23:25:00Z" w:initials="MOU">
    <w:p w14:paraId="68DD75CC" w14:textId="16E7E4B3" w:rsidR="002C27AF" w:rsidRDefault="002C27AF">
      <w:pPr>
        <w:pStyle w:val="CommentText"/>
      </w:pPr>
      <w:r>
        <w:rPr>
          <w:rStyle w:val="CommentReference"/>
        </w:rPr>
        <w:annotationRef/>
      </w:r>
      <w:r>
        <w:t xml:space="preserve">Carl said this sentence was confusing. I have offered a suggestion. </w:t>
      </w:r>
    </w:p>
  </w:comment>
  <w:comment w:id="17" w:author="Microsoft Office User" w:date="2020-06-01T23:24:00Z" w:initials="MOU">
    <w:p w14:paraId="048BBC21" w14:textId="5146BDDF" w:rsidR="002C27AF" w:rsidRDefault="002C27AF">
      <w:pPr>
        <w:pStyle w:val="CommentText"/>
      </w:pPr>
      <w:r>
        <w:rPr>
          <w:rStyle w:val="CommentReference"/>
        </w:rPr>
        <w:annotationRef/>
      </w:r>
      <w:r>
        <w:t>Define rates</w:t>
      </w:r>
    </w:p>
  </w:comment>
  <w:comment w:id="15" w:author="Microsoft Office User" w:date="2020-06-01T23:45:00Z" w:initials="MOU">
    <w:p w14:paraId="27960566" w14:textId="52080E33" w:rsidR="002C27AF" w:rsidRDefault="002C27AF">
      <w:pPr>
        <w:pStyle w:val="CommentText"/>
      </w:pPr>
      <w:r>
        <w:rPr>
          <w:rStyle w:val="CommentReference"/>
        </w:rPr>
        <w:annotationRef/>
      </w:r>
      <w:r>
        <w:t>Honestly, I feel like we may be able to take out this sentence and save it for the results. It would give us back 23 words.</w:t>
      </w:r>
    </w:p>
  </w:comment>
  <w:comment w:id="20" w:author="Microsoft Office User" w:date="2020-06-01T23:48:00Z" w:initials="MOU">
    <w:p w14:paraId="0BB57822" w14:textId="3DF84B4A" w:rsidR="002C27AF" w:rsidRDefault="002C27AF">
      <w:pPr>
        <w:pStyle w:val="CommentText"/>
      </w:pPr>
      <w:r>
        <w:rPr>
          <w:rStyle w:val="CommentReference"/>
        </w:rPr>
        <w:annotationRef/>
      </w:r>
      <w:r>
        <w:t>Weird sentence</w:t>
      </w:r>
    </w:p>
  </w:comment>
  <w:comment w:id="36" w:author="Microsoft Office User" w:date="2020-06-02T00:10:00Z" w:initials="MOU">
    <w:p w14:paraId="272B3D2D" w14:textId="122281B8" w:rsidR="002C27AF" w:rsidRDefault="002C27AF">
      <w:pPr>
        <w:pStyle w:val="CommentText"/>
      </w:pPr>
      <w:r>
        <w:rPr>
          <w:rStyle w:val="CommentReference"/>
        </w:rPr>
        <w:annotationRef/>
      </w:r>
      <w:r>
        <w:t>This is already stated in the first sentence of the paragraph</w:t>
      </w:r>
    </w:p>
  </w:comment>
  <w:comment w:id="38" w:author="Microsoft Office User" w:date="2020-06-01T23:52:00Z" w:initials="MOU">
    <w:p w14:paraId="0B8A838D" w14:textId="21EF10C9" w:rsidR="002C27AF" w:rsidRDefault="002C27AF">
      <w:pPr>
        <w:pStyle w:val="CommentText"/>
      </w:pPr>
      <w:r>
        <w:rPr>
          <w:rStyle w:val="CommentReference"/>
        </w:rPr>
        <w:annotationRef/>
      </w:r>
      <w:r>
        <w:t>We need to add results into the end of the introduction.</w:t>
      </w:r>
    </w:p>
  </w:comment>
  <w:comment w:id="58" w:author="Microsoft Office User" w:date="2020-06-02T00:34:00Z" w:initials="MOU">
    <w:p w14:paraId="0915CB13" w14:textId="4D4F552E" w:rsidR="002C27AF" w:rsidRDefault="002C27AF">
      <w:pPr>
        <w:pStyle w:val="CommentText"/>
      </w:pPr>
      <w:r>
        <w:rPr>
          <w:rStyle w:val="CommentReference"/>
        </w:rPr>
        <w:annotationRef/>
      </w:r>
      <w:r>
        <w:t>Make distinction between runs and generations clear. Should run be each tree, so each run is a different tree?</w:t>
      </w:r>
    </w:p>
  </w:comment>
  <w:comment w:id="73" w:author="Microsoft Office User" w:date="2020-06-02T00:44:00Z" w:initials="MOU">
    <w:p w14:paraId="33F7B8CE" w14:textId="286A52B4" w:rsidR="003F6492" w:rsidRDefault="003F6492">
      <w:pPr>
        <w:pStyle w:val="CommentText"/>
      </w:pPr>
      <w:r>
        <w:rPr>
          <w:rStyle w:val="CommentReference"/>
        </w:rPr>
        <w:annotationRef/>
      </w:r>
      <w:r>
        <w:t>Terrence suggested we cite the trees again here, but if we already put that in the methods is it necessary?</w:t>
      </w:r>
    </w:p>
  </w:comment>
  <w:comment w:id="81" w:author="Microsoft Office User" w:date="2020-06-02T00:51:00Z" w:initials="MOU">
    <w:p w14:paraId="6758BD7B" w14:textId="716B6D08" w:rsidR="003F6492" w:rsidRDefault="003F6492">
      <w:pPr>
        <w:pStyle w:val="CommentText"/>
      </w:pPr>
      <w:r>
        <w:rPr>
          <w:rStyle w:val="CommentReference"/>
        </w:rPr>
        <w:annotationRef/>
      </w:r>
      <w:r>
        <w:t>Make it clearer that this is including two different Lepidoptera models not across all orders. Just clarify and rearrange</w:t>
      </w:r>
    </w:p>
  </w:comment>
  <w:comment w:id="91" w:author="Microsoft Office User" w:date="2020-06-02T00:04:00Z" w:initials="MOU">
    <w:p w14:paraId="087072D9" w14:textId="02FEC3EE" w:rsidR="002C27AF" w:rsidRDefault="002C27AF">
      <w:pPr>
        <w:pStyle w:val="CommentText"/>
      </w:pPr>
      <w:r>
        <w:rPr>
          <w:rStyle w:val="CommentReference"/>
        </w:rPr>
        <w:annotationRef/>
      </w:r>
      <w:r>
        <w:t>I don’t know if this is a better edit. We got several comments that this was weird wording.</w:t>
      </w:r>
    </w:p>
  </w:comment>
  <w:comment w:id="96" w:author="Microsoft Office User" w:date="2020-06-02T00:00:00Z" w:initials="MOU">
    <w:p w14:paraId="1D7030CF" w14:textId="4186398F" w:rsidR="002C27AF" w:rsidRDefault="002C27AF">
      <w:pPr>
        <w:pStyle w:val="CommentText"/>
      </w:pPr>
      <w:r>
        <w:rPr>
          <w:rStyle w:val="CommentReference"/>
        </w:rPr>
        <w:annotationRef/>
      </w:r>
      <w:r>
        <w:t>Be clear on what type of variation? Change? Meiotic drive? Chromosome number? Needs to be clear</w:t>
      </w:r>
    </w:p>
  </w:comment>
  <w:comment w:id="97" w:author="Microsoft Office User" w:date="2020-06-02T00:00:00Z" w:initials="MOU">
    <w:p w14:paraId="550F9F73" w14:textId="003C63FF" w:rsidR="002C27AF" w:rsidRDefault="002C27AF">
      <w:pPr>
        <w:pStyle w:val="CommentText"/>
      </w:pPr>
      <w:r>
        <w:rPr>
          <w:rStyle w:val="CommentReference"/>
        </w:rPr>
        <w:annotationRef/>
      </w:r>
      <w:r>
        <w:t>I believe we were going for chromosome number variation in this specific case</w:t>
      </w:r>
    </w:p>
  </w:comment>
  <w:comment w:id="99" w:author="Microsoft Office User" w:date="2020-06-02T00:01:00Z" w:initials="MOU">
    <w:p w14:paraId="348B933B" w14:textId="4A523FBF" w:rsidR="002C27AF" w:rsidRDefault="002C27AF">
      <w:pPr>
        <w:pStyle w:val="CommentText"/>
      </w:pPr>
      <w:r>
        <w:rPr>
          <w:rStyle w:val="CommentReference"/>
        </w:rPr>
        <w:annotationRef/>
      </w:r>
      <w:r>
        <w:t>There’s no real conclusion or finish to this paragraph</w:t>
      </w:r>
    </w:p>
  </w:comment>
  <w:comment w:id="104" w:author="Microsoft Office User" w:date="2020-06-02T01:12:00Z" w:initials="MOU">
    <w:p w14:paraId="7E7B0A2B" w14:textId="1D724FA7" w:rsidR="00EB38C1" w:rsidRDefault="00EB38C1">
      <w:pPr>
        <w:pStyle w:val="CommentText"/>
      </w:pPr>
      <w:r>
        <w:rPr>
          <w:rStyle w:val="CommentReference"/>
        </w:rPr>
        <w:annotationRef/>
      </w:r>
      <w:r>
        <w:t xml:space="preserve">It was suggested the credible shifts were darkened. I manually darkened it because the script took longer than 30 minutes to get through the </w:t>
      </w:r>
      <w:proofErr w:type="spellStart"/>
      <w:r>
        <w:t>simmaps</w:t>
      </w:r>
      <w:proofErr w:type="spellEnd"/>
      <w:r>
        <w:t xml:space="preserve"> and I’m not even sure if it was the right one to make this figure.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B545E2A" w15:done="0"/>
  <w15:commentEx w15:paraId="2B448BDF" w15:done="0"/>
  <w15:commentEx w15:paraId="68DD75CC" w15:done="0"/>
  <w15:commentEx w15:paraId="048BBC21" w15:done="0"/>
  <w15:commentEx w15:paraId="27960566" w15:done="0"/>
  <w15:commentEx w15:paraId="0BB57822" w15:done="0"/>
  <w15:commentEx w15:paraId="272B3D2D" w15:done="0"/>
  <w15:commentEx w15:paraId="0B8A838D" w15:done="0"/>
  <w15:commentEx w15:paraId="0915CB13" w15:done="0"/>
  <w15:commentEx w15:paraId="33F7B8CE" w15:done="0"/>
  <w15:commentEx w15:paraId="6758BD7B" w15:done="0"/>
  <w15:commentEx w15:paraId="087072D9" w15:done="0"/>
  <w15:commentEx w15:paraId="1D7030CF" w15:done="0"/>
  <w15:commentEx w15:paraId="550F9F73" w15:paraIdParent="1D7030CF" w15:done="0"/>
  <w15:commentEx w15:paraId="348B933B" w15:done="0"/>
  <w15:commentEx w15:paraId="7E7B0A2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B545E2A" w16cid:durableId="22800A2F"/>
  <w16cid:commentId w16cid:paraId="2B448BDF" w16cid:durableId="228010D7"/>
  <w16cid:commentId w16cid:paraId="68DD75CC" w16cid:durableId="22800CF8"/>
  <w16cid:commentId w16cid:paraId="048BBC21" w16cid:durableId="22800CC6"/>
  <w16cid:commentId w16cid:paraId="27960566" w16cid:durableId="2280118A"/>
  <w16cid:commentId w16cid:paraId="0BB57822" w16cid:durableId="22801246"/>
  <w16cid:commentId w16cid:paraId="272B3D2D" w16cid:durableId="2280175C"/>
  <w16cid:commentId w16cid:paraId="0B8A838D" w16cid:durableId="22801351"/>
  <w16cid:commentId w16cid:paraId="0915CB13" w16cid:durableId="22801D13"/>
  <w16cid:commentId w16cid:paraId="33F7B8CE" w16cid:durableId="22801F83"/>
  <w16cid:commentId w16cid:paraId="6758BD7B" w16cid:durableId="22802111"/>
  <w16cid:commentId w16cid:paraId="087072D9" w16cid:durableId="22801620"/>
  <w16cid:commentId w16cid:paraId="1D7030CF" w16cid:durableId="22801504"/>
  <w16cid:commentId w16cid:paraId="550F9F73" w16cid:durableId="2280152E"/>
  <w16cid:commentId w16cid:paraId="348B933B" w16cid:durableId="2280155C"/>
  <w16cid:commentId w16cid:paraId="7E7B0A2B" w16cid:durableId="228026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8D8B35" w14:textId="77777777" w:rsidR="00701D04" w:rsidRDefault="00701D04" w:rsidP="00854D0F">
      <w:pPr>
        <w:spacing w:after="0"/>
      </w:pPr>
      <w:r>
        <w:separator/>
      </w:r>
    </w:p>
  </w:endnote>
  <w:endnote w:type="continuationSeparator" w:id="0">
    <w:p w14:paraId="2F657B34" w14:textId="77777777" w:rsidR="00701D04" w:rsidRDefault="00701D04" w:rsidP="00854D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B21635" w14:textId="77777777" w:rsidR="00701D04" w:rsidRDefault="00701D04" w:rsidP="00854D0F">
      <w:pPr>
        <w:spacing w:after="0"/>
      </w:pPr>
      <w:r>
        <w:separator/>
      </w:r>
    </w:p>
  </w:footnote>
  <w:footnote w:type="continuationSeparator" w:id="0">
    <w:p w14:paraId="0140B0CD" w14:textId="77777777" w:rsidR="00701D04" w:rsidRDefault="00701D04" w:rsidP="00854D0F">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0sDAyMDQ0tTAyszRV0lEKTi0uzszPAykwNKgFALbppHktAAAA"/>
    <w:docVar w:name="EN.InstantFormat" w:val="&lt;ENInstantFormat&gt;&lt;Enabled&gt;1&lt;/Enabled&gt;&lt;ScanUnformatted&gt;1&lt;/ScanUnformatted&gt;&lt;ScanChanges&gt;1&lt;/ScanChanges&gt;&lt;Suspended&gt;0&lt;/Suspended&gt;&lt;/ENInstantFormat&gt;"/>
    <w:docVar w:name="EN.Layout" w:val="&lt;ENLayout&gt;&lt;Style&gt;Genetic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0tzrfeaqpde50e5e2dvtwp7sr5fsss0txe9&quot;&gt;all-Converted&lt;record-ids&gt;&lt;item&gt;2148&lt;/item&gt;&lt;item&gt;2149&lt;/item&gt;&lt;item&gt;2174&lt;/item&gt;&lt;item&gt;2186&lt;/item&gt;&lt;item&gt;2365&lt;/item&gt;&lt;item&gt;2366&lt;/item&gt;&lt;item&gt;2367&lt;/item&gt;&lt;item&gt;2368&lt;/item&gt;&lt;item&gt;2369&lt;/item&gt;&lt;item&gt;2371&lt;/item&gt;&lt;item&gt;2372&lt;/item&gt;&lt;item&gt;2533&lt;/item&gt;&lt;item&gt;2717&lt;/item&gt;&lt;item&gt;2780&lt;/item&gt;&lt;item&gt;2820&lt;/item&gt;&lt;item&gt;2821&lt;/item&gt;&lt;item&gt;2822&lt;/item&gt;&lt;item&gt;2823&lt;/item&gt;&lt;item&gt;2824&lt;/item&gt;&lt;item&gt;2825&lt;/item&gt;&lt;item&gt;2826&lt;/item&gt;&lt;item&gt;2827&lt;/item&gt;&lt;item&gt;2828&lt;/item&gt;&lt;item&gt;2829&lt;/item&gt;&lt;item&gt;2830&lt;/item&gt;&lt;/record-ids&gt;&lt;/item&gt;&lt;/Libraries&gt;"/>
  </w:docVars>
  <w:rsids>
    <w:rsidRoot w:val="00E466B2"/>
    <w:rsid w:val="00000988"/>
    <w:rsid w:val="00000ADE"/>
    <w:rsid w:val="00006095"/>
    <w:rsid w:val="00020DAE"/>
    <w:rsid w:val="00045392"/>
    <w:rsid w:val="00053A54"/>
    <w:rsid w:val="00077899"/>
    <w:rsid w:val="00081A5A"/>
    <w:rsid w:val="00085A8D"/>
    <w:rsid w:val="00087532"/>
    <w:rsid w:val="0009189E"/>
    <w:rsid w:val="0009567D"/>
    <w:rsid w:val="000C7CF3"/>
    <w:rsid w:val="000E001D"/>
    <w:rsid w:val="000E0649"/>
    <w:rsid w:val="000E33F0"/>
    <w:rsid w:val="001066A8"/>
    <w:rsid w:val="00111ACE"/>
    <w:rsid w:val="001221A6"/>
    <w:rsid w:val="00122986"/>
    <w:rsid w:val="00141B90"/>
    <w:rsid w:val="00153D22"/>
    <w:rsid w:val="001577E5"/>
    <w:rsid w:val="00162DA7"/>
    <w:rsid w:val="00164074"/>
    <w:rsid w:val="00186372"/>
    <w:rsid w:val="00195C79"/>
    <w:rsid w:val="001A663F"/>
    <w:rsid w:val="001B0FEA"/>
    <w:rsid w:val="001B1357"/>
    <w:rsid w:val="001C23EF"/>
    <w:rsid w:val="001C2504"/>
    <w:rsid w:val="001C3E57"/>
    <w:rsid w:val="00200F32"/>
    <w:rsid w:val="00215E65"/>
    <w:rsid w:val="00230E16"/>
    <w:rsid w:val="00233069"/>
    <w:rsid w:val="00235A0B"/>
    <w:rsid w:val="00244164"/>
    <w:rsid w:val="00254CAD"/>
    <w:rsid w:val="00257AC8"/>
    <w:rsid w:val="00297E6F"/>
    <w:rsid w:val="002A05AD"/>
    <w:rsid w:val="002C27AF"/>
    <w:rsid w:val="002D26E1"/>
    <w:rsid w:val="002D30B1"/>
    <w:rsid w:val="002E0BC5"/>
    <w:rsid w:val="002E1D42"/>
    <w:rsid w:val="003022CF"/>
    <w:rsid w:val="003050E6"/>
    <w:rsid w:val="00343031"/>
    <w:rsid w:val="00360330"/>
    <w:rsid w:val="00374043"/>
    <w:rsid w:val="00380E81"/>
    <w:rsid w:val="003861C7"/>
    <w:rsid w:val="003873E6"/>
    <w:rsid w:val="003962ED"/>
    <w:rsid w:val="003A0DAF"/>
    <w:rsid w:val="003B52AF"/>
    <w:rsid w:val="003C6248"/>
    <w:rsid w:val="003F14DB"/>
    <w:rsid w:val="003F6492"/>
    <w:rsid w:val="004034FA"/>
    <w:rsid w:val="0041099B"/>
    <w:rsid w:val="00427E90"/>
    <w:rsid w:val="00433F19"/>
    <w:rsid w:val="00442BC8"/>
    <w:rsid w:val="0044329A"/>
    <w:rsid w:val="00450ECD"/>
    <w:rsid w:val="00460BC2"/>
    <w:rsid w:val="00462268"/>
    <w:rsid w:val="0046738E"/>
    <w:rsid w:val="004770B5"/>
    <w:rsid w:val="004877A9"/>
    <w:rsid w:val="004E02E1"/>
    <w:rsid w:val="00511CB8"/>
    <w:rsid w:val="00515E10"/>
    <w:rsid w:val="00520088"/>
    <w:rsid w:val="00531EBF"/>
    <w:rsid w:val="005329D6"/>
    <w:rsid w:val="00543B0A"/>
    <w:rsid w:val="005512B9"/>
    <w:rsid w:val="00554932"/>
    <w:rsid w:val="00564244"/>
    <w:rsid w:val="00571CA8"/>
    <w:rsid w:val="00590DFB"/>
    <w:rsid w:val="00595FCA"/>
    <w:rsid w:val="005969E6"/>
    <w:rsid w:val="00596E61"/>
    <w:rsid w:val="005A3DA6"/>
    <w:rsid w:val="005A4333"/>
    <w:rsid w:val="006315DE"/>
    <w:rsid w:val="006339AB"/>
    <w:rsid w:val="0064352A"/>
    <w:rsid w:val="0064695D"/>
    <w:rsid w:val="00652826"/>
    <w:rsid w:val="0065584C"/>
    <w:rsid w:val="00661EAB"/>
    <w:rsid w:val="006654C1"/>
    <w:rsid w:val="00671853"/>
    <w:rsid w:val="0067543F"/>
    <w:rsid w:val="00687BFB"/>
    <w:rsid w:val="006910F6"/>
    <w:rsid w:val="006A5BDC"/>
    <w:rsid w:val="006B401A"/>
    <w:rsid w:val="006C5152"/>
    <w:rsid w:val="006C71CA"/>
    <w:rsid w:val="006E0083"/>
    <w:rsid w:val="006E135F"/>
    <w:rsid w:val="00701D04"/>
    <w:rsid w:val="007029AE"/>
    <w:rsid w:val="00722510"/>
    <w:rsid w:val="00722FED"/>
    <w:rsid w:val="0072574C"/>
    <w:rsid w:val="007B6D6F"/>
    <w:rsid w:val="007F2FA0"/>
    <w:rsid w:val="007F3446"/>
    <w:rsid w:val="008160A4"/>
    <w:rsid w:val="00821B6D"/>
    <w:rsid w:val="00823011"/>
    <w:rsid w:val="0084141E"/>
    <w:rsid w:val="00845083"/>
    <w:rsid w:val="00854D0F"/>
    <w:rsid w:val="0086047F"/>
    <w:rsid w:val="008612EC"/>
    <w:rsid w:val="008745ED"/>
    <w:rsid w:val="00882560"/>
    <w:rsid w:val="00883E36"/>
    <w:rsid w:val="008925B5"/>
    <w:rsid w:val="00894C6E"/>
    <w:rsid w:val="008B016B"/>
    <w:rsid w:val="008B1174"/>
    <w:rsid w:val="008B4B51"/>
    <w:rsid w:val="008E6082"/>
    <w:rsid w:val="008F1532"/>
    <w:rsid w:val="008F1E2B"/>
    <w:rsid w:val="0090352F"/>
    <w:rsid w:val="00906B10"/>
    <w:rsid w:val="00914247"/>
    <w:rsid w:val="0091787F"/>
    <w:rsid w:val="009202C0"/>
    <w:rsid w:val="00925E22"/>
    <w:rsid w:val="00941605"/>
    <w:rsid w:val="00941A9B"/>
    <w:rsid w:val="009467CE"/>
    <w:rsid w:val="00947779"/>
    <w:rsid w:val="009612EA"/>
    <w:rsid w:val="009659FA"/>
    <w:rsid w:val="00980022"/>
    <w:rsid w:val="009805C9"/>
    <w:rsid w:val="00982557"/>
    <w:rsid w:val="00997DF4"/>
    <w:rsid w:val="009A70F8"/>
    <w:rsid w:val="009C5348"/>
    <w:rsid w:val="009D361E"/>
    <w:rsid w:val="009D45EA"/>
    <w:rsid w:val="009E4E3A"/>
    <w:rsid w:val="009F63DF"/>
    <w:rsid w:val="009F7D52"/>
    <w:rsid w:val="00A11DB9"/>
    <w:rsid w:val="00A243F8"/>
    <w:rsid w:val="00A352D4"/>
    <w:rsid w:val="00A40753"/>
    <w:rsid w:val="00A612D9"/>
    <w:rsid w:val="00A62304"/>
    <w:rsid w:val="00A631A4"/>
    <w:rsid w:val="00A70594"/>
    <w:rsid w:val="00A86549"/>
    <w:rsid w:val="00A900A4"/>
    <w:rsid w:val="00A945D5"/>
    <w:rsid w:val="00AA1CDE"/>
    <w:rsid w:val="00AA221D"/>
    <w:rsid w:val="00AB025A"/>
    <w:rsid w:val="00AE0786"/>
    <w:rsid w:val="00B01304"/>
    <w:rsid w:val="00B10B2C"/>
    <w:rsid w:val="00B237BD"/>
    <w:rsid w:val="00B41D41"/>
    <w:rsid w:val="00B52998"/>
    <w:rsid w:val="00B52DD3"/>
    <w:rsid w:val="00B52E05"/>
    <w:rsid w:val="00B810DC"/>
    <w:rsid w:val="00BA26CE"/>
    <w:rsid w:val="00BB6F51"/>
    <w:rsid w:val="00BD0893"/>
    <w:rsid w:val="00C15ED0"/>
    <w:rsid w:val="00C17203"/>
    <w:rsid w:val="00C30D50"/>
    <w:rsid w:val="00C31ED2"/>
    <w:rsid w:val="00C328DC"/>
    <w:rsid w:val="00C674C3"/>
    <w:rsid w:val="00C84AE0"/>
    <w:rsid w:val="00C91CA8"/>
    <w:rsid w:val="00CD3686"/>
    <w:rsid w:val="00D15514"/>
    <w:rsid w:val="00D26044"/>
    <w:rsid w:val="00D32443"/>
    <w:rsid w:val="00D7569D"/>
    <w:rsid w:val="00D92D83"/>
    <w:rsid w:val="00D935B0"/>
    <w:rsid w:val="00D97F3B"/>
    <w:rsid w:val="00DB797E"/>
    <w:rsid w:val="00DD0A86"/>
    <w:rsid w:val="00DD3DFC"/>
    <w:rsid w:val="00DD5BFC"/>
    <w:rsid w:val="00DE1F25"/>
    <w:rsid w:val="00E16704"/>
    <w:rsid w:val="00E23285"/>
    <w:rsid w:val="00E238CE"/>
    <w:rsid w:val="00E27CBD"/>
    <w:rsid w:val="00E30419"/>
    <w:rsid w:val="00E3165A"/>
    <w:rsid w:val="00E35653"/>
    <w:rsid w:val="00E35FCD"/>
    <w:rsid w:val="00E366BE"/>
    <w:rsid w:val="00E427C1"/>
    <w:rsid w:val="00E442C8"/>
    <w:rsid w:val="00E466B2"/>
    <w:rsid w:val="00E501D9"/>
    <w:rsid w:val="00E51865"/>
    <w:rsid w:val="00E876A6"/>
    <w:rsid w:val="00EA0DA4"/>
    <w:rsid w:val="00EA2D7F"/>
    <w:rsid w:val="00EB38C1"/>
    <w:rsid w:val="00EB4A1A"/>
    <w:rsid w:val="00ED07A0"/>
    <w:rsid w:val="00EE6581"/>
    <w:rsid w:val="00EF003F"/>
    <w:rsid w:val="00EF0C3D"/>
    <w:rsid w:val="00F262BD"/>
    <w:rsid w:val="00F316F8"/>
    <w:rsid w:val="00F347FE"/>
    <w:rsid w:val="00F81B68"/>
    <w:rsid w:val="00FA0F20"/>
    <w:rsid w:val="00FA3C3F"/>
    <w:rsid w:val="00FA56D7"/>
    <w:rsid w:val="00FA7A5E"/>
    <w:rsid w:val="00FC2354"/>
    <w:rsid w:val="00FD325D"/>
    <w:rsid w:val="00FE73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FD937A"/>
  <w15:chartTrackingRefBased/>
  <w15:docId w15:val="{CBAE6681-7224-4B40-8692-50C79806F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1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45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466B2"/>
  </w:style>
  <w:style w:type="character" w:styleId="Hyperlink">
    <w:name w:val="Hyperlink"/>
    <w:basedOn w:val="DefaultParagraphFont"/>
    <w:uiPriority w:val="99"/>
    <w:unhideWhenUsed/>
    <w:rsid w:val="00E466B2"/>
    <w:rPr>
      <w:color w:val="0000FF"/>
      <w:u w:val="single"/>
    </w:rPr>
  </w:style>
  <w:style w:type="paragraph" w:customStyle="1" w:styleId="Default">
    <w:name w:val="Default"/>
    <w:basedOn w:val="Normal"/>
    <w:link w:val="DefaultChar"/>
    <w:qFormat/>
    <w:rsid w:val="006C71CA"/>
    <w:pPr>
      <w:spacing w:after="0"/>
    </w:pPr>
    <w:rPr>
      <w:rFonts w:ascii="Times New Roman" w:hAnsi="Times New Roman"/>
      <w:szCs w:val="22"/>
    </w:rPr>
  </w:style>
  <w:style w:type="character" w:customStyle="1" w:styleId="DefaultChar">
    <w:name w:val="Default Char"/>
    <w:basedOn w:val="DefaultParagraphFont"/>
    <w:link w:val="Default"/>
    <w:rsid w:val="006C71CA"/>
    <w:rPr>
      <w:rFonts w:ascii="Times New Roman" w:hAnsi="Times New Roman"/>
      <w:szCs w:val="22"/>
    </w:rPr>
  </w:style>
  <w:style w:type="character" w:styleId="PlaceholderText">
    <w:name w:val="Placeholder Text"/>
    <w:basedOn w:val="DefaultParagraphFont"/>
    <w:uiPriority w:val="99"/>
    <w:semiHidden/>
    <w:rsid w:val="00045392"/>
    <w:rPr>
      <w:color w:val="808080"/>
    </w:rPr>
  </w:style>
  <w:style w:type="paragraph" w:styleId="BalloonText">
    <w:name w:val="Balloon Text"/>
    <w:basedOn w:val="Normal"/>
    <w:link w:val="BalloonTextChar"/>
    <w:uiPriority w:val="99"/>
    <w:semiHidden/>
    <w:unhideWhenUsed/>
    <w:rsid w:val="00DD5BFC"/>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D5BF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DD5BFC"/>
    <w:rPr>
      <w:sz w:val="16"/>
      <w:szCs w:val="16"/>
    </w:rPr>
  </w:style>
  <w:style w:type="paragraph" w:styleId="CommentText">
    <w:name w:val="annotation text"/>
    <w:basedOn w:val="Normal"/>
    <w:link w:val="CommentTextChar"/>
    <w:uiPriority w:val="99"/>
    <w:semiHidden/>
    <w:unhideWhenUsed/>
    <w:rsid w:val="00DD5BFC"/>
    <w:rPr>
      <w:sz w:val="20"/>
      <w:szCs w:val="20"/>
    </w:rPr>
  </w:style>
  <w:style w:type="character" w:customStyle="1" w:styleId="CommentTextChar">
    <w:name w:val="Comment Text Char"/>
    <w:basedOn w:val="DefaultParagraphFont"/>
    <w:link w:val="CommentText"/>
    <w:uiPriority w:val="99"/>
    <w:semiHidden/>
    <w:rsid w:val="00DD5BFC"/>
    <w:rPr>
      <w:sz w:val="20"/>
      <w:szCs w:val="20"/>
    </w:rPr>
  </w:style>
  <w:style w:type="paragraph" w:styleId="CommentSubject">
    <w:name w:val="annotation subject"/>
    <w:basedOn w:val="CommentText"/>
    <w:next w:val="CommentText"/>
    <w:link w:val="CommentSubjectChar"/>
    <w:uiPriority w:val="99"/>
    <w:semiHidden/>
    <w:unhideWhenUsed/>
    <w:rsid w:val="00DD5BFC"/>
    <w:rPr>
      <w:b/>
      <w:bCs/>
    </w:rPr>
  </w:style>
  <w:style w:type="character" w:customStyle="1" w:styleId="CommentSubjectChar">
    <w:name w:val="Comment Subject Char"/>
    <w:basedOn w:val="CommentTextChar"/>
    <w:link w:val="CommentSubject"/>
    <w:uiPriority w:val="99"/>
    <w:semiHidden/>
    <w:rsid w:val="00DD5BFC"/>
    <w:rPr>
      <w:b/>
      <w:bCs/>
      <w:sz w:val="20"/>
      <w:szCs w:val="20"/>
    </w:rPr>
  </w:style>
  <w:style w:type="paragraph" w:customStyle="1" w:styleId="EndNoteBibliographyTitle">
    <w:name w:val="EndNote Bibliography Title"/>
    <w:basedOn w:val="Normal"/>
    <w:link w:val="EndNoteBibliographyTitleChar"/>
    <w:rsid w:val="006A5BDC"/>
    <w:pPr>
      <w:spacing w:after="0"/>
      <w:jc w:val="center"/>
    </w:pPr>
    <w:rPr>
      <w:rFonts w:ascii="Calibri" w:hAnsi="Calibri" w:cs="Calibri"/>
    </w:rPr>
  </w:style>
  <w:style w:type="character" w:customStyle="1" w:styleId="EndNoteBibliographyTitleChar">
    <w:name w:val="EndNote Bibliography Title Char"/>
    <w:basedOn w:val="DefaultChar"/>
    <w:link w:val="EndNoteBibliographyTitle"/>
    <w:rsid w:val="006A5BDC"/>
    <w:rPr>
      <w:rFonts w:ascii="Calibri" w:hAnsi="Calibri" w:cs="Calibri"/>
      <w:szCs w:val="22"/>
    </w:rPr>
  </w:style>
  <w:style w:type="paragraph" w:customStyle="1" w:styleId="EndNoteBibliography">
    <w:name w:val="EndNote Bibliography"/>
    <w:basedOn w:val="Normal"/>
    <w:link w:val="EndNoteBibliographyChar"/>
    <w:rsid w:val="006A5BDC"/>
    <w:rPr>
      <w:rFonts w:ascii="Calibri" w:hAnsi="Calibri" w:cs="Calibri"/>
    </w:rPr>
  </w:style>
  <w:style w:type="character" w:customStyle="1" w:styleId="EndNoteBibliographyChar">
    <w:name w:val="EndNote Bibliography Char"/>
    <w:basedOn w:val="DefaultChar"/>
    <w:link w:val="EndNoteBibliography"/>
    <w:rsid w:val="006A5BDC"/>
    <w:rPr>
      <w:rFonts w:ascii="Calibri" w:hAnsi="Calibri" w:cs="Calibri"/>
      <w:szCs w:val="22"/>
    </w:rPr>
  </w:style>
  <w:style w:type="paragraph" w:styleId="Header">
    <w:name w:val="header"/>
    <w:basedOn w:val="Normal"/>
    <w:link w:val="HeaderChar"/>
    <w:uiPriority w:val="99"/>
    <w:unhideWhenUsed/>
    <w:rsid w:val="00854D0F"/>
    <w:pPr>
      <w:tabs>
        <w:tab w:val="center" w:pos="4680"/>
        <w:tab w:val="right" w:pos="9360"/>
      </w:tabs>
      <w:spacing w:after="0"/>
    </w:pPr>
  </w:style>
  <w:style w:type="character" w:customStyle="1" w:styleId="HeaderChar">
    <w:name w:val="Header Char"/>
    <w:basedOn w:val="DefaultParagraphFont"/>
    <w:link w:val="Header"/>
    <w:uiPriority w:val="99"/>
    <w:rsid w:val="00854D0F"/>
  </w:style>
  <w:style w:type="paragraph" w:styleId="Footer">
    <w:name w:val="footer"/>
    <w:basedOn w:val="Normal"/>
    <w:link w:val="FooterChar"/>
    <w:uiPriority w:val="99"/>
    <w:unhideWhenUsed/>
    <w:rsid w:val="00854D0F"/>
    <w:pPr>
      <w:tabs>
        <w:tab w:val="center" w:pos="4680"/>
        <w:tab w:val="right" w:pos="9360"/>
      </w:tabs>
      <w:spacing w:after="0"/>
    </w:pPr>
  </w:style>
  <w:style w:type="character" w:customStyle="1" w:styleId="FooterChar">
    <w:name w:val="Footer Char"/>
    <w:basedOn w:val="DefaultParagraphFont"/>
    <w:link w:val="Footer"/>
    <w:uiPriority w:val="99"/>
    <w:rsid w:val="00854D0F"/>
  </w:style>
  <w:style w:type="paragraph" w:styleId="Revision">
    <w:name w:val="Revision"/>
    <w:hidden/>
    <w:uiPriority w:val="99"/>
    <w:semiHidden/>
    <w:rsid w:val="00894C6E"/>
    <w:pPr>
      <w:spacing w:after="0"/>
    </w:pPr>
  </w:style>
  <w:style w:type="character" w:customStyle="1" w:styleId="Heading1Char">
    <w:name w:val="Heading 1 Char"/>
    <w:basedOn w:val="DefaultParagraphFont"/>
    <w:link w:val="Heading1"/>
    <w:uiPriority w:val="9"/>
    <w:rsid w:val="009D45EA"/>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9D45EA"/>
    <w:rPr>
      <w:color w:val="605E5C"/>
      <w:shd w:val="clear" w:color="auto" w:fill="E1DFDD"/>
    </w:rPr>
  </w:style>
  <w:style w:type="character" w:styleId="LineNumber">
    <w:name w:val="line number"/>
    <w:basedOn w:val="DefaultParagraphFont"/>
    <w:uiPriority w:val="99"/>
    <w:semiHidden/>
    <w:unhideWhenUsed/>
    <w:rsid w:val="00FA56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985566">
      <w:bodyDiv w:val="1"/>
      <w:marLeft w:val="0"/>
      <w:marRight w:val="0"/>
      <w:marTop w:val="0"/>
      <w:marBottom w:val="0"/>
      <w:divBdr>
        <w:top w:val="none" w:sz="0" w:space="0" w:color="auto"/>
        <w:left w:val="none" w:sz="0" w:space="0" w:color="auto"/>
        <w:bottom w:val="none" w:sz="0" w:space="0" w:color="auto"/>
        <w:right w:val="none" w:sz="0" w:space="0" w:color="auto"/>
      </w:divBdr>
    </w:div>
    <w:div w:id="653602699">
      <w:bodyDiv w:val="1"/>
      <w:marLeft w:val="0"/>
      <w:marRight w:val="0"/>
      <w:marTop w:val="0"/>
      <w:marBottom w:val="0"/>
      <w:divBdr>
        <w:top w:val="none" w:sz="0" w:space="0" w:color="auto"/>
        <w:left w:val="none" w:sz="0" w:space="0" w:color="auto"/>
        <w:bottom w:val="none" w:sz="0" w:space="0" w:color="auto"/>
        <w:right w:val="none" w:sz="0" w:space="0" w:color="auto"/>
      </w:divBdr>
    </w:div>
    <w:div w:id="675108723">
      <w:bodyDiv w:val="1"/>
      <w:marLeft w:val="0"/>
      <w:marRight w:val="0"/>
      <w:marTop w:val="0"/>
      <w:marBottom w:val="0"/>
      <w:divBdr>
        <w:top w:val="none" w:sz="0" w:space="0" w:color="auto"/>
        <w:left w:val="none" w:sz="0" w:space="0" w:color="auto"/>
        <w:bottom w:val="none" w:sz="0" w:space="0" w:color="auto"/>
        <w:right w:val="none" w:sz="0" w:space="0" w:color="auto"/>
      </w:divBdr>
      <w:divsChild>
        <w:div w:id="1241790429">
          <w:marLeft w:val="0"/>
          <w:marRight w:val="0"/>
          <w:marTop w:val="225"/>
          <w:marBottom w:val="225"/>
          <w:divBdr>
            <w:top w:val="none" w:sz="0" w:space="0" w:color="auto"/>
            <w:left w:val="none" w:sz="0" w:space="0" w:color="auto"/>
            <w:bottom w:val="none" w:sz="0" w:space="0" w:color="auto"/>
            <w:right w:val="none" w:sz="0" w:space="0" w:color="auto"/>
          </w:divBdr>
          <w:divsChild>
            <w:div w:id="399718823">
              <w:marLeft w:val="0"/>
              <w:marRight w:val="0"/>
              <w:marTop w:val="0"/>
              <w:marBottom w:val="0"/>
              <w:divBdr>
                <w:top w:val="none" w:sz="0" w:space="0" w:color="auto"/>
                <w:left w:val="none" w:sz="0" w:space="0" w:color="auto"/>
                <w:bottom w:val="none" w:sz="0" w:space="0" w:color="auto"/>
                <w:right w:val="none" w:sz="0" w:space="0" w:color="auto"/>
              </w:divBdr>
              <w:divsChild>
                <w:div w:id="613757923">
                  <w:marLeft w:val="0"/>
                  <w:marRight w:val="0"/>
                  <w:marTop w:val="0"/>
                  <w:marBottom w:val="0"/>
                  <w:divBdr>
                    <w:top w:val="none" w:sz="0" w:space="0" w:color="auto"/>
                    <w:left w:val="none" w:sz="0" w:space="0" w:color="auto"/>
                    <w:bottom w:val="none" w:sz="0" w:space="0" w:color="auto"/>
                    <w:right w:val="none" w:sz="0" w:space="0" w:color="auto"/>
                  </w:divBdr>
                  <w:divsChild>
                    <w:div w:id="188960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15018">
          <w:marLeft w:val="0"/>
          <w:marRight w:val="0"/>
          <w:marTop w:val="225"/>
          <w:marBottom w:val="225"/>
          <w:divBdr>
            <w:top w:val="none" w:sz="0" w:space="0" w:color="auto"/>
            <w:left w:val="none" w:sz="0" w:space="0" w:color="auto"/>
            <w:bottom w:val="none" w:sz="0" w:space="0" w:color="auto"/>
            <w:right w:val="none" w:sz="0" w:space="0" w:color="auto"/>
          </w:divBdr>
          <w:divsChild>
            <w:div w:id="90938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826962">
      <w:bodyDiv w:val="1"/>
      <w:marLeft w:val="0"/>
      <w:marRight w:val="0"/>
      <w:marTop w:val="0"/>
      <w:marBottom w:val="0"/>
      <w:divBdr>
        <w:top w:val="none" w:sz="0" w:space="0" w:color="auto"/>
        <w:left w:val="none" w:sz="0" w:space="0" w:color="auto"/>
        <w:bottom w:val="none" w:sz="0" w:space="0" w:color="auto"/>
        <w:right w:val="none" w:sz="0" w:space="0" w:color="auto"/>
      </w:divBdr>
      <w:divsChild>
        <w:div w:id="1506047794">
          <w:marLeft w:val="0"/>
          <w:marRight w:val="0"/>
          <w:marTop w:val="225"/>
          <w:marBottom w:val="225"/>
          <w:divBdr>
            <w:top w:val="none" w:sz="0" w:space="0" w:color="auto"/>
            <w:left w:val="none" w:sz="0" w:space="0" w:color="auto"/>
            <w:bottom w:val="none" w:sz="0" w:space="0" w:color="auto"/>
            <w:right w:val="none" w:sz="0" w:space="0" w:color="auto"/>
          </w:divBdr>
          <w:divsChild>
            <w:div w:id="279262150">
              <w:marLeft w:val="0"/>
              <w:marRight w:val="0"/>
              <w:marTop w:val="0"/>
              <w:marBottom w:val="0"/>
              <w:divBdr>
                <w:top w:val="none" w:sz="0" w:space="0" w:color="auto"/>
                <w:left w:val="none" w:sz="0" w:space="0" w:color="auto"/>
                <w:bottom w:val="none" w:sz="0" w:space="0" w:color="auto"/>
                <w:right w:val="none" w:sz="0" w:space="0" w:color="auto"/>
              </w:divBdr>
              <w:divsChild>
                <w:div w:id="1103496683">
                  <w:marLeft w:val="0"/>
                  <w:marRight w:val="0"/>
                  <w:marTop w:val="0"/>
                  <w:marBottom w:val="0"/>
                  <w:divBdr>
                    <w:top w:val="none" w:sz="0" w:space="0" w:color="auto"/>
                    <w:left w:val="none" w:sz="0" w:space="0" w:color="auto"/>
                    <w:bottom w:val="none" w:sz="0" w:space="0" w:color="auto"/>
                    <w:right w:val="none" w:sz="0" w:space="0" w:color="auto"/>
                  </w:divBdr>
                  <w:divsChild>
                    <w:div w:id="13068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907559">
          <w:marLeft w:val="0"/>
          <w:marRight w:val="0"/>
          <w:marTop w:val="225"/>
          <w:marBottom w:val="225"/>
          <w:divBdr>
            <w:top w:val="none" w:sz="0" w:space="0" w:color="auto"/>
            <w:left w:val="none" w:sz="0" w:space="0" w:color="auto"/>
            <w:bottom w:val="none" w:sz="0" w:space="0" w:color="auto"/>
            <w:right w:val="none" w:sz="0" w:space="0" w:color="auto"/>
          </w:divBdr>
          <w:divsChild>
            <w:div w:id="188778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image" Target="media/image4.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footnotes" Target="footnotes.xml"/><Relationship Id="rId9" Type="http://schemas.openxmlformats.org/officeDocument/2006/relationships/image" Target="media/image1.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1337</TotalTime>
  <Pages>16</Pages>
  <Words>10032</Words>
  <Characters>57185</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67083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Jonika</dc:creator>
  <cp:keywords/>
  <dc:description/>
  <cp:lastModifiedBy>Microsoft Office User</cp:lastModifiedBy>
  <cp:revision>54</cp:revision>
  <dcterms:created xsi:type="dcterms:W3CDTF">2020-04-16T02:37:00Z</dcterms:created>
  <dcterms:modified xsi:type="dcterms:W3CDTF">2020-06-02T06:14:00Z</dcterms:modified>
  <cp:category/>
</cp:coreProperties>
</file>