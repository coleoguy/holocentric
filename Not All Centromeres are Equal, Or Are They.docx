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16D4898B"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We found insect orders exhibit striking differences in rates of fissions as well as fusion and polyploidy. Lepidoptera (a holocent</w:t>
      </w:r>
      <w:r w:rsidR="00E23285">
        <w:rPr>
          <w:rFonts w:asciiTheme="minorHAnsi" w:hAnsiTheme="minorHAnsi" w:cstheme="minorHAnsi"/>
          <w:iCs/>
          <w:sz w:val="22"/>
        </w:rPr>
        <w:t>r</w:t>
      </w:r>
      <w:r w:rsidR="00EB4A1A" w:rsidRPr="00AE0786">
        <w:rPr>
          <w:rFonts w:asciiTheme="minorHAnsi" w:hAnsiTheme="minorHAnsi" w:cstheme="minorHAnsi"/>
          <w:iCs/>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55373AA3"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ins w:id="1" w:author="Microsoft Office User" w:date="2020-05-20T02:20:00Z">
        <w:r w:rsidR="00450ECD">
          <w:rPr>
            <w:rFonts w:asciiTheme="minorHAnsi" w:hAnsiTheme="minorHAnsi" w:cstheme="minorHAnsi"/>
            <w:color w:val="000000" w:themeColor="text1"/>
            <w:sz w:val="22"/>
          </w:rPr>
          <w:t xml:space="preserve"> </w:t>
        </w:r>
      </w:ins>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 </w:instrText>
      </w:r>
      <w:r w:rsidR="00EF0C3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EN.CITE.DATA </w:instrText>
      </w:r>
      <w:r w:rsidR="00EF0C3D">
        <w:rPr>
          <w:rFonts w:asciiTheme="minorHAnsi" w:hAnsiTheme="minorHAnsi" w:cstheme="minorHAnsi"/>
          <w:color w:val="000000" w:themeColor="text1"/>
          <w:sz w:val="22"/>
        </w:rPr>
      </w:r>
      <w:r w:rsidR="00EF0C3D">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fldChar w:fldCharType="separate"/>
      </w:r>
      <w:r w:rsidR="00EF0C3D">
        <w:rPr>
          <w:rFonts w:asciiTheme="minorHAnsi" w:hAnsiTheme="minorHAnsi" w:cstheme="minorHAnsi"/>
          <w:noProof/>
          <w:color w:val="000000" w:themeColor="text1"/>
          <w:sz w:val="22"/>
        </w:rPr>
        <w:t>(</w:t>
      </w:r>
      <w:r w:rsidR="00EF0C3D" w:rsidRPr="00EF0C3D">
        <w:rPr>
          <w:rFonts w:asciiTheme="minorHAnsi" w:hAnsiTheme="minorHAnsi" w:cstheme="minorHAnsi"/>
          <w:smallCaps/>
          <w:noProof/>
          <w:color w:val="000000" w:themeColor="text1"/>
          <w:sz w:val="22"/>
        </w:rPr>
        <w:t>Wilson</w:t>
      </w:r>
      <w:r w:rsidR="00EF0C3D" w:rsidRPr="00EF0C3D">
        <w:rPr>
          <w:rFonts w:asciiTheme="minorHAnsi" w:hAnsiTheme="minorHAnsi" w:cstheme="minorHAnsi"/>
          <w:i/>
          <w:noProof/>
          <w:color w:val="000000" w:themeColor="text1"/>
          <w:sz w:val="22"/>
        </w:rPr>
        <w:t xml:space="preserve"> et al.</w:t>
      </w:r>
      <w:r w:rsidR="00EF0C3D">
        <w:rPr>
          <w:rFonts w:asciiTheme="minorHAnsi" w:hAnsiTheme="minorHAnsi" w:cstheme="minorHAnsi"/>
          <w:noProof/>
          <w:color w:val="000000" w:themeColor="text1"/>
          <w:sz w:val="22"/>
        </w:rPr>
        <w:t xml:space="preserve"> 1975; </w:t>
      </w:r>
      <w:r w:rsidR="00EF0C3D" w:rsidRPr="00EF0C3D">
        <w:rPr>
          <w:rFonts w:asciiTheme="minorHAnsi" w:hAnsiTheme="minorHAnsi" w:cstheme="minorHAnsi"/>
          <w:smallCaps/>
          <w:noProof/>
          <w:color w:val="000000" w:themeColor="text1"/>
          <w:sz w:val="22"/>
        </w:rPr>
        <w:t>White</w:t>
      </w:r>
      <w:r w:rsidR="00EF0C3D">
        <w:rPr>
          <w:rFonts w:asciiTheme="minorHAnsi" w:hAnsiTheme="minorHAnsi" w:cstheme="minorHAnsi"/>
          <w:noProof/>
          <w:color w:val="000000" w:themeColor="text1"/>
          <w:sz w:val="22"/>
        </w:rPr>
        <w:t xml:space="preserve"> 1978; </w:t>
      </w:r>
      <w:r w:rsidR="00EF0C3D" w:rsidRPr="00EF0C3D">
        <w:rPr>
          <w:rFonts w:asciiTheme="minorHAnsi" w:hAnsiTheme="minorHAnsi" w:cstheme="minorHAnsi"/>
          <w:smallCaps/>
          <w:noProof/>
          <w:color w:val="000000" w:themeColor="text1"/>
          <w:sz w:val="22"/>
        </w:rPr>
        <w:t>Bush</w:t>
      </w:r>
      <w:r w:rsidR="00EF0C3D">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ins w:id="2" w:author="Microsoft Office User" w:date="2020-05-20T00:26:00Z">
        <w:r w:rsidR="00E23285">
          <w:rPr>
            <w:rFonts w:asciiTheme="minorHAnsi" w:hAnsiTheme="minorHAnsi" w:cstheme="minorHAnsi"/>
            <w:sz w:val="22"/>
          </w:rPr>
          <w:t>Chromosome number</w:t>
        </w:r>
      </w:ins>
      <w:r w:rsidR="00442BC8" w:rsidRPr="00AE0786">
        <w:rPr>
          <w:rFonts w:asciiTheme="minorHAnsi" w:hAnsiTheme="minorHAnsi" w:cstheme="minorHAnsi"/>
          <w:sz w:val="22"/>
        </w:rPr>
        <w:t xml:space="preserve"> has even been proposed as a possible driver of speciation</w:t>
      </w:r>
      <w:ins w:id="3" w:author="Microsoft Office User" w:date="2020-05-20T02:22:00Z">
        <w:r w:rsidR="00BB6F51">
          <w:rPr>
            <w:rFonts w:asciiTheme="minorHAnsi" w:hAnsiTheme="minorHAnsi" w:cstheme="minorHAnsi"/>
            <w:sz w:val="22"/>
          </w:rPr>
          <w:t xml:space="preserve"> </w:t>
        </w:r>
      </w:ins>
      <w:r w:rsidR="00BB6F51">
        <w:rPr>
          <w:rFonts w:asciiTheme="minorHAnsi" w:hAnsiTheme="minorHAnsi" w:cstheme="minorHAnsi"/>
          <w:sz w:val="22"/>
        </w:rPr>
        <w:fldChar w:fldCharType="begin"/>
      </w:r>
      <w:r w:rsidR="00882560">
        <w:rPr>
          <w:rFonts w:asciiTheme="minorHAnsi" w:hAnsiTheme="minorHAnsi" w:cstheme="minorHAnsi"/>
          <w:sz w:val="22"/>
        </w:rPr>
        <w:instrText xml:space="preserve"> ADDIN EN.CITE &lt;EndNote&gt;&lt;Cite&gt;&lt;Author&gt;White&lt;/Author&gt;&lt;Year&gt;1978&lt;/Year&gt;&lt;RecNum&gt;437&lt;/RecNum&gt;&lt;DisplayText&gt;(&lt;style face="smallcaps"&gt;White&lt;/style&gt; 1978)&lt;/DisplayText&gt;&lt;record&gt;&lt;rec-number&gt;437&lt;/rec-number&gt;&lt;foreign-keys&gt;&lt;key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BB6F51">
        <w:rPr>
          <w:rFonts w:asciiTheme="minorHAnsi" w:hAnsiTheme="minorHAnsi" w:cstheme="minorHAnsi"/>
          <w:noProof/>
          <w:sz w:val="22"/>
        </w:rPr>
        <w:t>(</w:t>
      </w:r>
      <w:r w:rsidR="00BB6F51" w:rsidRPr="00BB6F51">
        <w:rPr>
          <w:rFonts w:asciiTheme="minorHAnsi" w:hAnsiTheme="minorHAnsi" w:cstheme="minorHAnsi"/>
          <w:smallCaps/>
          <w:noProof/>
          <w:sz w:val="22"/>
        </w:rPr>
        <w:t>White</w:t>
      </w:r>
      <w:r w:rsidR="00BB6F51">
        <w:rPr>
          <w:rFonts w:asciiTheme="minorHAnsi" w:hAnsiTheme="minorHAnsi" w:cstheme="minorHAnsi"/>
          <w:noProof/>
          <w:sz w:val="22"/>
        </w:rPr>
        <w:t xml:space="preserve"> 1978)</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ins w:id="4" w:author="Microsoft Office User" w:date="2020-05-20T00:55:00Z">
        <w:r w:rsidR="00053A54">
          <w:rPr>
            <w:rFonts w:asciiTheme="minorHAnsi" w:hAnsiTheme="minorHAnsi" w:cstheme="minorHAnsi"/>
            <w:sz w:val="22"/>
          </w:rPr>
          <w:t>a</w:t>
        </w:r>
      </w:ins>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w:t>
      </w:r>
      <w:bookmarkStart w:id="5" w:name="_GoBack"/>
      <w:bookmarkEnd w:id="5"/>
      <w:r w:rsidR="00442BC8" w:rsidRPr="00AE0786">
        <w:rPr>
          <w:rFonts w:asciiTheme="minorHAnsi" w:hAnsiTheme="minorHAnsi" w:cstheme="minorHAnsi"/>
          <w:sz w:val="22"/>
        </w:rPr>
        <w:t>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0A91416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xml:space="preserve">. However, initial analyses have found no significant difference in chromosome number among </w:t>
      </w:r>
      <w:r w:rsidRPr="00AE0786">
        <w:rPr>
          <w:rFonts w:cstheme="minorHAnsi"/>
          <w:sz w:val="22"/>
          <w:szCs w:val="22"/>
        </w:rPr>
        <w:lastRenderedPageBreak/>
        <w:t>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ins w:id="6" w:author="Microsoft Office User" w:date="2020-05-20T01:57:00Z">
        <w:r w:rsidR="00343031">
          <w:rPr>
            <w:rFonts w:asciiTheme="minorHAnsi" w:hAnsiTheme="minorHAnsi" w:cstheme="minorHAnsi"/>
            <w:sz w:val="22"/>
          </w:rPr>
          <w:t>1</w:t>
        </w:r>
      </w:ins>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7"/>
      <w:commentRangeStart w:id="8"/>
      <w:r w:rsidR="00045392" w:rsidRPr="00AE0786">
        <w:rPr>
          <w:rFonts w:asciiTheme="minorHAnsi" w:hAnsiTheme="minorHAnsi" w:cstheme="minorHAnsi"/>
          <w:sz w:val="22"/>
        </w:rPr>
        <w:t xml:space="preserve">There are 3,465 species with holocentric chromosomes and 8,946 species with monocentric chromosomes. </w:t>
      </w:r>
      <w:commentRangeEnd w:id="7"/>
      <w:r w:rsidR="006B401A" w:rsidRPr="00AE0786">
        <w:rPr>
          <w:rStyle w:val="CommentReference"/>
          <w:rFonts w:asciiTheme="minorHAnsi" w:hAnsiTheme="minorHAnsi" w:cstheme="minorHAnsi"/>
          <w:sz w:val="22"/>
          <w:szCs w:val="22"/>
        </w:rPr>
        <w:commentReference w:id="7"/>
      </w:r>
      <w:commentRangeEnd w:id="8"/>
      <w:r w:rsidR="00343031">
        <w:rPr>
          <w:rStyle w:val="CommentReference"/>
          <w:rFonts w:asciiTheme="minorHAnsi" w:hAnsiTheme="minorHAnsi"/>
        </w:rPr>
        <w:commentReference w:id="8"/>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ins w:id="9" w:author="Microsoft Office User" w:date="2020-05-20T01:31:00Z">
        <w:r w:rsidR="00A86549">
          <w:rPr>
            <w:rFonts w:asciiTheme="minorHAnsi" w:hAnsiTheme="minorHAnsi" w:cstheme="minorHAnsi"/>
            <w:sz w:val="22"/>
          </w:rPr>
          <w:t xml:space="preserve"> </w:t>
        </w:r>
      </w:ins>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ins w:id="10" w:author="Microsoft Office User" w:date="2020-05-20T01:39:00Z">
        <w:r w:rsidR="001C2504">
          <w:rPr>
            <w:rFonts w:asciiTheme="minorHAnsi" w:hAnsiTheme="minorHAnsi" w:cstheme="minorHAnsi"/>
            <w:sz w:val="22"/>
          </w:rPr>
          <w:t xml:space="preserve"> </w:t>
        </w:r>
      </w:ins>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ins w:id="11" w:author="Microsoft Office User" w:date="2020-05-20T01:39:00Z">
        <w:r w:rsidR="001C2504" w:rsidRPr="001C2504">
          <w:rPr>
            <w:rFonts w:asciiTheme="minorHAnsi" w:hAnsiTheme="minorHAnsi" w:cstheme="minorHAnsi"/>
            <w:sz w:val="22"/>
          </w:rPr>
          <w:t>.</w:t>
        </w:r>
      </w:ins>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w:t>
      </w:r>
      <w:r w:rsidRPr="00AE0786">
        <w:rPr>
          <w:rFonts w:cstheme="minorHAnsi"/>
          <w:sz w:val="22"/>
          <w:szCs w:val="22"/>
        </w:rPr>
        <w:lastRenderedPageBreak/>
        <w:t xml:space="preserve">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6100884"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053A5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xml:space="preserve">. We did find a difference between orders in that each order had different rates of chromosome number evolution. This is most likely caused by different selective pressures between </w:t>
      </w:r>
      <w:r w:rsidR="00982557" w:rsidRPr="00AE0786">
        <w:rPr>
          <w:rFonts w:cstheme="minorHAnsi"/>
          <w:sz w:val="22"/>
          <w:szCs w:val="22"/>
        </w:rPr>
        <w:lastRenderedPageBreak/>
        <w:t>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15D986" w:rsidR="00380E81" w:rsidRPr="00AE0786" w:rsidRDefault="00380E81" w:rsidP="00DE1F25">
      <w:pPr>
        <w:spacing w:after="0"/>
        <w:rPr>
          <w:rFonts w:cstheme="minorHAnsi"/>
          <w:sz w:val="22"/>
          <w:szCs w:val="22"/>
        </w:rPr>
      </w:pPr>
      <w:r>
        <w:rPr>
          <w:rFonts w:cstheme="minorHAnsi"/>
          <w:noProof/>
          <w:sz w:val="22"/>
          <w:szCs w:val="22"/>
        </w:rPr>
        <w:drawing>
          <wp:inline distT="0" distB="0" distL="0" distR="0" wp14:anchorId="5146A5EC" wp14:editId="78E0AF4A">
            <wp:extent cx="4106841" cy="46596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9 at 8.32.5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34" cy="469178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01EF9A1A" w14:textId="77777777" w:rsidR="00EF0C3D" w:rsidRPr="00EF0C3D" w:rsidRDefault="006A5BDC" w:rsidP="00EF0C3D">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EF0C3D" w:rsidRPr="00EF0C3D">
        <w:rPr>
          <w:noProof/>
        </w:rPr>
        <w:t xml:space="preserve">Blackman, R. L., 1980 Chromosomes and parthenogenesis in aphids, pp. 133-148 in </w:t>
      </w:r>
      <w:r w:rsidR="00EF0C3D" w:rsidRPr="00EF0C3D">
        <w:rPr>
          <w:i/>
          <w:noProof/>
        </w:rPr>
        <w:t>Insect cytogenetics, 10th Symposium of the Royal Entomological Society. Blackwell Scientifi Publ, Oxford</w:t>
      </w:r>
      <w:r w:rsidR="00EF0C3D" w:rsidRPr="00EF0C3D">
        <w:rPr>
          <w:noProof/>
        </w:rPr>
        <w:t>.</w:t>
      </w:r>
    </w:p>
    <w:p w14:paraId="6A650DFE" w14:textId="77777777" w:rsidR="00EF0C3D" w:rsidRPr="00EF0C3D" w:rsidRDefault="00EF0C3D" w:rsidP="00EF0C3D">
      <w:pPr>
        <w:pStyle w:val="EndNoteBibliography"/>
        <w:spacing w:after="0"/>
        <w:ind w:left="720" w:hanging="720"/>
        <w:rPr>
          <w:noProof/>
        </w:rPr>
      </w:pPr>
      <w:r w:rsidRPr="00EF0C3D">
        <w:rPr>
          <w:noProof/>
        </w:rPr>
        <w:t>Blackmon, H., J. Justison, I. Mayrose and E. E. Goldberg, 2019 Meiotic drive shapes rates of karyotype evolution in mammals. Evolution 73</w:t>
      </w:r>
      <w:r w:rsidRPr="00EF0C3D">
        <w:rPr>
          <w:b/>
          <w:noProof/>
        </w:rPr>
        <w:t>:</w:t>
      </w:r>
      <w:r w:rsidRPr="00EF0C3D">
        <w:rPr>
          <w:noProof/>
        </w:rPr>
        <w:t xml:space="preserve"> 511-523.</w:t>
      </w:r>
    </w:p>
    <w:p w14:paraId="63A3B10A" w14:textId="77777777" w:rsidR="00EF0C3D" w:rsidRPr="00EF0C3D" w:rsidRDefault="00EF0C3D" w:rsidP="00EF0C3D">
      <w:pPr>
        <w:pStyle w:val="EndNoteBibliography"/>
        <w:spacing w:after="0"/>
        <w:ind w:left="720" w:hanging="720"/>
        <w:rPr>
          <w:noProof/>
        </w:rPr>
      </w:pPr>
      <w:r w:rsidRPr="00EF0C3D">
        <w:rPr>
          <w:noProof/>
        </w:rPr>
        <w:t>Blackmon, H., L. Ross and D. Bachtrog, 2017 Sex Determination, Sex Chromosomes, and Karyotype Evolution in Insects. Journal of Heredity 108</w:t>
      </w:r>
      <w:r w:rsidRPr="00EF0C3D">
        <w:rPr>
          <w:b/>
          <w:noProof/>
        </w:rPr>
        <w:t>:</w:t>
      </w:r>
      <w:r w:rsidRPr="00EF0C3D">
        <w:rPr>
          <w:noProof/>
        </w:rPr>
        <w:t xml:space="preserve"> 78-93.</w:t>
      </w:r>
    </w:p>
    <w:p w14:paraId="22D94D80" w14:textId="77777777" w:rsidR="00EF0C3D" w:rsidRPr="00EF0C3D" w:rsidRDefault="00EF0C3D" w:rsidP="00EF0C3D">
      <w:pPr>
        <w:pStyle w:val="EndNoteBibliography"/>
        <w:spacing w:after="0"/>
        <w:ind w:left="720" w:hanging="720"/>
        <w:rPr>
          <w:noProof/>
        </w:rPr>
      </w:pPr>
      <w:r w:rsidRPr="00EF0C3D">
        <w:rPr>
          <w:noProof/>
        </w:rPr>
        <w:t>Bush, G. L., 1982 What do we really know about speciation? Perspectives on evolution.</w:t>
      </w:r>
      <w:r w:rsidRPr="00EF0C3D">
        <w:rPr>
          <w:b/>
          <w:noProof/>
        </w:rPr>
        <w:t>:</w:t>
      </w:r>
      <w:r w:rsidRPr="00EF0C3D">
        <w:rPr>
          <w:noProof/>
        </w:rPr>
        <w:t xml:space="preserve"> 119-131.</w:t>
      </w:r>
    </w:p>
    <w:p w14:paraId="5708F12C" w14:textId="77777777" w:rsidR="00EF0C3D" w:rsidRPr="00EF0C3D" w:rsidRDefault="00EF0C3D" w:rsidP="00EF0C3D">
      <w:pPr>
        <w:pStyle w:val="EndNoteBibliography"/>
        <w:spacing w:after="0"/>
        <w:ind w:left="720" w:hanging="720"/>
        <w:rPr>
          <w:noProof/>
        </w:rPr>
      </w:pPr>
      <w:r w:rsidRPr="00EF0C3D">
        <w:rPr>
          <w:noProof/>
        </w:rPr>
        <w:t>Chmátal, L., S. I. Gabriel, G. P. Mitsainas, J. Martínez-Vargas, J. Ventura</w:t>
      </w:r>
      <w:r w:rsidRPr="00EF0C3D">
        <w:rPr>
          <w:i/>
          <w:noProof/>
        </w:rPr>
        <w:t xml:space="preserve"> et al.</w:t>
      </w:r>
      <w:r w:rsidRPr="00EF0C3D">
        <w:rPr>
          <w:noProof/>
        </w:rPr>
        <w:t>, 2014 Centromere strength provides the cell biological basis for meiotic drive and karyotype evolution in mice. Current Biology 24</w:t>
      </w:r>
      <w:r w:rsidRPr="00EF0C3D">
        <w:rPr>
          <w:b/>
          <w:noProof/>
        </w:rPr>
        <w:t>:</w:t>
      </w:r>
      <w:r w:rsidRPr="00EF0C3D">
        <w:rPr>
          <w:noProof/>
        </w:rPr>
        <w:t xml:space="preserve"> 2295-2300.</w:t>
      </w:r>
    </w:p>
    <w:p w14:paraId="1419E923" w14:textId="77777777" w:rsidR="00EF0C3D" w:rsidRPr="00EF0C3D" w:rsidRDefault="00EF0C3D" w:rsidP="00EF0C3D">
      <w:pPr>
        <w:pStyle w:val="EndNoteBibliography"/>
        <w:spacing w:after="0"/>
        <w:ind w:left="720" w:hanging="720"/>
        <w:rPr>
          <w:noProof/>
        </w:rPr>
      </w:pPr>
      <w:r w:rsidRPr="00EF0C3D">
        <w:rPr>
          <w:noProof/>
        </w:rPr>
        <w:t>Church, S. H., S. Donoughe, B. A. de Medeiros and C. G. Extavour, 2019 Insect egg size and shape evolve with ecology but not developmental rate. Nature 571</w:t>
      </w:r>
      <w:r w:rsidRPr="00EF0C3D">
        <w:rPr>
          <w:b/>
          <w:noProof/>
        </w:rPr>
        <w:t>:</w:t>
      </w:r>
      <w:r w:rsidRPr="00EF0C3D">
        <w:rPr>
          <w:noProof/>
        </w:rPr>
        <w:t xml:space="preserve"> 58-62.</w:t>
      </w:r>
    </w:p>
    <w:p w14:paraId="10390D9A" w14:textId="77777777" w:rsidR="00EF0C3D" w:rsidRPr="00EF0C3D" w:rsidRDefault="00EF0C3D" w:rsidP="00EF0C3D">
      <w:pPr>
        <w:pStyle w:val="EndNoteBibliography"/>
        <w:spacing w:after="0"/>
        <w:ind w:left="720" w:hanging="720"/>
        <w:rPr>
          <w:noProof/>
        </w:rPr>
      </w:pPr>
      <w:r w:rsidRPr="00EF0C3D">
        <w:rPr>
          <w:noProof/>
        </w:rPr>
        <w:t>Cook, L. G., 2000 Extraordinary and extensive karyotypic variation: a 48-fold range in chromosome number in the gall-inducing scale insect Apiomorpha (Hemiptera: Coccoidea: Eriococcidae). Genome 43</w:t>
      </w:r>
      <w:r w:rsidRPr="00EF0C3D">
        <w:rPr>
          <w:b/>
          <w:noProof/>
        </w:rPr>
        <w:t>:</w:t>
      </w:r>
      <w:r w:rsidRPr="00EF0C3D">
        <w:rPr>
          <w:noProof/>
        </w:rPr>
        <w:t xml:space="preserve"> 255-263.</w:t>
      </w:r>
    </w:p>
    <w:p w14:paraId="405F17F2" w14:textId="77777777" w:rsidR="00EF0C3D" w:rsidRPr="00EF0C3D" w:rsidRDefault="00EF0C3D" w:rsidP="00EF0C3D">
      <w:pPr>
        <w:pStyle w:val="EndNoteBibliography"/>
        <w:spacing w:after="0"/>
        <w:ind w:left="720" w:hanging="720"/>
        <w:rPr>
          <w:noProof/>
        </w:rPr>
      </w:pPr>
      <w:r w:rsidRPr="00EF0C3D">
        <w:rPr>
          <w:noProof/>
        </w:rPr>
        <w:t xml:space="preserve">Cope, T., 1985 Cytology and hybridization in the Juncus bufonius L. aggregate in western Europe, pp.  in </w:t>
      </w:r>
      <w:r w:rsidRPr="00EF0C3D">
        <w:rPr>
          <w:i/>
          <w:noProof/>
        </w:rPr>
        <w:t>Watsonia</w:t>
      </w:r>
      <w:r w:rsidRPr="00EF0C3D">
        <w:rPr>
          <w:noProof/>
        </w:rPr>
        <w:t>. Citeseer.</w:t>
      </w:r>
    </w:p>
    <w:p w14:paraId="2ECAEC16" w14:textId="77777777" w:rsidR="00EF0C3D" w:rsidRPr="00EF0C3D" w:rsidRDefault="00EF0C3D" w:rsidP="00EF0C3D">
      <w:pPr>
        <w:pStyle w:val="EndNoteBibliography"/>
        <w:spacing w:after="0"/>
        <w:ind w:left="720" w:hanging="720"/>
        <w:rPr>
          <w:noProof/>
        </w:rPr>
      </w:pPr>
      <w:r w:rsidRPr="00EF0C3D">
        <w:rPr>
          <w:noProof/>
        </w:rPr>
        <w:t>Coyne, J. A., W. Meyers, A. P. Crittenden and P. Sniegowski, 1993 The fertility effects of pericentric inversions in Drosophila melanogaster. Genetics 134</w:t>
      </w:r>
      <w:r w:rsidRPr="00EF0C3D">
        <w:rPr>
          <w:b/>
          <w:noProof/>
        </w:rPr>
        <w:t>:</w:t>
      </w:r>
      <w:r w:rsidRPr="00EF0C3D">
        <w:rPr>
          <w:noProof/>
        </w:rPr>
        <w:t xml:space="preserve"> 487-496.</w:t>
      </w:r>
    </w:p>
    <w:p w14:paraId="4711A3F0" w14:textId="77777777" w:rsidR="00EF0C3D" w:rsidRPr="00EF0C3D" w:rsidRDefault="00EF0C3D" w:rsidP="00EF0C3D">
      <w:pPr>
        <w:pStyle w:val="EndNoteBibliography"/>
        <w:spacing w:after="0"/>
        <w:ind w:left="720" w:hanging="720"/>
        <w:rPr>
          <w:noProof/>
        </w:rPr>
      </w:pPr>
      <w:r w:rsidRPr="00EF0C3D">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EF0C3D">
        <w:rPr>
          <w:b/>
          <w:noProof/>
        </w:rPr>
        <w:t>:</w:t>
      </w:r>
      <w:r w:rsidRPr="00EF0C3D">
        <w:rPr>
          <w:noProof/>
        </w:rPr>
        <w:t xml:space="preserve"> 1529-1536.</w:t>
      </w:r>
    </w:p>
    <w:p w14:paraId="17002141" w14:textId="77777777" w:rsidR="00EF0C3D" w:rsidRPr="00EF0C3D" w:rsidRDefault="00EF0C3D" w:rsidP="00EF0C3D">
      <w:pPr>
        <w:pStyle w:val="EndNoteBibliography"/>
        <w:spacing w:after="0"/>
        <w:ind w:left="720" w:hanging="720"/>
        <w:rPr>
          <w:noProof/>
        </w:rPr>
      </w:pPr>
      <w:r w:rsidRPr="00EF0C3D">
        <w:rPr>
          <w:noProof/>
        </w:rPr>
        <w:t>Escudero, M., A. L. Hipp, T. F. Hansen, K. L. Voje and M. Luceño, 2012 Selection and inertia in the evolution of holocentric chromosomes in sedges (Carex, Cyperaceae). New Phytologist 195</w:t>
      </w:r>
      <w:r w:rsidRPr="00EF0C3D">
        <w:rPr>
          <w:b/>
          <w:noProof/>
        </w:rPr>
        <w:t>:</w:t>
      </w:r>
      <w:r w:rsidRPr="00EF0C3D">
        <w:rPr>
          <w:noProof/>
        </w:rPr>
        <w:t xml:space="preserve"> 237-247.</w:t>
      </w:r>
    </w:p>
    <w:p w14:paraId="3A799E59" w14:textId="77777777" w:rsidR="00EF0C3D" w:rsidRPr="00EF0C3D" w:rsidRDefault="00EF0C3D" w:rsidP="00EF0C3D">
      <w:pPr>
        <w:pStyle w:val="EndNoteBibliography"/>
        <w:spacing w:after="0"/>
        <w:ind w:left="720" w:hanging="720"/>
        <w:rPr>
          <w:noProof/>
        </w:rPr>
      </w:pPr>
      <w:r w:rsidRPr="00EF0C3D">
        <w:rPr>
          <w:noProof/>
        </w:rPr>
        <w:t>Faria, R., and A. Navarro, 2010 Chromosomal speciation revisited: rearranging theory with pieces of evidence. Trends in ecology &amp; evolution 25</w:t>
      </w:r>
      <w:r w:rsidRPr="00EF0C3D">
        <w:rPr>
          <w:b/>
          <w:noProof/>
        </w:rPr>
        <w:t>:</w:t>
      </w:r>
      <w:r w:rsidRPr="00EF0C3D">
        <w:rPr>
          <w:noProof/>
        </w:rPr>
        <w:t xml:space="preserve"> 660-669.</w:t>
      </w:r>
    </w:p>
    <w:p w14:paraId="681CB2B8" w14:textId="77777777" w:rsidR="00EF0C3D" w:rsidRPr="00EF0C3D" w:rsidRDefault="00EF0C3D" w:rsidP="00EF0C3D">
      <w:pPr>
        <w:pStyle w:val="EndNoteBibliography"/>
        <w:spacing w:after="0"/>
        <w:ind w:left="720" w:hanging="720"/>
        <w:rPr>
          <w:noProof/>
        </w:rPr>
      </w:pPr>
      <w:r w:rsidRPr="00EF0C3D">
        <w:rPr>
          <w:noProof/>
        </w:rPr>
        <w:t>Faulkner, J., 1972 Chromosome studies on Carex section Acutae in north-west Europe. Botanical Journal of the Linnean Society 65</w:t>
      </w:r>
      <w:r w:rsidRPr="00EF0C3D">
        <w:rPr>
          <w:b/>
          <w:noProof/>
        </w:rPr>
        <w:t>:</w:t>
      </w:r>
      <w:r w:rsidRPr="00EF0C3D">
        <w:rPr>
          <w:noProof/>
        </w:rPr>
        <w:t xml:space="preserve"> 271-301.</w:t>
      </w:r>
    </w:p>
    <w:p w14:paraId="3CFE76BF" w14:textId="77777777" w:rsidR="00EF0C3D" w:rsidRPr="00EF0C3D" w:rsidRDefault="00EF0C3D" w:rsidP="00EF0C3D">
      <w:pPr>
        <w:pStyle w:val="EndNoteBibliography"/>
        <w:spacing w:after="0"/>
        <w:ind w:left="720" w:hanging="720"/>
        <w:rPr>
          <w:noProof/>
        </w:rPr>
      </w:pPr>
      <w:r w:rsidRPr="00EF0C3D">
        <w:rPr>
          <w:noProof/>
        </w:rPr>
        <w:t>FitzJohn, R. G., 2012 Diversitree: comparative phylogenetic analyses of diversification in R. Methods in Ecology and Evolution 3</w:t>
      </w:r>
      <w:r w:rsidRPr="00EF0C3D">
        <w:rPr>
          <w:b/>
          <w:noProof/>
        </w:rPr>
        <w:t>:</w:t>
      </w:r>
      <w:r w:rsidRPr="00EF0C3D">
        <w:rPr>
          <w:noProof/>
        </w:rPr>
        <w:t xml:space="preserve"> 1084-1092.</w:t>
      </w:r>
    </w:p>
    <w:p w14:paraId="785C239E" w14:textId="77777777" w:rsidR="00EF0C3D" w:rsidRPr="00EF0C3D" w:rsidRDefault="00EF0C3D" w:rsidP="00EF0C3D">
      <w:pPr>
        <w:pStyle w:val="EndNoteBibliography"/>
        <w:spacing w:after="0"/>
        <w:ind w:left="720" w:hanging="720"/>
        <w:rPr>
          <w:noProof/>
        </w:rPr>
      </w:pPr>
      <w:r w:rsidRPr="00EF0C3D">
        <w:rPr>
          <w:noProof/>
        </w:rPr>
        <w:t>Garagna, S., D. Broccoli, C. A. Redi, J. B. Searle, H. J. Cooke</w:t>
      </w:r>
      <w:r w:rsidRPr="00EF0C3D">
        <w:rPr>
          <w:i/>
          <w:noProof/>
        </w:rPr>
        <w:t xml:space="preserve"> et al.</w:t>
      </w:r>
      <w:r w:rsidRPr="00EF0C3D">
        <w:rPr>
          <w:noProof/>
        </w:rPr>
        <w:t>, 1995 Robertsonian metacentrics of the house mouse lose telomeric sequences but retain some minor satellite DNA in the pericentromeric area. Chromosoma 103</w:t>
      </w:r>
      <w:r w:rsidRPr="00EF0C3D">
        <w:rPr>
          <w:b/>
          <w:noProof/>
        </w:rPr>
        <w:t>:</w:t>
      </w:r>
      <w:r w:rsidRPr="00EF0C3D">
        <w:rPr>
          <w:noProof/>
        </w:rPr>
        <w:t xml:space="preserve"> 685-692.</w:t>
      </w:r>
    </w:p>
    <w:p w14:paraId="22E39F96" w14:textId="77777777" w:rsidR="00EF0C3D" w:rsidRPr="00EF0C3D" w:rsidRDefault="00EF0C3D" w:rsidP="00EF0C3D">
      <w:pPr>
        <w:pStyle w:val="EndNoteBibliography"/>
        <w:spacing w:after="0"/>
        <w:ind w:left="720" w:hanging="720"/>
        <w:rPr>
          <w:noProof/>
        </w:rPr>
      </w:pPr>
      <w:r w:rsidRPr="00EF0C3D">
        <w:rPr>
          <w:noProof/>
        </w:rPr>
        <w:t>Gassmann, R., A. Rechtsteiner, K. W. Yuen, A. Muroyama, T. Egelhofer</w:t>
      </w:r>
      <w:r w:rsidRPr="00EF0C3D">
        <w:rPr>
          <w:i/>
          <w:noProof/>
        </w:rPr>
        <w:t xml:space="preserve"> et al.</w:t>
      </w:r>
      <w:r w:rsidRPr="00EF0C3D">
        <w:rPr>
          <w:noProof/>
        </w:rPr>
        <w:t>, 2012 An inverse relationship to germline transcription defines centromeric chromatin in C. elegans. Nature 484</w:t>
      </w:r>
      <w:r w:rsidRPr="00EF0C3D">
        <w:rPr>
          <w:b/>
          <w:noProof/>
        </w:rPr>
        <w:t>:</w:t>
      </w:r>
      <w:r w:rsidRPr="00EF0C3D">
        <w:rPr>
          <w:noProof/>
        </w:rPr>
        <w:t xml:space="preserve"> 534-537.</w:t>
      </w:r>
    </w:p>
    <w:p w14:paraId="41970DB5" w14:textId="77777777" w:rsidR="00EF0C3D" w:rsidRPr="00EF0C3D" w:rsidRDefault="00EF0C3D" w:rsidP="00EF0C3D">
      <w:pPr>
        <w:pStyle w:val="EndNoteBibliography"/>
        <w:spacing w:after="0"/>
        <w:ind w:left="720" w:hanging="720"/>
        <w:rPr>
          <w:noProof/>
        </w:rPr>
      </w:pPr>
      <w:r w:rsidRPr="00EF0C3D">
        <w:rPr>
          <w:noProof/>
        </w:rPr>
        <w:t>Guerrero, R. F., and M. Kirkpatrick, 2014 Local adaptation and the evolution of chromosome fusions. Evolution 68</w:t>
      </w:r>
      <w:r w:rsidRPr="00EF0C3D">
        <w:rPr>
          <w:b/>
          <w:noProof/>
        </w:rPr>
        <w:t>:</w:t>
      </w:r>
      <w:r w:rsidRPr="00EF0C3D">
        <w:rPr>
          <w:noProof/>
        </w:rPr>
        <w:t xml:space="preserve"> 2747-2756.</w:t>
      </w:r>
    </w:p>
    <w:p w14:paraId="0E9D32A3" w14:textId="77777777" w:rsidR="00EF0C3D" w:rsidRPr="00EF0C3D" w:rsidRDefault="00EF0C3D" w:rsidP="00EF0C3D">
      <w:pPr>
        <w:pStyle w:val="EndNoteBibliography"/>
        <w:spacing w:after="0"/>
        <w:ind w:left="720" w:hanging="720"/>
        <w:rPr>
          <w:noProof/>
        </w:rPr>
      </w:pPr>
      <w:r w:rsidRPr="00EF0C3D">
        <w:rPr>
          <w:noProof/>
        </w:rPr>
        <w:lastRenderedPageBreak/>
        <w:t>Harlan, J. R., and J. M. deWet, 1975 On Ö. Winge and a prayer: the origins of polyploidy. The botanical review 41</w:t>
      </w:r>
      <w:r w:rsidRPr="00EF0C3D">
        <w:rPr>
          <w:b/>
          <w:noProof/>
        </w:rPr>
        <w:t>:</w:t>
      </w:r>
      <w:r w:rsidRPr="00EF0C3D">
        <w:rPr>
          <w:noProof/>
        </w:rPr>
        <w:t xml:space="preserve"> 361-390.</w:t>
      </w:r>
    </w:p>
    <w:p w14:paraId="4DF9CE26" w14:textId="77777777" w:rsidR="00EF0C3D" w:rsidRPr="00EF0C3D" w:rsidRDefault="00EF0C3D" w:rsidP="00EF0C3D">
      <w:pPr>
        <w:pStyle w:val="EndNoteBibliography"/>
        <w:spacing w:after="0"/>
        <w:ind w:left="720" w:hanging="720"/>
        <w:rPr>
          <w:noProof/>
        </w:rPr>
      </w:pPr>
      <w:r w:rsidRPr="00EF0C3D">
        <w:rPr>
          <w:noProof/>
        </w:rPr>
        <w:t>Harmon, L. J., J. T. Weir, C. D. Brock, R. E. Glor and W. Challenger, 2008 GEIGER: investigating evolutionary radiations. Bioinformatics 24</w:t>
      </w:r>
      <w:r w:rsidRPr="00EF0C3D">
        <w:rPr>
          <w:b/>
          <w:noProof/>
        </w:rPr>
        <w:t>:</w:t>
      </w:r>
      <w:r w:rsidRPr="00EF0C3D">
        <w:rPr>
          <w:noProof/>
        </w:rPr>
        <w:t xml:space="preserve"> 129-131.</w:t>
      </w:r>
    </w:p>
    <w:p w14:paraId="2AA742A4" w14:textId="77777777" w:rsidR="00EF0C3D" w:rsidRPr="00EF0C3D" w:rsidRDefault="00EF0C3D" w:rsidP="00EF0C3D">
      <w:pPr>
        <w:pStyle w:val="EndNoteBibliography"/>
        <w:spacing w:after="0"/>
        <w:ind w:left="720" w:hanging="720"/>
        <w:rPr>
          <w:noProof/>
        </w:rPr>
      </w:pPr>
      <w:r w:rsidRPr="00EF0C3D">
        <w:rPr>
          <w:noProof/>
        </w:rPr>
        <w:t>Lande, R., 1984 The expected fixation rate of chromosomal inversions. Evolution</w:t>
      </w:r>
      <w:r w:rsidRPr="00EF0C3D">
        <w:rPr>
          <w:b/>
          <w:noProof/>
        </w:rPr>
        <w:t>:</w:t>
      </w:r>
      <w:r w:rsidRPr="00EF0C3D">
        <w:rPr>
          <w:noProof/>
        </w:rPr>
        <w:t xml:space="preserve"> 743-752.</w:t>
      </w:r>
    </w:p>
    <w:p w14:paraId="39A60B70" w14:textId="77777777" w:rsidR="00EF0C3D" w:rsidRPr="00EF0C3D" w:rsidRDefault="00EF0C3D" w:rsidP="00EF0C3D">
      <w:pPr>
        <w:pStyle w:val="EndNoteBibliography"/>
        <w:spacing w:after="0"/>
        <w:ind w:left="720" w:hanging="720"/>
        <w:rPr>
          <w:noProof/>
        </w:rPr>
      </w:pPr>
      <w:r w:rsidRPr="00EF0C3D">
        <w:rPr>
          <w:noProof/>
        </w:rPr>
        <w:t>Lucek, K., 2018 Evolutionary mechanisms of varying chromosome numbers in the radiation of Erebia butterflies. Genes 9</w:t>
      </w:r>
      <w:r w:rsidRPr="00EF0C3D">
        <w:rPr>
          <w:b/>
          <w:noProof/>
        </w:rPr>
        <w:t>:</w:t>
      </w:r>
      <w:r w:rsidRPr="00EF0C3D">
        <w:rPr>
          <w:noProof/>
        </w:rPr>
        <w:t xml:space="preserve"> 166.</w:t>
      </w:r>
    </w:p>
    <w:p w14:paraId="4948B4D4" w14:textId="77777777" w:rsidR="00EF0C3D" w:rsidRPr="00EF0C3D" w:rsidRDefault="00EF0C3D" w:rsidP="00EF0C3D">
      <w:pPr>
        <w:pStyle w:val="EndNoteBibliography"/>
        <w:spacing w:after="0"/>
        <w:ind w:left="720" w:hanging="720"/>
        <w:rPr>
          <w:noProof/>
        </w:rPr>
      </w:pPr>
      <w:r w:rsidRPr="00EF0C3D">
        <w:rPr>
          <w:noProof/>
        </w:rPr>
        <w:t>Luceño, M., and M. Guerra, 1996 Numerical variations in species exhibiting holocentric chromosomes: a nomenclatural proposal. Caryologia 49</w:t>
      </w:r>
      <w:r w:rsidRPr="00EF0C3D">
        <w:rPr>
          <w:b/>
          <w:noProof/>
        </w:rPr>
        <w:t>:</w:t>
      </w:r>
      <w:r w:rsidRPr="00EF0C3D">
        <w:rPr>
          <w:noProof/>
        </w:rPr>
        <w:t xml:space="preserve"> 301-309.</w:t>
      </w:r>
    </w:p>
    <w:p w14:paraId="1CEFFBCF" w14:textId="77777777" w:rsidR="00EF0C3D" w:rsidRPr="00EF0C3D" w:rsidRDefault="00EF0C3D" w:rsidP="00EF0C3D">
      <w:pPr>
        <w:pStyle w:val="EndNoteBibliography"/>
        <w:spacing w:after="0"/>
        <w:ind w:left="720" w:hanging="720"/>
        <w:rPr>
          <w:noProof/>
        </w:rPr>
      </w:pPr>
      <w:r w:rsidRPr="00EF0C3D">
        <w:rPr>
          <w:noProof/>
        </w:rPr>
        <w:t>Malheiros-Garde, N., and A. Gardé, 1950 Fragmentation as a possible evolutionary process in the genus Luzula DC. Genetica Iberica 2</w:t>
      </w:r>
      <w:r w:rsidRPr="00EF0C3D">
        <w:rPr>
          <w:b/>
          <w:noProof/>
        </w:rPr>
        <w:t>:</w:t>
      </w:r>
      <w:r w:rsidRPr="00EF0C3D">
        <w:rPr>
          <w:noProof/>
        </w:rPr>
        <w:t xml:space="preserve"> 257-262.</w:t>
      </w:r>
    </w:p>
    <w:p w14:paraId="71F4018C" w14:textId="77777777" w:rsidR="00EF0C3D" w:rsidRPr="00EF0C3D" w:rsidRDefault="00EF0C3D" w:rsidP="00EF0C3D">
      <w:pPr>
        <w:pStyle w:val="EndNoteBibliography"/>
        <w:spacing w:after="0"/>
        <w:ind w:left="720" w:hanging="720"/>
        <w:rPr>
          <w:noProof/>
        </w:rPr>
      </w:pPr>
      <w:r w:rsidRPr="00EF0C3D">
        <w:rPr>
          <w:noProof/>
        </w:rPr>
        <w:t>Melters, D. P., L. V. Paliulis, I. F. Korf and S. W. Chan, 2012 Holocentric chromosomes: convergent evolution, meiotic adaptations, and genomic analysis. Chromosome Research 20</w:t>
      </w:r>
      <w:r w:rsidRPr="00EF0C3D">
        <w:rPr>
          <w:b/>
          <w:noProof/>
        </w:rPr>
        <w:t>:</w:t>
      </w:r>
      <w:r w:rsidRPr="00EF0C3D">
        <w:rPr>
          <w:noProof/>
        </w:rPr>
        <w:t xml:space="preserve"> 579-593.</w:t>
      </w:r>
    </w:p>
    <w:p w14:paraId="16674C66" w14:textId="77777777" w:rsidR="00EF0C3D" w:rsidRPr="00EF0C3D" w:rsidRDefault="00EF0C3D" w:rsidP="00EF0C3D">
      <w:pPr>
        <w:pStyle w:val="EndNoteBibliography"/>
        <w:spacing w:after="0"/>
        <w:ind w:left="720" w:hanging="720"/>
        <w:rPr>
          <w:noProof/>
        </w:rPr>
      </w:pPr>
      <w:r w:rsidRPr="00EF0C3D">
        <w:rPr>
          <w:noProof/>
        </w:rPr>
        <w:t>Miga, K. H., 2017 Chromosome-specific centromere sequences provide an estimate of the ancestral chromosome 2 fusion event in hominin genomes. Journal of Heredity 108</w:t>
      </w:r>
      <w:r w:rsidRPr="00EF0C3D">
        <w:rPr>
          <w:b/>
          <w:noProof/>
        </w:rPr>
        <w:t>:</w:t>
      </w:r>
      <w:r w:rsidRPr="00EF0C3D">
        <w:rPr>
          <w:noProof/>
        </w:rPr>
        <w:t xml:space="preserve"> 45-52.</w:t>
      </w:r>
    </w:p>
    <w:p w14:paraId="2B4EDB0B" w14:textId="77777777" w:rsidR="00EF0C3D" w:rsidRPr="00EF0C3D" w:rsidRDefault="00EF0C3D" w:rsidP="00EF0C3D">
      <w:pPr>
        <w:pStyle w:val="EndNoteBibliography"/>
        <w:spacing w:after="0"/>
        <w:ind w:left="720" w:hanging="720"/>
        <w:rPr>
          <w:noProof/>
        </w:rPr>
      </w:pPr>
      <w:r w:rsidRPr="00EF0C3D">
        <w:rPr>
          <w:noProof/>
        </w:rPr>
        <w:t>Misof, B., S. Liu, K. Meusemann, R. S. Peters, A. Donath</w:t>
      </w:r>
      <w:r w:rsidRPr="00EF0C3D">
        <w:rPr>
          <w:i/>
          <w:noProof/>
        </w:rPr>
        <w:t xml:space="preserve"> et al.</w:t>
      </w:r>
      <w:r w:rsidRPr="00EF0C3D">
        <w:rPr>
          <w:noProof/>
        </w:rPr>
        <w:t>, 2014 Phylogenomics resolves the timing and pattern of insect evolution. Science 346</w:t>
      </w:r>
      <w:r w:rsidRPr="00EF0C3D">
        <w:rPr>
          <w:b/>
          <w:noProof/>
        </w:rPr>
        <w:t>:</w:t>
      </w:r>
      <w:r w:rsidRPr="00EF0C3D">
        <w:rPr>
          <w:noProof/>
        </w:rPr>
        <w:t xml:space="preserve"> 763-767.</w:t>
      </w:r>
    </w:p>
    <w:p w14:paraId="1121DF7D" w14:textId="77777777" w:rsidR="00EF0C3D" w:rsidRPr="00EF0C3D" w:rsidRDefault="00EF0C3D" w:rsidP="00EF0C3D">
      <w:pPr>
        <w:pStyle w:val="EndNoteBibliography"/>
        <w:spacing w:after="0"/>
        <w:ind w:left="720" w:hanging="720"/>
        <w:rPr>
          <w:noProof/>
        </w:rPr>
      </w:pPr>
      <w:r w:rsidRPr="00EF0C3D">
        <w:rPr>
          <w:noProof/>
        </w:rPr>
        <w:t>Mola, L., and A. Papeschi, 2006 Holokinetic chromosomes at a glance. BAG-Journal of Basic and Applied Genetics 17</w:t>
      </w:r>
      <w:r w:rsidRPr="00EF0C3D">
        <w:rPr>
          <w:b/>
          <w:noProof/>
        </w:rPr>
        <w:t>:</w:t>
      </w:r>
      <w:r w:rsidRPr="00EF0C3D">
        <w:rPr>
          <w:noProof/>
        </w:rPr>
        <w:t xml:space="preserve"> 17-33.</w:t>
      </w:r>
    </w:p>
    <w:p w14:paraId="765F80AD" w14:textId="77777777" w:rsidR="00EF0C3D" w:rsidRPr="00EF0C3D" w:rsidRDefault="00EF0C3D" w:rsidP="00EF0C3D">
      <w:pPr>
        <w:pStyle w:val="EndNoteBibliography"/>
        <w:spacing w:after="0"/>
        <w:ind w:left="720" w:hanging="720"/>
        <w:rPr>
          <w:noProof/>
        </w:rPr>
      </w:pPr>
      <w:r w:rsidRPr="00EF0C3D">
        <w:rPr>
          <w:noProof/>
        </w:rPr>
        <w:t>Mora, C., D. P. Tittensor, S. Adl, A. G. Simpson and B. Worm, 2011 How many species are there on Earth and in the ocean? PLoS biology 9.</w:t>
      </w:r>
    </w:p>
    <w:p w14:paraId="4C8A9A08" w14:textId="77777777" w:rsidR="00EF0C3D" w:rsidRPr="00EF0C3D" w:rsidRDefault="00EF0C3D" w:rsidP="00EF0C3D">
      <w:pPr>
        <w:pStyle w:val="EndNoteBibliography"/>
        <w:spacing w:after="0"/>
        <w:ind w:left="720" w:hanging="720"/>
        <w:rPr>
          <w:noProof/>
        </w:rPr>
      </w:pPr>
      <w:r w:rsidRPr="00EF0C3D">
        <w:rPr>
          <w:noProof/>
        </w:rPr>
        <w:t>Moretti, A., and S. Sabato, 1984 Karyotype evolution by centromeric fission inZamia (Cycadales). Plant Systematics and Evolution 146</w:t>
      </w:r>
      <w:r w:rsidRPr="00EF0C3D">
        <w:rPr>
          <w:b/>
          <w:noProof/>
        </w:rPr>
        <w:t>:</w:t>
      </w:r>
      <w:r w:rsidRPr="00EF0C3D">
        <w:rPr>
          <w:noProof/>
        </w:rPr>
        <w:t xml:space="preserve"> 215-223.</w:t>
      </w:r>
    </w:p>
    <w:p w14:paraId="06DB6792" w14:textId="77777777" w:rsidR="00EF0C3D" w:rsidRPr="00EF0C3D" w:rsidRDefault="00EF0C3D" w:rsidP="00EF0C3D">
      <w:pPr>
        <w:pStyle w:val="EndNoteBibliography"/>
        <w:spacing w:after="0"/>
        <w:ind w:left="720" w:hanging="720"/>
        <w:rPr>
          <w:noProof/>
        </w:rPr>
      </w:pPr>
      <w:r w:rsidRPr="00EF0C3D">
        <w:rPr>
          <w:noProof/>
        </w:rPr>
        <w:t>Rainford, J. L., M. Hofreiter, D. B. Nicholson and P. J. Mayhew, 2014 Phylogenetic distribution of extant richness suggests metamorphosis is a key innovation driving diversification in insects. PLoS One 9.</w:t>
      </w:r>
    </w:p>
    <w:p w14:paraId="4E30E58C" w14:textId="77777777" w:rsidR="00EF0C3D" w:rsidRPr="00EF0C3D" w:rsidRDefault="00EF0C3D" w:rsidP="00EF0C3D">
      <w:pPr>
        <w:pStyle w:val="EndNoteBibliography"/>
        <w:spacing w:after="0"/>
        <w:ind w:left="720" w:hanging="720"/>
        <w:rPr>
          <w:noProof/>
        </w:rPr>
      </w:pPr>
      <w:r w:rsidRPr="00EF0C3D">
        <w:rPr>
          <w:noProof/>
        </w:rPr>
        <w:t>Rieseberg, L. H., 2001 Chromosomal rearrangements and speciation. Trends in ecology &amp; evolution 16</w:t>
      </w:r>
      <w:r w:rsidRPr="00EF0C3D">
        <w:rPr>
          <w:b/>
          <w:noProof/>
        </w:rPr>
        <w:t>:</w:t>
      </w:r>
      <w:r w:rsidRPr="00EF0C3D">
        <w:rPr>
          <w:noProof/>
        </w:rPr>
        <w:t xml:space="preserve"> 351-358.</w:t>
      </w:r>
    </w:p>
    <w:p w14:paraId="1538F901" w14:textId="77777777" w:rsidR="00EF0C3D" w:rsidRPr="00EF0C3D" w:rsidRDefault="00EF0C3D" w:rsidP="00EF0C3D">
      <w:pPr>
        <w:pStyle w:val="EndNoteBibliography"/>
        <w:spacing w:after="0"/>
        <w:ind w:left="720" w:hanging="720"/>
        <w:rPr>
          <w:noProof/>
        </w:rPr>
      </w:pPr>
      <w:r w:rsidRPr="00EF0C3D">
        <w:rPr>
          <w:noProof/>
        </w:rPr>
        <w:t>Ross, L., H. Blackmon, P. Lorite, V. E. Gokhman and N. B. Hardy, 2015 Recombination, chromosome number and eusociality in the Hymenoptera. Journal of evolutionary biology 28</w:t>
      </w:r>
      <w:r w:rsidRPr="00EF0C3D">
        <w:rPr>
          <w:b/>
          <w:noProof/>
        </w:rPr>
        <w:t>:</w:t>
      </w:r>
      <w:r w:rsidRPr="00EF0C3D">
        <w:rPr>
          <w:noProof/>
        </w:rPr>
        <w:t xml:space="preserve"> 105-116.</w:t>
      </w:r>
    </w:p>
    <w:p w14:paraId="5BA3717A" w14:textId="77777777" w:rsidR="00EF0C3D" w:rsidRPr="00EF0C3D" w:rsidRDefault="00EF0C3D" w:rsidP="00EF0C3D">
      <w:pPr>
        <w:pStyle w:val="EndNoteBibliography"/>
        <w:spacing w:after="0"/>
        <w:ind w:left="720" w:hanging="720"/>
        <w:rPr>
          <w:noProof/>
        </w:rPr>
      </w:pPr>
      <w:r w:rsidRPr="00EF0C3D">
        <w:rPr>
          <w:noProof/>
        </w:rPr>
        <w:t>Sites Jr, J. W., and C. Moritz, 1987 Chromosomal evolution and speciation revisited. Systematic Zoology 36</w:t>
      </w:r>
      <w:r w:rsidRPr="00EF0C3D">
        <w:rPr>
          <w:b/>
          <w:noProof/>
        </w:rPr>
        <w:t>:</w:t>
      </w:r>
      <w:r w:rsidRPr="00EF0C3D">
        <w:rPr>
          <w:noProof/>
        </w:rPr>
        <w:t xml:space="preserve"> 153-174.</w:t>
      </w:r>
    </w:p>
    <w:p w14:paraId="2F5F5B54" w14:textId="77777777" w:rsidR="00EF0C3D" w:rsidRPr="00EF0C3D" w:rsidRDefault="00EF0C3D" w:rsidP="00EF0C3D">
      <w:pPr>
        <w:pStyle w:val="EndNoteBibliography"/>
        <w:spacing w:after="0"/>
        <w:ind w:left="720" w:hanging="720"/>
        <w:rPr>
          <w:noProof/>
        </w:rPr>
      </w:pPr>
      <w:r w:rsidRPr="00EF0C3D">
        <w:rPr>
          <w:noProof/>
        </w:rPr>
        <w:t>Torres, E. M., B. R. Williams and A. Amon, 2008 Aneuploidy: cells losing their balance. Genetics 179</w:t>
      </w:r>
      <w:r w:rsidRPr="00EF0C3D">
        <w:rPr>
          <w:b/>
          <w:noProof/>
        </w:rPr>
        <w:t>:</w:t>
      </w:r>
      <w:r w:rsidRPr="00EF0C3D">
        <w:rPr>
          <w:noProof/>
        </w:rPr>
        <w:t xml:space="preserve"> 737-746.</w:t>
      </w:r>
    </w:p>
    <w:p w14:paraId="334E228A" w14:textId="77777777" w:rsidR="00EF0C3D" w:rsidRPr="00EF0C3D" w:rsidRDefault="00EF0C3D" w:rsidP="00EF0C3D">
      <w:pPr>
        <w:pStyle w:val="EndNoteBibliography"/>
        <w:spacing w:after="0"/>
        <w:ind w:left="720" w:hanging="720"/>
        <w:rPr>
          <w:noProof/>
        </w:rPr>
      </w:pPr>
      <w:r w:rsidRPr="00EF0C3D">
        <w:rPr>
          <w:noProof/>
        </w:rPr>
        <w:t>Vershinina, A. O., and V. A. Lukhtanov, 2017 Evolutionary mechanisms of runaway chromosome number change in Agrodiaetus butterflies. Scientific reports 7</w:t>
      </w:r>
      <w:r w:rsidRPr="00EF0C3D">
        <w:rPr>
          <w:b/>
          <w:noProof/>
        </w:rPr>
        <w:t>:</w:t>
      </w:r>
      <w:r w:rsidRPr="00EF0C3D">
        <w:rPr>
          <w:noProof/>
        </w:rPr>
        <w:t xml:space="preserve"> 1-9.</w:t>
      </w:r>
    </w:p>
    <w:p w14:paraId="4341FD22" w14:textId="77777777" w:rsidR="00EF0C3D" w:rsidRPr="00EF0C3D" w:rsidRDefault="00EF0C3D" w:rsidP="00EF0C3D">
      <w:pPr>
        <w:pStyle w:val="EndNoteBibliography"/>
        <w:spacing w:after="0"/>
        <w:ind w:left="720" w:hanging="720"/>
        <w:rPr>
          <w:noProof/>
        </w:rPr>
      </w:pPr>
      <w:r w:rsidRPr="00EF0C3D">
        <w:rPr>
          <w:noProof/>
        </w:rPr>
        <w:t>White, M., 1968 Models of speciation. Science 159</w:t>
      </w:r>
      <w:r w:rsidRPr="00EF0C3D">
        <w:rPr>
          <w:b/>
          <w:noProof/>
        </w:rPr>
        <w:t>:</w:t>
      </w:r>
      <w:r w:rsidRPr="00EF0C3D">
        <w:rPr>
          <w:noProof/>
        </w:rPr>
        <w:t xml:space="preserve"> 1065-1070.</w:t>
      </w:r>
    </w:p>
    <w:p w14:paraId="1293CC61" w14:textId="77777777" w:rsidR="00EF0C3D" w:rsidRPr="00EF0C3D" w:rsidRDefault="00EF0C3D" w:rsidP="00EF0C3D">
      <w:pPr>
        <w:pStyle w:val="EndNoteBibliography"/>
        <w:spacing w:after="0"/>
        <w:ind w:left="720" w:hanging="720"/>
        <w:rPr>
          <w:noProof/>
        </w:rPr>
      </w:pPr>
      <w:r w:rsidRPr="00EF0C3D">
        <w:rPr>
          <w:noProof/>
        </w:rPr>
        <w:t>White, M. J., 1978 Modes of speciation, pp.</w:t>
      </w:r>
    </w:p>
    <w:p w14:paraId="680945BA" w14:textId="77777777" w:rsidR="00EF0C3D" w:rsidRPr="00EF0C3D" w:rsidRDefault="00EF0C3D" w:rsidP="00EF0C3D">
      <w:pPr>
        <w:pStyle w:val="EndNoteBibliography"/>
        <w:spacing w:after="0"/>
        <w:ind w:left="720" w:hanging="720"/>
        <w:rPr>
          <w:noProof/>
        </w:rPr>
      </w:pPr>
      <w:r w:rsidRPr="00EF0C3D">
        <w:rPr>
          <w:noProof/>
        </w:rPr>
        <w:t>Wilson, A., G. Bush, S. Case and M. King, 1975 Social structuring of mammalian populations and rate of chromosomal evolution. Proceedings of the National Academy of Sciences 72</w:t>
      </w:r>
      <w:r w:rsidRPr="00EF0C3D">
        <w:rPr>
          <w:b/>
          <w:noProof/>
        </w:rPr>
        <w:t>:</w:t>
      </w:r>
      <w:r w:rsidRPr="00EF0C3D">
        <w:rPr>
          <w:noProof/>
        </w:rPr>
        <w:t xml:space="preserve"> 5061-5065.</w:t>
      </w:r>
    </w:p>
    <w:p w14:paraId="7FCD34F6" w14:textId="77777777" w:rsidR="00EF0C3D" w:rsidRPr="00EF0C3D" w:rsidRDefault="00EF0C3D" w:rsidP="00EF0C3D">
      <w:pPr>
        <w:pStyle w:val="EndNoteBibliography"/>
        <w:ind w:left="720" w:hanging="720"/>
        <w:rPr>
          <w:noProof/>
        </w:rPr>
      </w:pPr>
      <w:r w:rsidRPr="00EF0C3D">
        <w:rPr>
          <w:noProof/>
        </w:rPr>
        <w:lastRenderedPageBreak/>
        <w:t>Zedek, F., and P. Bureš, 2012 Evidence for centromere drive in the holocentric chromosomes of Caenorhabditis. PLoS One 7.</w:t>
      </w:r>
    </w:p>
    <w:p w14:paraId="2914EA79" w14:textId="0892B8EE"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7"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 w:id="8" w:author="Microsoft Office User" w:date="2020-05-20T01:59:00Z" w:initials="MOU">
    <w:p w14:paraId="21337062" w14:textId="2F892AEF" w:rsidR="00343031" w:rsidRDefault="00343031">
      <w:pPr>
        <w:pStyle w:val="CommentText"/>
      </w:pPr>
      <w:r>
        <w:rPr>
          <w:rStyle w:val="CommentReference"/>
        </w:rPr>
        <w:annotationRef/>
      </w:r>
      <w:proofErr w:type="gramStart"/>
      <w:r>
        <w:t>No</w:t>
      </w:r>
      <w:proofErr w:type="gramEnd"/>
      <w:r>
        <w:t xml:space="preserve"> we know it for all of them. The 12, 412 was a typo, it should be 12, 411. I double-checked the counts and these are both correct for </w:t>
      </w:r>
      <w:proofErr w:type="spellStart"/>
      <w:r>
        <w:t>holo</w:t>
      </w:r>
      <w:proofErr w:type="spellEnd"/>
      <w:r>
        <w:t xml:space="preserve"> and mono…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10941" w15:done="0"/>
  <w15:commentEx w15:paraId="1C8B2796" w15:done="0"/>
  <w15:commentEx w15:paraId="21337062" w15:paraIdParent="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10941" w16cid:durableId="226BC5A7"/>
  <w16cid:commentId w16cid:paraId="1C8B2796" w16cid:durableId="226BB407"/>
  <w16cid:commentId w16cid:paraId="21337062" w16cid:durableId="226F0D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D7B97" w14:textId="77777777" w:rsidR="00360330" w:rsidRDefault="00360330" w:rsidP="00854D0F">
      <w:pPr>
        <w:spacing w:after="0"/>
      </w:pPr>
      <w:r>
        <w:separator/>
      </w:r>
    </w:p>
  </w:endnote>
  <w:endnote w:type="continuationSeparator" w:id="0">
    <w:p w14:paraId="57EAF782" w14:textId="77777777" w:rsidR="00360330" w:rsidRDefault="00360330"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F1052" w14:textId="77777777" w:rsidR="00360330" w:rsidRDefault="00360330" w:rsidP="00854D0F">
      <w:pPr>
        <w:spacing w:after="0"/>
      </w:pPr>
      <w:r>
        <w:separator/>
      </w:r>
    </w:p>
  </w:footnote>
  <w:footnote w:type="continuationSeparator" w:id="0">
    <w:p w14:paraId="694BFB08" w14:textId="77777777" w:rsidR="00360330" w:rsidRDefault="00360330"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1&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8&lt;/item&gt;&lt;item&gt;419&lt;/item&gt;&lt;item&gt;420&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41&lt;/item&gt;&lt;/record-ids&gt;&lt;/item&gt;&lt;/Libraries&gt;"/>
  </w:docVars>
  <w:rsids>
    <w:rsidRoot w:val="00E466B2"/>
    <w:rsid w:val="00000988"/>
    <w:rsid w:val="00006095"/>
    <w:rsid w:val="00020DAE"/>
    <w:rsid w:val="00045392"/>
    <w:rsid w:val="00053A54"/>
    <w:rsid w:val="00077899"/>
    <w:rsid w:val="00085A8D"/>
    <w:rsid w:val="00087532"/>
    <w:rsid w:val="0009189E"/>
    <w:rsid w:val="000C7CF3"/>
    <w:rsid w:val="000E001D"/>
    <w:rsid w:val="000E0649"/>
    <w:rsid w:val="000E33F0"/>
    <w:rsid w:val="001066A8"/>
    <w:rsid w:val="001221A6"/>
    <w:rsid w:val="00122986"/>
    <w:rsid w:val="001577E5"/>
    <w:rsid w:val="00162DA7"/>
    <w:rsid w:val="00164074"/>
    <w:rsid w:val="00186372"/>
    <w:rsid w:val="00195C79"/>
    <w:rsid w:val="001A663F"/>
    <w:rsid w:val="001C2504"/>
    <w:rsid w:val="001C3E57"/>
    <w:rsid w:val="00200F32"/>
    <w:rsid w:val="00215E65"/>
    <w:rsid w:val="00230E16"/>
    <w:rsid w:val="00244164"/>
    <w:rsid w:val="00257AC8"/>
    <w:rsid w:val="00297E6F"/>
    <w:rsid w:val="002A05AD"/>
    <w:rsid w:val="002D26E1"/>
    <w:rsid w:val="003022CF"/>
    <w:rsid w:val="00343031"/>
    <w:rsid w:val="00360330"/>
    <w:rsid w:val="00380E81"/>
    <w:rsid w:val="003861C7"/>
    <w:rsid w:val="003873E6"/>
    <w:rsid w:val="003A0DAF"/>
    <w:rsid w:val="003B52AF"/>
    <w:rsid w:val="003C6248"/>
    <w:rsid w:val="003F14DB"/>
    <w:rsid w:val="004034FA"/>
    <w:rsid w:val="0041099B"/>
    <w:rsid w:val="00433F19"/>
    <w:rsid w:val="00442BC8"/>
    <w:rsid w:val="00450ECD"/>
    <w:rsid w:val="00462268"/>
    <w:rsid w:val="0046738E"/>
    <w:rsid w:val="004877A9"/>
    <w:rsid w:val="004E02E1"/>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047F"/>
    <w:rsid w:val="008612EC"/>
    <w:rsid w:val="008745ED"/>
    <w:rsid w:val="00882560"/>
    <w:rsid w:val="008925B5"/>
    <w:rsid w:val="00894C6E"/>
    <w:rsid w:val="008B016B"/>
    <w:rsid w:val="008B1174"/>
    <w:rsid w:val="008B4B51"/>
    <w:rsid w:val="008E6082"/>
    <w:rsid w:val="008F1532"/>
    <w:rsid w:val="008F1E2B"/>
    <w:rsid w:val="0090352F"/>
    <w:rsid w:val="00906B10"/>
    <w:rsid w:val="00914247"/>
    <w:rsid w:val="009202C0"/>
    <w:rsid w:val="00925E22"/>
    <w:rsid w:val="00941605"/>
    <w:rsid w:val="00941A9B"/>
    <w:rsid w:val="009467CE"/>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45D5"/>
    <w:rsid w:val="00AA1CDE"/>
    <w:rsid w:val="00AA221D"/>
    <w:rsid w:val="00AB025A"/>
    <w:rsid w:val="00AE0786"/>
    <w:rsid w:val="00B01304"/>
    <w:rsid w:val="00B10B2C"/>
    <w:rsid w:val="00B237BD"/>
    <w:rsid w:val="00B41D41"/>
    <w:rsid w:val="00B52998"/>
    <w:rsid w:val="00B52DD3"/>
    <w:rsid w:val="00B52E05"/>
    <w:rsid w:val="00B810DC"/>
    <w:rsid w:val="00BB6F51"/>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EF003F"/>
    <w:rsid w:val="00EF0C3D"/>
    <w:rsid w:val="00F262BD"/>
    <w:rsid w:val="00F316F8"/>
    <w:rsid w:val="00F347FE"/>
    <w:rsid w:val="00F81B68"/>
    <w:rsid w:val="00FA0F20"/>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13</Pages>
  <Words>7527</Words>
  <Characters>42910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41</cp:revision>
  <dcterms:created xsi:type="dcterms:W3CDTF">2020-04-16T02:37:00Z</dcterms:created>
  <dcterms:modified xsi:type="dcterms:W3CDTF">2020-05-20T07:42:00Z</dcterms:modified>
  <cp:category/>
</cp:coreProperties>
</file>