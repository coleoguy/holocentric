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5AE36" w14:textId="2E5B771C" w:rsidR="00EE6581" w:rsidRPr="00DE1F25" w:rsidRDefault="0033695D" w:rsidP="00DE1F25">
      <w:pPr>
        <w:spacing w:after="0"/>
        <w:rPr>
          <w:rFonts w:cstheme="minorHAnsi"/>
          <w:b/>
          <w:bCs/>
          <w:iCs/>
          <w:sz w:val="32"/>
          <w:szCs w:val="32"/>
        </w:rPr>
      </w:pPr>
      <w:r>
        <w:rPr>
          <w:rFonts w:cstheme="minorHAnsi"/>
          <w:b/>
          <w:bCs/>
          <w:iCs/>
          <w:sz w:val="32"/>
          <w:szCs w:val="32"/>
        </w:rPr>
        <w:t>Holocentric and monocentric chromosomes evolve at equal rates</w:t>
      </w:r>
    </w:p>
    <w:p w14:paraId="3EE176F7" w14:textId="5521293B"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0C7CF3" w:rsidRPr="00AE0786">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0F7179D0"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Department of Ecosystem Science and Management, Texas A&amp;M</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44FC63B6" w14:textId="77777777" w:rsidR="001B0FEA" w:rsidRDefault="003873E6" w:rsidP="00DE1F25">
      <w:pPr>
        <w:pStyle w:val="Default"/>
        <w:widowControl w:val="0"/>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31DB91B2" w:rsidR="00EE6581" w:rsidRPr="009612EA" w:rsidRDefault="00111ACE" w:rsidP="00DE1F25">
      <w:pPr>
        <w:pStyle w:val="Default"/>
        <w:widowControl w:val="0"/>
        <w:rPr>
          <w:rFonts w:asciiTheme="minorHAnsi" w:hAnsiTheme="minorHAnsi" w:cstheme="minorHAnsi"/>
          <w:iCs/>
          <w:sz w:val="22"/>
        </w:rPr>
      </w:pPr>
      <w:r>
        <w:rPr>
          <w:rFonts w:asciiTheme="minorHAnsi" w:hAnsiTheme="minorHAnsi" w:cstheme="minorHAnsi"/>
          <w:iCs/>
          <w:sz w:val="22"/>
        </w:rPr>
        <w:t xml:space="preserve">Despite the fundamental </w:t>
      </w:r>
      <w:r w:rsidR="0033695D">
        <w:rPr>
          <w:rFonts w:asciiTheme="minorHAnsi" w:hAnsiTheme="minorHAnsi" w:cstheme="minorHAnsi"/>
          <w:iCs/>
          <w:sz w:val="22"/>
        </w:rPr>
        <w:t xml:space="preserve">role </w:t>
      </w:r>
      <w:r>
        <w:rPr>
          <w:rFonts w:asciiTheme="minorHAnsi" w:hAnsiTheme="minorHAnsi" w:cstheme="minorHAnsi"/>
          <w:iCs/>
          <w:sz w:val="22"/>
        </w:rPr>
        <w:t xml:space="preserve">of centromeres two different types are observed across plants and animals. Monocentric chromosomes possess a single region that function as the centromere while in holocentric chromosomes centromere activity is </w:t>
      </w:r>
      <w:r w:rsidR="0033695D">
        <w:rPr>
          <w:rFonts w:asciiTheme="minorHAnsi" w:hAnsiTheme="minorHAnsi" w:cstheme="minorHAnsi"/>
          <w:iCs/>
          <w:sz w:val="22"/>
        </w:rPr>
        <w:t xml:space="preserve">spread </w:t>
      </w:r>
      <w:r>
        <w:rPr>
          <w:rFonts w:asciiTheme="minorHAnsi" w:hAnsiTheme="minorHAnsi" w:cstheme="minorHAnsi"/>
          <w:iCs/>
          <w:sz w:val="22"/>
        </w:rPr>
        <w:t xml:space="preserve">across the </w:t>
      </w:r>
      <w:r w:rsidR="00427E90">
        <w:rPr>
          <w:rFonts w:asciiTheme="minorHAnsi" w:hAnsiTheme="minorHAnsi" w:cstheme="minorHAnsi"/>
          <w:iCs/>
          <w:sz w:val="22"/>
        </w:rPr>
        <w:t xml:space="preserve">entire </w:t>
      </w:r>
      <w:r>
        <w:rPr>
          <w:rFonts w:asciiTheme="minorHAnsi" w:hAnsiTheme="minorHAnsi" w:cstheme="minorHAnsi"/>
          <w:iCs/>
          <w:sz w:val="22"/>
        </w:rPr>
        <w:t xml:space="preserve">chromosome. </w:t>
      </w:r>
      <w:r w:rsidR="00427E90">
        <w:rPr>
          <w:rFonts w:asciiTheme="minorHAnsi" w:hAnsiTheme="minorHAnsi" w:cstheme="minorHAnsi"/>
          <w:iCs/>
          <w:sz w:val="22"/>
        </w:rPr>
        <w:t xml:space="preserve"> Proper segregation may fail in species with monocentric chromosomes after a fusion or fission, which may </w:t>
      </w:r>
      <w:r w:rsidR="0033695D">
        <w:rPr>
          <w:rFonts w:asciiTheme="minorHAnsi" w:hAnsiTheme="minorHAnsi" w:cstheme="minorHAnsi"/>
          <w:iCs/>
          <w:sz w:val="22"/>
        </w:rPr>
        <w:t>lead to chromosomes with no</w:t>
      </w:r>
      <w:r w:rsidR="00427E90">
        <w:rPr>
          <w:rFonts w:asciiTheme="minorHAnsi" w:hAnsiTheme="minorHAnsi" w:cstheme="minorHAnsi"/>
          <w:iCs/>
          <w:sz w:val="22"/>
        </w:rPr>
        <w:t xml:space="preserve"> centromere</w:t>
      </w:r>
      <w:r w:rsidR="0033695D">
        <w:rPr>
          <w:rFonts w:asciiTheme="minorHAnsi" w:hAnsiTheme="minorHAnsi" w:cstheme="minorHAnsi"/>
          <w:iCs/>
          <w:sz w:val="22"/>
        </w:rPr>
        <w:t xml:space="preserve"> or multiple centromeres</w:t>
      </w:r>
      <w:r w:rsidR="00427E90">
        <w:rPr>
          <w:rFonts w:asciiTheme="minorHAnsi" w:hAnsiTheme="minorHAnsi" w:cstheme="minorHAnsi"/>
          <w:iCs/>
          <w:sz w:val="22"/>
        </w:rPr>
        <w:t xml:space="preserve">. </w:t>
      </w:r>
      <w:r w:rsidR="00C328DC">
        <w:rPr>
          <w:rFonts w:asciiTheme="minorHAnsi" w:hAnsiTheme="minorHAnsi" w:cstheme="minorHAnsi"/>
          <w:iCs/>
          <w:sz w:val="22"/>
        </w:rPr>
        <w:t>In contrast</w:t>
      </w:r>
      <w:r w:rsidR="005A3DA6">
        <w:rPr>
          <w:rFonts w:asciiTheme="minorHAnsi" w:hAnsiTheme="minorHAnsi" w:cstheme="minorHAnsi"/>
          <w:iCs/>
          <w:sz w:val="22"/>
        </w:rPr>
        <w:t>,</w:t>
      </w:r>
      <w:r w:rsidR="00C328DC">
        <w:rPr>
          <w:rFonts w:asciiTheme="minorHAnsi" w:hAnsiTheme="minorHAnsi" w:cstheme="minorHAnsi"/>
          <w:iCs/>
          <w:sz w:val="22"/>
        </w:rPr>
        <w:t xml:space="preserve"> species with holocentric chromosome</w:t>
      </w:r>
      <w:r w:rsidR="005A3DA6">
        <w:rPr>
          <w:rFonts w:asciiTheme="minorHAnsi" w:hAnsiTheme="minorHAnsi" w:cstheme="minorHAnsi"/>
          <w:iCs/>
          <w:sz w:val="22"/>
        </w:rPr>
        <w:t>s</w:t>
      </w:r>
      <w:r w:rsidR="00C328DC">
        <w:rPr>
          <w:rFonts w:asciiTheme="minorHAnsi" w:hAnsiTheme="minorHAnsi" w:cstheme="minorHAnsi"/>
          <w:iCs/>
          <w:sz w:val="22"/>
        </w:rPr>
        <w:t xml:space="preserve"> should still be able to safely segregate chromosomes</w:t>
      </w:r>
      <w:r w:rsidR="00427E90">
        <w:rPr>
          <w:rFonts w:asciiTheme="minorHAnsi" w:hAnsiTheme="minorHAnsi" w:cstheme="minorHAnsi"/>
          <w:iCs/>
          <w:sz w:val="22"/>
        </w:rPr>
        <w:t xml:space="preserve"> after fusion or fission</w:t>
      </w:r>
      <w:r w:rsidR="00C328DC">
        <w:rPr>
          <w:rFonts w:asciiTheme="minorHAnsi" w:hAnsiTheme="minorHAnsi" w:cstheme="minorHAnsi"/>
          <w:iCs/>
          <w:sz w:val="22"/>
        </w:rPr>
        <w:t xml:space="preserve">.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t>
      </w:r>
      <w:r w:rsidR="00427E90">
        <w:rPr>
          <w:rFonts w:asciiTheme="minorHAnsi" w:hAnsiTheme="minorHAnsi" w:cstheme="minorHAnsi"/>
          <w:sz w:val="22"/>
        </w:rPr>
        <w:t xml:space="preserve">between these systems, </w:t>
      </w:r>
      <w:r w:rsidR="00D32443" w:rsidRPr="009612EA">
        <w:rPr>
          <w:rFonts w:asciiTheme="minorHAnsi" w:hAnsiTheme="minorHAnsi" w:cstheme="minorHAnsi"/>
          <w:sz w:val="22"/>
        </w:rPr>
        <w:t>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3873E6" w:rsidRPr="009612EA">
        <w:rPr>
          <w:rFonts w:asciiTheme="minorHAnsi" w:hAnsiTheme="minorHAnsi" w:cstheme="minorHAnsi"/>
          <w:iCs/>
          <w:sz w:val="22"/>
        </w:rPr>
        <w:t>12,41</w:t>
      </w:r>
      <w:r w:rsidR="00980022">
        <w:rPr>
          <w:rFonts w:asciiTheme="minorHAnsi" w:hAnsiTheme="minorHAnsi" w:cstheme="minorHAnsi"/>
          <w:iCs/>
          <w:sz w:val="22"/>
        </w:rPr>
        <w:t>1</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w:t>
      </w:r>
      <w:r w:rsidR="0033695D">
        <w:rPr>
          <w:rFonts w:asciiTheme="minorHAnsi" w:hAnsiTheme="minorHAnsi" w:cstheme="minorHAnsi"/>
          <w:iCs/>
          <w:sz w:val="22"/>
        </w:rPr>
        <w:t xml:space="preserve">However, </w:t>
      </w:r>
      <w:r w:rsidR="00EB4A1A" w:rsidRPr="009612EA">
        <w:rPr>
          <w:rFonts w:asciiTheme="minorHAnsi" w:hAnsiTheme="minorHAnsi" w:cstheme="minorHAnsi"/>
          <w:iCs/>
          <w:sz w:val="22"/>
        </w:rPr>
        <w:t>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other co</w:t>
      </w:r>
      <w:r w:rsidR="005A3DA6">
        <w:rPr>
          <w:rFonts w:asciiTheme="minorHAnsi" w:hAnsiTheme="minorHAnsi" w:cstheme="minorHAnsi"/>
          <w:iCs/>
          <w:sz w:val="22"/>
        </w:rPr>
        <w:t>-</w:t>
      </w:r>
      <w:r w:rsidR="00C328DC">
        <w:rPr>
          <w:rFonts w:asciiTheme="minorHAnsi" w:hAnsiTheme="minorHAnsi" w:cstheme="minorHAnsi"/>
          <w:iCs/>
          <w:sz w:val="22"/>
        </w:rPr>
        <w:t xml:space="preserve">evolving traits must explain striking </w:t>
      </w:r>
      <w:r w:rsidR="00947779">
        <w:rPr>
          <w:rFonts w:asciiTheme="minorHAnsi" w:hAnsiTheme="minorHAnsi" w:cstheme="minorHAnsi"/>
          <w:iCs/>
          <w:sz w:val="22"/>
        </w:rPr>
        <w:t xml:space="preserve">differences </w:t>
      </w:r>
      <w:r w:rsidR="00614AC6">
        <w:rPr>
          <w:rFonts w:asciiTheme="minorHAnsi" w:hAnsiTheme="minorHAnsi" w:cstheme="minorHAnsi"/>
          <w:iCs/>
          <w:sz w:val="22"/>
        </w:rPr>
        <w:t>between</w:t>
      </w:r>
      <w:r w:rsidR="00947779">
        <w:rPr>
          <w:rFonts w:asciiTheme="minorHAnsi" w:hAnsiTheme="minorHAnsi" w:cstheme="minorHAnsi"/>
          <w:iCs/>
          <w:sz w:val="22"/>
        </w:rPr>
        <w:t xml:space="preserve"> clades. </w:t>
      </w:r>
    </w:p>
    <w:p w14:paraId="18748F07" w14:textId="631032A8" w:rsidR="00EB4A1A" w:rsidRPr="00AE0786" w:rsidRDefault="00EB4A1A" w:rsidP="00DE1F25">
      <w:pPr>
        <w:spacing w:after="0"/>
        <w:rPr>
          <w:rFonts w:cstheme="minorHAnsi"/>
          <w:b/>
          <w:bCs/>
          <w:iCs/>
          <w:sz w:val="22"/>
          <w:szCs w:val="22"/>
        </w:rPr>
      </w:pPr>
      <w:r w:rsidRPr="00AE0786">
        <w:rPr>
          <w:rFonts w:cstheme="minorHAnsi"/>
          <w:b/>
          <w:bCs/>
          <w:iCs/>
          <w:sz w:val="22"/>
          <w:szCs w:val="22"/>
        </w:rPr>
        <w:br w:type="page"/>
      </w:r>
    </w:p>
    <w:p w14:paraId="7A849400" w14:textId="08CB181E" w:rsidR="006C71CA" w:rsidRPr="00AE0786" w:rsidRDefault="00D97F3B"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lastRenderedPageBreak/>
        <w:t>Introduction</w:t>
      </w:r>
    </w:p>
    <w:p w14:paraId="1C17C4D0" w14:textId="77777777" w:rsidR="00DE1F25" w:rsidRDefault="00DE1F25" w:rsidP="00DE1F25">
      <w:pPr>
        <w:pStyle w:val="Default"/>
        <w:widowControl w:val="0"/>
        <w:rPr>
          <w:rFonts w:asciiTheme="minorHAnsi" w:hAnsiTheme="minorHAnsi" w:cstheme="minorHAnsi"/>
          <w:sz w:val="22"/>
        </w:rPr>
      </w:pPr>
    </w:p>
    <w:p w14:paraId="5EA0F9E7" w14:textId="0A3C6739" w:rsidR="00442BC8" w:rsidRPr="00AE0786" w:rsidRDefault="0065584C" w:rsidP="00DE1F25">
      <w:pPr>
        <w:pStyle w:val="Default"/>
        <w:widowControl w:val="0"/>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aWxzb248L3N0eWxlPjxzdHlsZSBmYWNlPSJpdGFsaWMiPiBldCBhbC48L3N0eWxlPiAxOTc1YTsg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</w:fldData>
        </w:fldChar>
      </w:r>
      <w:r w:rsidR="0072574C">
        <w:rPr>
          <w:rFonts w:asciiTheme="minorHAnsi" w:hAnsiTheme="minorHAnsi" w:cstheme="minorHAnsi"/>
          <w:color w:val="000000" w:themeColor="text1"/>
          <w:sz w:val="22"/>
        </w:rPr>
        <w:instrText xml:space="preserve"> ADDIN EN.CITE </w:instrText>
      </w:r>
      <w:r w:rsidR="0072574C">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aWxzb248L3N0eWxlPjxzdHlsZSBmYWNlPSJpdGFsaWMiPiBldCBhbC48L3N0eWxlPiAxOTc1YTsg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</w:fldData>
        </w:fldChar>
      </w:r>
      <w:r w:rsidR="0072574C">
        <w:rPr>
          <w:rFonts w:asciiTheme="minorHAnsi" w:hAnsiTheme="minorHAnsi" w:cstheme="minorHAnsi"/>
          <w:color w:val="000000" w:themeColor="text1"/>
          <w:sz w:val="22"/>
        </w:rPr>
        <w:instrText xml:space="preserve"> ADDIN EN.CITE.DATA </w:instrText>
      </w:r>
      <w:r w:rsidR="0072574C">
        <w:rPr>
          <w:rFonts w:asciiTheme="minorHAnsi" w:hAnsiTheme="minorHAnsi" w:cstheme="minorHAnsi"/>
          <w:color w:val="000000" w:themeColor="text1"/>
          <w:sz w:val="22"/>
        </w:rPr>
      </w:r>
      <w:r w:rsidR="0072574C">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r>
      <w:r w:rsidR="00450ECD">
        <w:rPr>
          <w:rFonts w:asciiTheme="minorHAnsi" w:hAnsiTheme="minorHAnsi" w:cstheme="minorHAnsi"/>
          <w:color w:val="000000" w:themeColor="text1"/>
          <w:sz w:val="22"/>
        </w:rPr>
        <w:fldChar w:fldCharType="separate"/>
      </w:r>
      <w:r w:rsidR="0072574C">
        <w:rPr>
          <w:rFonts w:asciiTheme="minorHAnsi" w:hAnsiTheme="minorHAnsi" w:cstheme="minorHAnsi"/>
          <w:noProof/>
          <w:color w:val="000000" w:themeColor="text1"/>
          <w:sz w:val="22"/>
        </w:rPr>
        <w:t>(</w:t>
      </w:r>
      <w:r w:rsidR="0072574C" w:rsidRPr="0072574C">
        <w:rPr>
          <w:rFonts w:asciiTheme="minorHAnsi" w:hAnsiTheme="minorHAnsi" w:cstheme="minorHAnsi"/>
          <w:smallCaps/>
          <w:noProof/>
          <w:color w:val="000000" w:themeColor="text1"/>
          <w:sz w:val="22"/>
        </w:rPr>
        <w:t>Wilson</w:t>
      </w:r>
      <w:r w:rsidR="0072574C" w:rsidRPr="0072574C">
        <w:rPr>
          <w:rFonts w:asciiTheme="minorHAnsi" w:hAnsiTheme="minorHAnsi" w:cstheme="minorHAnsi"/>
          <w:i/>
          <w:noProof/>
          <w:color w:val="000000" w:themeColor="text1"/>
          <w:sz w:val="22"/>
        </w:rPr>
        <w:t xml:space="preserve"> et al.</w:t>
      </w:r>
      <w:r w:rsidR="0072574C">
        <w:rPr>
          <w:rFonts w:asciiTheme="minorHAnsi" w:hAnsiTheme="minorHAnsi" w:cstheme="minorHAnsi"/>
          <w:noProof/>
          <w:color w:val="000000" w:themeColor="text1"/>
          <w:sz w:val="22"/>
        </w:rPr>
        <w:t xml:space="preserve"> 1975a; </w:t>
      </w:r>
      <w:r w:rsidR="0072574C" w:rsidRPr="0072574C">
        <w:rPr>
          <w:rFonts w:asciiTheme="minorHAnsi" w:hAnsiTheme="minorHAnsi" w:cstheme="minorHAnsi"/>
          <w:smallCaps/>
          <w:noProof/>
          <w:color w:val="000000" w:themeColor="text1"/>
          <w:sz w:val="22"/>
        </w:rPr>
        <w:t>White</w:t>
      </w:r>
      <w:r w:rsidR="0072574C">
        <w:rPr>
          <w:rFonts w:asciiTheme="minorHAnsi" w:hAnsiTheme="minorHAnsi" w:cstheme="minorHAnsi"/>
          <w:noProof/>
          <w:color w:val="000000" w:themeColor="text1"/>
          <w:sz w:val="22"/>
        </w:rPr>
        <w:t xml:space="preserve"> 1978a; </w:t>
      </w:r>
      <w:r w:rsidR="0072574C" w:rsidRPr="0072574C">
        <w:rPr>
          <w:rFonts w:asciiTheme="minorHAnsi" w:hAnsiTheme="minorHAnsi" w:cstheme="minorHAnsi"/>
          <w:smallCaps/>
          <w:noProof/>
          <w:color w:val="000000" w:themeColor="text1"/>
          <w:sz w:val="22"/>
        </w:rPr>
        <w:t>Bush</w:t>
      </w:r>
      <w:r w:rsidR="0072574C">
        <w:rPr>
          <w:rFonts w:asciiTheme="minorHAnsi" w:hAnsiTheme="minorHAnsi" w:cstheme="minorHAnsi"/>
          <w:noProof/>
          <w:color w:val="000000" w:themeColor="text1"/>
          <w:sz w:val="22"/>
        </w:rPr>
        <w:t xml:space="preserve"> 1982)</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5A4333">
        <w:rPr>
          <w:rFonts w:asciiTheme="minorHAnsi" w:hAnsiTheme="minorHAnsi" w:cstheme="minorHAnsi"/>
          <w:sz w:val="22"/>
        </w:rPr>
        <w:instrText xml:space="preserve"> ADDIN EN.CITE &lt;EndNote&gt;&lt;Cite&gt;&lt;Author&gt;Escudero&lt;/Author&gt;&lt;Year&gt;2016&lt;/Year&gt;&lt;RecNum&gt;429&lt;/RecNum&gt;&lt;DisplayText&gt;(&lt;style face="smallcaps"&gt;Escudero&lt;/style&gt;&lt;style face="italic"&gt; et al.&lt;/style&gt; 2016)&lt;/DisplayText&gt;&lt;record&gt;&lt;rec-number&gt;429&lt;/rec-number&gt;&lt;foreign-keys&gt;&lt;key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053A54">
        <w:rPr>
          <w:rFonts w:asciiTheme="minorHAnsi" w:hAnsiTheme="minorHAnsi" w:cstheme="minorHAnsi"/>
          <w:noProof/>
          <w:sz w:val="22"/>
        </w:rPr>
        <w:t>(</w:t>
      </w:r>
      <w:r w:rsidR="00053A54" w:rsidRPr="00053A54">
        <w:rPr>
          <w:rFonts w:asciiTheme="minorHAnsi" w:hAnsiTheme="minorHAnsi" w:cstheme="minorHAnsi"/>
          <w:smallCaps/>
          <w:noProof/>
          <w:sz w:val="22"/>
        </w:rPr>
        <w:t>Escudero</w:t>
      </w:r>
      <w:r w:rsidR="00053A54" w:rsidRPr="00053A54">
        <w:rPr>
          <w:rFonts w:asciiTheme="minorHAnsi" w:hAnsiTheme="minorHAnsi" w:cstheme="minorHAnsi"/>
          <w:i/>
          <w:noProof/>
          <w:sz w:val="22"/>
        </w:rPr>
        <w:t xml:space="preserve"> et al.</w:t>
      </w:r>
      <w:r w:rsidR="00053A54">
        <w:rPr>
          <w:rFonts w:asciiTheme="minorHAnsi" w:hAnsiTheme="minorHAnsi" w:cstheme="minorHAnsi"/>
          <w:noProof/>
          <w:sz w:val="22"/>
        </w:rPr>
        <w:t xml:space="preserve"> 2016)</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E23285">
        <w:rPr>
          <w:rFonts w:asciiTheme="minorHAnsi" w:hAnsiTheme="minorHAnsi" w:cstheme="minorHAnsi"/>
          <w:sz w:val="22"/>
        </w:rPr>
        <w:t>C</w:t>
      </w:r>
      <w:r w:rsidR="00A612D9">
        <w:rPr>
          <w:rFonts w:asciiTheme="minorHAnsi" w:hAnsiTheme="minorHAnsi" w:cstheme="minorHAnsi"/>
          <w:sz w:val="22"/>
        </w:rPr>
        <w:t>hange in c</w:t>
      </w:r>
      <w:r w:rsidR="00E23285">
        <w:rPr>
          <w:rFonts w:asciiTheme="minorHAnsi" w:hAnsiTheme="minorHAnsi" w:cstheme="minorHAnsi"/>
          <w:sz w:val="22"/>
        </w:rPr>
        <w:t>hromosome number</w:t>
      </w:r>
      <w:r w:rsidR="00442BC8" w:rsidRPr="00AE0786">
        <w:rPr>
          <w:rFonts w:asciiTheme="minorHAnsi" w:hAnsiTheme="minorHAnsi" w:cstheme="minorHAnsi"/>
          <w:sz w:val="22"/>
        </w:rPr>
        <w:t xml:space="preserve"> has even been proposed as a possible driver of speciation</w:t>
      </w:r>
      <w:r w:rsidR="00BB6F51">
        <w:rPr>
          <w:rFonts w:asciiTheme="minorHAnsi" w:hAnsiTheme="minorHAnsi" w:cstheme="minorHAnsi"/>
          <w:sz w:val="22"/>
        </w:rPr>
        <w:t xml:space="preserve"> </w:t>
      </w:r>
      <w:r w:rsidR="00BB6F51">
        <w:rPr>
          <w:rFonts w:asciiTheme="minorHAnsi" w:hAnsiTheme="minorHAnsi" w:cstheme="minorHAnsi"/>
          <w:sz w:val="22"/>
        </w:rPr>
        <w:fldChar w:fldCharType="begin"/>
      </w:r>
      <w:r w:rsidR="002E1D42">
        <w:rPr>
          <w:rFonts w:asciiTheme="minorHAnsi" w:hAnsiTheme="minorHAnsi" w:cstheme="minorHAnsi"/>
          <w:sz w:val="22"/>
        </w:rPr>
        <w:instrText xml:space="preserve"> ADDIN EN.CITE &lt;EndNote&gt;&lt;Cite&gt;&lt;Author&gt;White&lt;/Author&gt;&lt;Year&gt;1978&lt;/Year&gt;&lt;RecNum&gt;437&lt;/RecNum&gt;&lt;DisplayText&gt;(&lt;style face="smallcaps"&gt;White&lt;/style&gt; 1978a)&lt;/DisplayText&gt;&lt;record&gt;&lt;rec-number&gt;437&lt;/rec-number&gt;&lt;foreign-keys&gt;&lt;key app="EN" db-id="psx5aavda22efleatx5vaweatapzwapastxd" timestamp="1589959346" guid="56a70503-dc94-4ea7-9bff-c2bb416b1ad4"&gt;437&lt;/key&gt;&lt;/foreign-keys&gt;&lt;ref-type name="Report"&gt;27&lt;/ref-type&gt;&lt;contributors&gt;&lt;authors&gt;&lt;author&gt;White, Michael JD&lt;/author&gt;&lt;/authors&gt;&lt;/contributors&gt;&lt;titles&gt;&lt;title&gt;Modes of speciation&lt;/title&gt;&lt;/titles&gt;&lt;dates&gt;&lt;year&gt;1978&lt;/year&gt;&lt;/dates&gt;&lt;urls&gt;&lt;/urls&gt;&lt;/record&gt;&lt;/Cite&gt;&lt;/EndNote&gt;</w:instrText>
      </w:r>
      <w:r w:rsidR="00BB6F51">
        <w:rPr>
          <w:rFonts w:asciiTheme="minorHAnsi" w:hAnsiTheme="minorHAnsi" w:cstheme="minorHAnsi"/>
          <w:sz w:val="22"/>
        </w:rPr>
        <w:fldChar w:fldCharType="separate"/>
      </w:r>
      <w:r w:rsidR="002E1D42">
        <w:rPr>
          <w:rFonts w:asciiTheme="minorHAnsi" w:hAnsiTheme="minorHAnsi" w:cstheme="minorHAnsi"/>
          <w:noProof/>
          <w:sz w:val="22"/>
        </w:rPr>
        <w:t>(</w:t>
      </w:r>
      <w:r w:rsidR="002E1D42" w:rsidRPr="002E1D42">
        <w:rPr>
          <w:rFonts w:asciiTheme="minorHAnsi" w:hAnsiTheme="minorHAnsi" w:cstheme="minorHAnsi"/>
          <w:smallCaps/>
          <w:noProof/>
          <w:sz w:val="22"/>
        </w:rPr>
        <w:t>White</w:t>
      </w:r>
      <w:r w:rsidR="002E1D42">
        <w:rPr>
          <w:rFonts w:asciiTheme="minorHAnsi" w:hAnsiTheme="minorHAnsi" w:cstheme="minorHAnsi"/>
          <w:noProof/>
          <w:sz w:val="22"/>
        </w:rPr>
        <w:t xml:space="preserve"> 1978a)</w:t>
      </w:r>
      <w:r w:rsidR="00BB6F51">
        <w:rPr>
          <w:rFonts w:asciiTheme="minorHAnsi" w:hAnsiTheme="minorHAnsi" w:cstheme="minorHAnsi"/>
          <w:sz w:val="22"/>
        </w:rPr>
        <w:fldChar w:fldCharType="end"/>
      </w:r>
      <w:r w:rsidR="007F3446" w:rsidRPr="00AE0786">
        <w:rPr>
          <w:rFonts w:asciiTheme="minorHAnsi" w:hAnsiTheme="minorHAnsi" w:cstheme="minorHAnsi"/>
          <w:sz w:val="22"/>
        </w:rPr>
        <w:t xml:space="preserve"> </w:t>
      </w:r>
      <w:r w:rsidR="00442BC8" w:rsidRPr="00AE0786">
        <w:rPr>
          <w:rFonts w:asciiTheme="minorHAnsi" w:hAnsiTheme="minorHAnsi" w:cstheme="minorHAnsi"/>
          <w:sz w:val="22"/>
        </w:rPr>
        <w:t xml:space="preserve">. However, theoretical work has suggested that </w:t>
      </w:r>
      <w:r w:rsidR="00053A54">
        <w:rPr>
          <w:rFonts w:asciiTheme="minorHAnsi" w:hAnsiTheme="minorHAnsi" w:cstheme="minorHAnsi"/>
          <w:sz w:val="22"/>
        </w:rPr>
        <w:t>a</w:t>
      </w:r>
      <w:r w:rsidR="00442BC8" w:rsidRPr="00AE0786">
        <w:rPr>
          <w:rFonts w:asciiTheme="minorHAnsi" w:hAnsiTheme="minorHAnsi" w:cstheme="minorHAnsi"/>
          <w:sz w:val="22"/>
        </w:rPr>
        <w:t xml:space="preserve"> stasipatric model of speciation</w:t>
      </w:r>
      <w:r w:rsidR="00614AC6">
        <w:rPr>
          <w:rFonts w:asciiTheme="minorHAnsi" w:hAnsiTheme="minorHAnsi" w:cstheme="minorHAnsi"/>
          <w:sz w:val="22"/>
        </w:rPr>
        <w:t xml:space="preserve"> (speciation where the barrier to hybridization is a chromosomal rearrangement) </w:t>
      </w:r>
      <w:r w:rsidR="00442BC8" w:rsidRPr="00AE0786">
        <w:rPr>
          <w:rFonts w:asciiTheme="minorHAnsi" w:hAnsiTheme="minorHAnsi" w:cstheme="minorHAnsi"/>
          <w:sz w:val="22"/>
        </w:rPr>
        <w:t>may be unlikely</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Lande</w:t>
      </w:r>
      <w:r w:rsidR="008F1E2B" w:rsidRPr="00AE0786">
        <w:rPr>
          <w:rFonts w:asciiTheme="minorHAnsi" w:hAnsiTheme="minorHAnsi" w:cstheme="minorHAnsi"/>
          <w:noProof/>
          <w:sz w:val="22"/>
        </w:rPr>
        <w:t xml:space="preserve"> 1984)</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Furthermore, empirical evidence suggests that many chromosomal rearrangements may have little or no fitness effect</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A86549">
        <w:rPr>
          <w:rFonts w:asciiTheme="minorHAnsi" w:hAnsiTheme="minorHAnsi" w:cstheme="minorHAnsi"/>
          <w:sz w:val="22"/>
        </w:rPr>
        <w:instrText xml:space="preserve"> ADDIN EN.CITE &lt;EndNote&gt;&lt;Cite&gt;&lt;Author&gt;Sites Jr&lt;/Author&gt;&lt;Year&gt;1987&lt;/Year&gt;&lt;RecNum&gt;430&lt;/RecNum&gt;&lt;DisplayText&gt;(&lt;style face="smallcaps"&gt;Sites Jr and Moritz&lt;/style&gt; 1987; &lt;style face="smallcaps"&gt;Coyne&lt;/style&gt;&lt;style face="italic"&gt; et al.&lt;/style&gt; 1993)&lt;/DisplayText&gt;&lt;record&gt;&lt;rec-number&gt;430&lt;/rec-number&gt;&lt;foreign-keys&gt;&lt;key app="EN" db-id="psx5aavda22efleatx5vaweatapzwapastxd" timestamp="1589955367" guid="22d69156-cd3a-4c9a-b7e1-489351137cbb"&gt;430&lt;/key&gt;&lt;/foreign-keys&gt;&lt;ref-type name="Journal Article"&gt;17&lt;/ref-type&gt;&lt;contributors&gt;&lt;authors&gt;&lt;author&gt;Sites Jr, Jack W&lt;/author&gt;&lt;author&gt;Moritz, Craig&lt;/author&gt;&lt;/authors&gt;&lt;/contributors&gt;&lt;titles&gt;&lt;title&gt;Chromosomal evolution and speciation revisited&lt;/title&gt;&lt;secondary-title&gt;Systematic Zoology&lt;/secondary-title&gt;&lt;/titles&gt;&lt;periodical&gt;&lt;full-title&gt;Systematic Zoology&lt;/full-title&gt;&lt;/periodical&gt;&lt;pages&gt;153-174&lt;/pages&gt;&lt;volume&gt;36&lt;/volume&gt;&lt;number&gt;2&lt;/number&gt;&lt;dates&gt;&lt;year&gt;1987&lt;/year&gt;&lt;/dates&gt;&lt;isbn&gt;1076-836X&lt;/isbn&gt;&lt;urls&gt;&lt;/urls&gt;&lt;/record&gt;&lt;/Cite&gt;&lt;Cite&gt;&lt;Author&gt;Coyne&lt;/Author&gt;&lt;Year&gt;1993&lt;/Year&gt;&lt;RecNum&gt;431&lt;/RecNum&gt;&lt;record&gt;&lt;rec-number&gt;431&lt;/rec-number&gt;&lt;foreign-keys&gt;&lt;key app="EN" db-id="psx5aavda22efleatx5vaweatapzwapastxd" timestamp="1589955769" guid="b550dea3-d9fc-409d-a7ad-35a14a1a7fcf"&gt;431&lt;/key&gt;&lt;/foreign-keys&gt;&lt;ref-type name="Journal Article"&gt;17&lt;/ref-type&gt;&lt;contributors&gt;&lt;authors&gt;&lt;author&gt;Coyne, Jerry A&lt;/author&gt;&lt;author&gt;Meyers, Wendy&lt;/author&gt;&lt;author&gt;Crittenden, Anne P&lt;/author&gt;&lt;author&gt;Sniegowski, Paul&lt;/author&gt;&lt;/authors&gt;&lt;/contributors&gt;&lt;titles&gt;&lt;title&gt;The fertility effects of pericentric inversions in Drosophila melanogaster&lt;/title&gt;&lt;secondary-title&gt;Genetics&lt;/secondary-title&gt;&lt;/titles&gt;&lt;periodical&gt;&lt;full-title&gt;Genetics&lt;/full-title&gt;&lt;/periodical&gt;&lt;pages&gt;487-496&lt;/pages&gt;&lt;volume&gt;134&lt;/volume&gt;&lt;number&gt;2&lt;/number&gt;&lt;dates&gt;&lt;year&gt;1993&lt;/year&gt;&lt;/dates&gt;&lt;isbn&gt;0016-6731&lt;/isbn&gt;&lt;urls&gt;&lt;/urls&gt;&lt;/record&gt;&lt;/Cite&gt;&lt;/EndNote&gt;</w:instrText>
      </w:r>
      <w:r w:rsidR="008F1E2B"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Sites Jr and Moritz</w:t>
      </w:r>
      <w:r w:rsidR="005A4333">
        <w:rPr>
          <w:rFonts w:asciiTheme="minorHAnsi" w:hAnsiTheme="minorHAnsi" w:cstheme="minorHAnsi"/>
          <w:noProof/>
          <w:sz w:val="22"/>
        </w:rPr>
        <w:t xml:space="preserve"> 1987; </w:t>
      </w:r>
      <w:r w:rsidR="005A4333" w:rsidRPr="005A4333">
        <w:rPr>
          <w:rFonts w:asciiTheme="minorHAnsi" w:hAnsiTheme="minorHAnsi" w:cstheme="minorHAnsi"/>
          <w:smallCaps/>
          <w:noProof/>
          <w:sz w:val="22"/>
        </w:rPr>
        <w:t>Coyne</w:t>
      </w:r>
      <w:r w:rsidR="005A4333" w:rsidRPr="005A4333">
        <w:rPr>
          <w:rFonts w:asciiTheme="minorHAnsi" w:hAnsiTheme="minorHAnsi" w:cstheme="minorHAnsi"/>
          <w:i/>
          <w:noProof/>
          <w:sz w:val="22"/>
        </w:rPr>
        <w:t xml:space="preserve"> et al.</w:t>
      </w:r>
      <w:r w:rsidR="005A4333">
        <w:rPr>
          <w:rFonts w:asciiTheme="minorHAnsi" w:hAnsiTheme="minorHAnsi" w:cstheme="minorHAnsi"/>
          <w:noProof/>
          <w:sz w:val="22"/>
        </w:rPr>
        <w:t xml:space="preserve"> 1993)</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xml:space="preserve">. More recently structural rearrangements have been proposed as a mechanism of speciation without the </w:t>
      </w:r>
      <w:r w:rsidR="00164074" w:rsidRPr="00AE0786">
        <w:rPr>
          <w:rFonts w:asciiTheme="minorHAnsi" w:hAnsiTheme="minorHAnsi" w:cstheme="minorHAnsi"/>
          <w:sz w:val="22"/>
        </w:rPr>
        <w:t>requirement</w:t>
      </w:r>
      <w:r w:rsidR="00442BC8" w:rsidRPr="00AE0786">
        <w:rPr>
          <w:rFonts w:asciiTheme="minorHAnsi" w:hAnsiTheme="minorHAnsi" w:cstheme="minorHAnsi"/>
          <w:sz w:val="22"/>
        </w:rPr>
        <w:t xml:space="preserve"> for underdominance</w:t>
      </w:r>
      <w:r w:rsidR="00B237BD" w:rsidRPr="00AE0786">
        <w:rPr>
          <w:rFonts w:asciiTheme="minorHAnsi" w:hAnsiTheme="minorHAnsi" w:cstheme="minorHAnsi"/>
          <w:sz w:val="22"/>
        </w:rPr>
        <w:t xml:space="preserve"> </w:t>
      </w:r>
      <w:r w:rsidR="00B237BD" w:rsidRPr="00AE0786">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Rieseberg</w:t>
      </w:r>
      <w:r w:rsidR="005A4333">
        <w:rPr>
          <w:rFonts w:asciiTheme="minorHAnsi" w:hAnsiTheme="minorHAnsi" w:cstheme="minorHAnsi"/>
          <w:noProof/>
          <w:sz w:val="22"/>
        </w:rPr>
        <w:t xml:space="preserve"> 2001; </w:t>
      </w:r>
      <w:r w:rsidR="005A4333" w:rsidRPr="005A4333">
        <w:rPr>
          <w:rFonts w:asciiTheme="minorHAnsi" w:hAnsiTheme="minorHAnsi" w:cstheme="minorHAnsi"/>
          <w:smallCaps/>
          <w:noProof/>
          <w:sz w:val="22"/>
        </w:rPr>
        <w:t>Faria and Navarro</w:t>
      </w:r>
      <w:r w:rsidR="005A4333">
        <w:rPr>
          <w:rFonts w:asciiTheme="minorHAnsi" w:hAnsiTheme="minorHAnsi" w:cstheme="minorHAnsi"/>
          <w:noProof/>
          <w:sz w:val="22"/>
        </w:rPr>
        <w:t xml:space="preserve"> 2010; </w:t>
      </w:r>
      <w:r w:rsidR="005A4333" w:rsidRPr="005A4333">
        <w:rPr>
          <w:rFonts w:asciiTheme="minorHAnsi" w:hAnsiTheme="minorHAnsi" w:cstheme="minorHAnsi"/>
          <w:smallCaps/>
          <w:noProof/>
          <w:sz w:val="22"/>
        </w:rPr>
        <w:t>Guerrero and Kirkpatrick</w:t>
      </w:r>
      <w:r w:rsidR="005A4333">
        <w:rPr>
          <w:rFonts w:asciiTheme="minorHAnsi" w:hAnsiTheme="minorHAnsi" w:cstheme="minorHAnsi"/>
          <w:noProof/>
          <w:sz w:val="22"/>
        </w:rPr>
        <w:t xml:space="preserve"> 2014)</w:t>
      </w:r>
      <w:r w:rsidR="00B237BD" w:rsidRPr="00AE0786">
        <w:rPr>
          <w:rFonts w:asciiTheme="minorHAnsi" w:hAnsiTheme="minorHAnsi" w:cstheme="minorHAnsi"/>
          <w:sz w:val="22"/>
        </w:rPr>
        <w:fldChar w:fldCharType="end"/>
      </w:r>
      <w:r w:rsidR="00B237BD" w:rsidRPr="00AE0786">
        <w:rPr>
          <w:rFonts w:asciiTheme="minorHAnsi" w:hAnsiTheme="minorHAnsi" w:cstheme="minorHAnsi"/>
          <w:smallCaps/>
          <w:noProof/>
          <w:sz w:val="22"/>
        </w:rPr>
        <w:t xml:space="preserve">. </w:t>
      </w:r>
      <w:r w:rsidR="00442BC8" w:rsidRPr="00AE0786">
        <w:rPr>
          <w:rFonts w:asciiTheme="minorHAnsi" w:hAnsiTheme="minorHAnsi" w:cstheme="minorHAnsi"/>
          <w:sz w:val="22"/>
        </w:rPr>
        <w:t>In light of the possible role of chromosomal change in speciation</w:t>
      </w:r>
      <w:r w:rsidR="00230E16" w:rsidRPr="00AE0786">
        <w:rPr>
          <w:rFonts w:asciiTheme="minorHAnsi" w:hAnsiTheme="minorHAnsi" w:cstheme="minorHAnsi"/>
          <w:sz w:val="22"/>
        </w:rPr>
        <w:t>,</w:t>
      </w:r>
      <w:r w:rsidR="00442BC8" w:rsidRPr="00AE0786">
        <w:rPr>
          <w:rFonts w:asciiTheme="minorHAnsi" w:hAnsiTheme="minorHAnsi" w:cstheme="minorHAnsi"/>
          <w:sz w:val="22"/>
        </w:rPr>
        <w:t xml:space="preserve"> identifying traits associated with increased rates of chromosomal rearrangements may explain patterns of extant diversity.</w:t>
      </w:r>
      <w:r w:rsidR="00614AC6" w:rsidRPr="00614AC6">
        <w:rPr>
          <w:rFonts w:asciiTheme="minorHAnsi" w:hAnsiTheme="minorHAnsi" w:cstheme="minorHAnsi"/>
          <w:sz w:val="22"/>
        </w:rPr>
        <w:t xml:space="preserve"> </w:t>
      </w:r>
      <w:r w:rsidR="00614AC6" w:rsidRPr="00AE0786">
        <w:rPr>
          <w:rFonts w:asciiTheme="minorHAnsi" w:hAnsiTheme="minorHAnsi" w:cstheme="minorHAnsi"/>
          <w:sz w:val="22"/>
        </w:rPr>
        <w:t>Unfortunately, the evolution of chromosome number has been recalcitrant to the formation of rules or generalizations that can explain variation in patterns and rates across large clades.</w:t>
      </w:r>
    </w:p>
    <w:p w14:paraId="52EB3E83" w14:textId="77777777" w:rsidR="00DE1F25" w:rsidRDefault="00DE1F25" w:rsidP="00DE1F25">
      <w:pPr>
        <w:pStyle w:val="Default"/>
        <w:widowControl w:val="0"/>
        <w:rPr>
          <w:rFonts w:asciiTheme="minorHAnsi" w:hAnsiTheme="minorHAnsi" w:cstheme="minorHAnsi"/>
          <w:sz w:val="22"/>
        </w:rPr>
      </w:pPr>
    </w:p>
    <w:p w14:paraId="70518A15" w14:textId="48434046" w:rsidR="009C5348" w:rsidRPr="00AE0786" w:rsidRDefault="00614AC6" w:rsidP="00DE1F25">
      <w:pPr>
        <w:pStyle w:val="Default"/>
        <w:widowControl w:val="0"/>
        <w:rPr>
          <w:rFonts w:asciiTheme="minorHAnsi" w:hAnsiTheme="minorHAnsi" w:cstheme="minorHAnsi"/>
          <w:sz w:val="22"/>
        </w:rPr>
      </w:pPr>
      <w:r>
        <w:rPr>
          <w:rFonts w:asciiTheme="minorHAnsi" w:hAnsiTheme="minorHAnsi" w:cstheme="minorHAnsi"/>
          <w:sz w:val="22"/>
        </w:rPr>
        <w:t>However, w</w:t>
      </w:r>
      <w:r w:rsidR="00A612D9">
        <w:rPr>
          <w:rFonts w:asciiTheme="minorHAnsi" w:hAnsiTheme="minorHAnsi" w:cstheme="minorHAnsi"/>
          <w:sz w:val="22"/>
        </w:rPr>
        <w:t xml:space="preserve">ithin clades, karyotypes are reshaped primarily through fusions and fissions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Lucek</w:t>
      </w:r>
      <w:r w:rsidR="00D7569D" w:rsidRPr="00AE0786">
        <w:rPr>
          <w:rFonts w:asciiTheme="minorHAnsi" w:hAnsiTheme="minorHAnsi" w:cstheme="minorHAnsi"/>
          <w:noProof/>
          <w:sz w:val="22"/>
        </w:rPr>
        <w:t xml:space="preserve"> 2018)</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 xml:space="preserve">for simplicity to describe </w:t>
      </w:r>
      <w:r>
        <w:rPr>
          <w:rFonts w:asciiTheme="minorHAnsi" w:hAnsiTheme="minorHAnsi" w:cstheme="minorHAnsi"/>
          <w:sz w:val="22"/>
        </w:rPr>
        <w:t>increases or decreases of</w:t>
      </w:r>
      <w:r w:rsidR="00A612D9">
        <w:rPr>
          <w:rFonts w:asciiTheme="minorHAnsi" w:hAnsiTheme="minorHAnsi" w:cstheme="minorHAnsi"/>
          <w:sz w:val="22"/>
        </w:rPr>
        <w:t xml:space="preserve"> chromosome number by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006B401A"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006B401A" w:rsidRPr="00AE0786">
        <w:rPr>
          <w:rFonts w:asciiTheme="minorHAnsi" w:hAnsiTheme="minorHAnsi" w:cstheme="minorHAnsi"/>
          <w:sz w:val="22"/>
        </w:rPr>
        <w:t>occur</w:t>
      </w:r>
      <w:r>
        <w:rPr>
          <w:rFonts w:asciiTheme="minorHAnsi" w:hAnsiTheme="minorHAnsi" w:cstheme="minorHAnsi"/>
          <w:sz w:val="22"/>
        </w:rPr>
        <w:t>,</w:t>
      </w:r>
      <w:r w:rsidR="006B401A" w:rsidRPr="00AE0786">
        <w:rPr>
          <w:rFonts w:asciiTheme="minorHAnsi" w:hAnsiTheme="minorHAnsi" w:cstheme="minorHAnsi"/>
          <w:sz w:val="22"/>
        </w:rPr>
        <w:t xml:space="preserve">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Miga</w:t>
      </w:r>
      <w:r w:rsidR="00D7569D" w:rsidRPr="00AE0786">
        <w:rPr>
          <w:rFonts w:asciiTheme="minorHAnsi" w:hAnsiTheme="minorHAnsi" w:cstheme="minorHAnsi"/>
          <w:noProof/>
          <w:sz w:val="22"/>
        </w:rPr>
        <w:t xml:space="preserve"> 2017)</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fissioning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gaining of new telomeric sequences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Moretti and Sabato</w:t>
      </w:r>
      <w:r w:rsidR="00D7569D" w:rsidRPr="00AE0786">
        <w:rPr>
          <w:rFonts w:asciiTheme="minorHAnsi" w:hAnsiTheme="minorHAnsi" w:cstheme="minorHAnsi"/>
          <w:noProof/>
          <w:sz w:val="22"/>
        </w:rPr>
        <w:t xml:space="preserve"> 1984; </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w:t>
      </w:r>
      <w:r w:rsidR="00A612D9">
        <w:rPr>
          <w:rFonts w:asciiTheme="minorHAnsi" w:hAnsiTheme="minorHAnsi" w:cstheme="minorHAnsi"/>
          <w:sz w:val="22"/>
        </w:rPr>
        <w:t xml:space="preserve">the numbers of copies of the genome will increase by one from </w:t>
      </w:r>
      <w:r w:rsidR="008B1CC5">
        <w:rPr>
          <w:rFonts w:asciiTheme="minorHAnsi" w:hAnsiTheme="minorHAnsi" w:cstheme="minorHAnsi"/>
          <w:sz w:val="22"/>
        </w:rPr>
        <w:t xml:space="preserve">fertilization of </w:t>
      </w:r>
      <w:r w:rsidR="00A612D9">
        <w:rPr>
          <w:rFonts w:asciiTheme="minorHAnsi" w:hAnsiTheme="minorHAnsi" w:cstheme="minorHAnsi"/>
          <w:sz w:val="22"/>
        </w:rPr>
        <w:t>an unreduced gamete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50ECD">
        <w:rPr>
          <w:rFonts w:asciiTheme="minorHAnsi" w:hAnsiTheme="minorHAnsi" w:cstheme="minorHAnsi"/>
          <w:sz w:val="22"/>
        </w:rPr>
        <w:instrText xml:space="preserve"> ADDIN EN.CITE &lt;EndNote&gt;&lt;Cite&gt;&lt;Author&gt;Harlan&lt;/Author&gt;&lt;Year&gt;1975&lt;/Year&gt;&lt;RecNum&gt;435&lt;/RecNum&gt;&lt;DisplayText&gt;(&lt;style face="smallcaps"&gt;Harlan and deWet&lt;/style&gt; 1975)&lt;/DisplayText&gt;&lt;record&gt;&lt;rec-number&gt;435&lt;/rec-number&gt;&lt;foreign-keys&gt;&lt;key app="EN" db-id="psx5aavda22efleatx5vaweatapzwapastxd" timestamp="1589957579" guid="c0b5303c-bbb6-40e0-91db-201dd17c76b4"&gt;435&lt;/key&gt;&lt;/foreign-keys&gt;&lt;ref-type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1066A8">
        <w:rPr>
          <w:rFonts w:asciiTheme="minorHAnsi" w:hAnsiTheme="minorHAnsi" w:cstheme="minorHAnsi"/>
          <w:noProof/>
          <w:sz w:val="22"/>
        </w:rPr>
        <w:t>(</w:t>
      </w:r>
      <w:r w:rsidR="001066A8" w:rsidRPr="001066A8">
        <w:rPr>
          <w:rFonts w:asciiTheme="minorHAnsi" w:hAnsiTheme="minorHAnsi" w:cstheme="minorHAnsi"/>
          <w:smallCaps/>
          <w:noProof/>
          <w:sz w:val="22"/>
        </w:rPr>
        <w:t>Harlan and deWet</w:t>
      </w:r>
      <w:r w:rsidR="001066A8">
        <w:rPr>
          <w:rFonts w:asciiTheme="minorHAnsi" w:hAnsiTheme="minorHAnsi" w:cstheme="minorHAnsi"/>
          <w:noProof/>
          <w:sz w:val="22"/>
        </w:rPr>
        <w:t xml:space="preserve"> 1975)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Torres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2008)</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DE1F25">
      <w:pPr>
        <w:spacing w:after="0"/>
        <w:rPr>
          <w:rFonts w:cstheme="minorHAnsi"/>
          <w:sz w:val="22"/>
          <w:szCs w:val="22"/>
        </w:rPr>
      </w:pPr>
    </w:p>
    <w:p w14:paraId="384E2C08" w14:textId="17830E53" w:rsidR="009C5348" w:rsidRPr="00AE0786" w:rsidRDefault="008B1CC5" w:rsidP="00DE1F25">
      <w:pPr>
        <w:spacing w:after="0"/>
        <w:rPr>
          <w:rFonts w:cstheme="minorHAnsi"/>
          <w:sz w:val="22"/>
          <w:szCs w:val="22"/>
        </w:rPr>
      </w:pPr>
      <w:r>
        <w:rPr>
          <w:rFonts w:cstheme="minorHAnsi"/>
          <w:sz w:val="22"/>
          <w:szCs w:val="22"/>
        </w:rPr>
        <w:t>Because</w:t>
      </w:r>
      <w:r w:rsidR="009202C0" w:rsidRPr="00AE0786">
        <w:rPr>
          <w:rFonts w:cstheme="minorHAnsi"/>
          <w:sz w:val="22"/>
          <w:szCs w:val="22"/>
        </w:rPr>
        <w:t xml:space="preserve"> chromosomal rearrangements </w:t>
      </w:r>
      <w:r w:rsidR="009C5348" w:rsidRPr="00AE0786">
        <w:rPr>
          <w:rFonts w:cstheme="minorHAnsi"/>
          <w:sz w:val="22"/>
          <w:szCs w:val="22"/>
        </w:rPr>
        <w:t xml:space="preserve">are thought to </w:t>
      </w:r>
      <w:r w:rsidR="006B401A" w:rsidRPr="00AE0786">
        <w:rPr>
          <w:rFonts w:cstheme="minorHAnsi"/>
          <w:sz w:val="22"/>
          <w:szCs w:val="22"/>
        </w:rPr>
        <w:t xml:space="preserve">often </w:t>
      </w:r>
      <w:r w:rsidR="009C5348" w:rsidRPr="00AE0786">
        <w:rPr>
          <w:rFonts w:cstheme="minorHAnsi"/>
          <w:sz w:val="22"/>
          <w:szCs w:val="22"/>
        </w:rPr>
        <w:t>be deleterious or underdominant</w:t>
      </w:r>
      <w:r>
        <w:rPr>
          <w:rFonts w:cstheme="minorHAnsi"/>
          <w:sz w:val="22"/>
          <w:szCs w:val="22"/>
        </w:rPr>
        <w:t>,</w:t>
      </w:r>
      <w:r w:rsidR="009C5348" w:rsidRPr="00AE0786">
        <w:rPr>
          <w:rFonts w:cstheme="minorHAnsi"/>
          <w:sz w:val="22"/>
          <w:szCs w:val="22"/>
        </w:rPr>
        <w:t xml:space="preserve">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009C5348"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w:t>
      </w:r>
      <w:r w:rsidR="009C5348" w:rsidRPr="00AE0786">
        <w:rPr>
          <w:rFonts w:cstheme="minorHAnsi"/>
          <w:sz w:val="22"/>
          <w:szCs w:val="22"/>
        </w:rPr>
        <w:t>meiotic drive</w:t>
      </w:r>
      <w:r w:rsidR="006A2295">
        <w:rPr>
          <w:rFonts w:cstheme="minorHAnsi"/>
          <w:sz w:val="22"/>
          <w:szCs w:val="22"/>
        </w:rPr>
        <w:t xml:space="preserve"> or low effective population size</w:t>
      </w:r>
      <w:r>
        <w:rPr>
          <w:rFonts w:cstheme="minorHAnsi"/>
          <w:sz w:val="22"/>
          <w:szCs w:val="22"/>
        </w:rPr>
        <w:t xml:space="preserve"> </w:t>
      </w:r>
      <w:r w:rsidR="006A2295">
        <w:rPr>
          <w:rFonts w:cstheme="minorHAnsi"/>
          <w:sz w:val="22"/>
          <w:szCs w:val="22"/>
        </w:rPr>
        <w:fldChar w:fldCharType="begin"/>
      </w:r>
      <w:r w:rsidR="006A2295">
        <w:rPr>
          <w:rFonts w:cstheme="minorHAnsi"/>
          <w:sz w:val="22"/>
          <w:szCs w:val="22"/>
        </w:rPr>
        <w:instrText xml:space="preserve"> ADDIN EN.CITE &lt;EndNote&gt;&lt;Cite&gt;&lt;Author&gt;Matsumoto&lt;/Author&gt;&lt;Year&gt;2016&lt;/Year&gt;&lt;RecNum&gt;2546&lt;/RecNum&gt;&lt;DisplayText&gt;(&lt;style face="smallcaps"&gt;Pennell&lt;/style&gt;&lt;style face="italic"&gt; et al.&lt;/style&gt; 2015; &lt;style face="smallcaps"&gt;Matsumoto and Kitano&lt;/style&gt; 2016)&lt;/DisplayText&gt;&lt;record&gt;&lt;rec-number&gt;2546&lt;/rec-number&gt;&lt;foreign-keys&gt;&lt;key app="EN" db-id="20tzrfeaqpde50e5e2dvtwp7sr5fsss0txe9" timestamp="1474076664"&gt;2546&lt;/key&gt;&lt;/foreign-keys&gt;&lt;ref-type name="Journal Article"&gt;17&lt;/ref-type&gt;&lt;contributors&gt;&lt;authors&gt;&lt;author&gt;Matsumoto, Tomotaka&lt;/author&gt;&lt;author&gt;Kitano, Jun&lt;/author&gt;&lt;/authors&gt;&lt;/contributors&gt;&lt;titles&gt;&lt;title&gt;The intricate relationship between sexually antagonistic selection and the evolution of sex chromosome fusions&lt;/title&gt;&lt;secondary-title&gt;Journal of theoretical biology&lt;/secondary-title&gt;&lt;/titles&gt;&lt;periodical&gt;&lt;full-title&gt;Journal of theoretical Biology&lt;/full-title&gt;&lt;/periodical&gt;&lt;pages&gt;97-108&lt;/pages&gt;&lt;volume&gt;404&lt;/volume&gt;&lt;dates&gt;&lt;year&gt;2016&lt;/year&gt;&lt;/dates&gt;&lt;isbn&gt;0022-5193&lt;/isbn&gt;&lt;urls&gt;&lt;/urls&gt;&lt;/record&gt;&lt;/Cite&gt;&lt;Cite&gt;&lt;Author&gt;Pennell&lt;/Author&gt;&lt;Year&gt;2015&lt;/Year&gt;&lt;RecNum&gt;2427&lt;/RecNum&gt;&lt;record&gt;&lt;rec-number&gt;2427&lt;/rec-number&gt;&lt;foreign-keys&gt;&lt;key app="EN" db-id="20tzrfeaqpde50e5e2dvtwp7sr5fsss0txe9" timestamp="1455660540"&gt;2427&lt;/key&gt;&lt;/foreign-keys&gt;&lt;ref-type name="Journal Article"&gt;17&lt;/ref-type&gt;&lt;contributors&gt;&lt;authors&gt;&lt;author&gt;Pennell, Matthew W&lt;/author&gt;&lt;author&gt;Kirkpatrick, Mark&lt;/author&gt;&lt;author&gt;Otto, Sarah P&lt;/author&gt;&lt;author&gt;Vamosi, Jana C&lt;/author&gt;&lt;author&gt;Peichel, Catherine L&lt;/author&gt;&lt;author&gt;Valenzuela, Nicole&lt;/author&gt;&lt;author&gt;Kitano, Jun&lt;/author&gt;&lt;/authors&gt;&lt;/contributors&gt;&lt;titles&gt;&lt;title&gt;Y fuse? Sex chromosome fusions in fishes and reptiles&lt;/title&gt;&lt;secondary-title&gt;PLoS Genet&lt;/secondary-title&gt;&lt;/titles&gt;&lt;periodical&gt;&lt;full-title&gt;PLoS Genet&lt;/full-title&gt;&lt;abbr-1&gt;PLoS genetics&lt;/abbr-1&gt;&lt;/periodical&gt;&lt;pages&gt;e1005237&lt;/pages&gt;&lt;volume&gt;11&lt;/volume&gt;&lt;number&gt;5&lt;/number&gt;&lt;dates&gt;&lt;year&gt;2015&lt;/year&gt;&lt;/dates&gt;&lt;isbn&gt;1553-7404&lt;/isbn&gt;&lt;urls&gt;&lt;/urls&gt;&lt;/record&gt;&lt;/Cite&gt;&lt;/EndNote&gt;</w:instrText>
      </w:r>
      <w:r w:rsidR="006A2295">
        <w:rPr>
          <w:rFonts w:cstheme="minorHAnsi"/>
          <w:sz w:val="22"/>
          <w:szCs w:val="22"/>
        </w:rPr>
        <w:fldChar w:fldCharType="separate"/>
      </w:r>
      <w:r w:rsidR="006A2295">
        <w:rPr>
          <w:rFonts w:cstheme="minorHAnsi"/>
          <w:noProof/>
          <w:sz w:val="22"/>
          <w:szCs w:val="22"/>
        </w:rPr>
        <w:t>(</w:t>
      </w:r>
      <w:r w:rsidR="006A2295" w:rsidRPr="006A2295">
        <w:rPr>
          <w:rFonts w:cstheme="minorHAnsi"/>
          <w:smallCaps/>
          <w:noProof/>
          <w:sz w:val="22"/>
          <w:szCs w:val="22"/>
        </w:rPr>
        <w:t>Pennell</w:t>
      </w:r>
      <w:r w:rsidR="006A2295" w:rsidRPr="006A2295">
        <w:rPr>
          <w:rFonts w:cstheme="minorHAnsi"/>
          <w:i/>
          <w:noProof/>
          <w:sz w:val="22"/>
          <w:szCs w:val="22"/>
        </w:rPr>
        <w:t xml:space="preserve"> et al.</w:t>
      </w:r>
      <w:r w:rsidR="006A2295">
        <w:rPr>
          <w:rFonts w:cstheme="minorHAnsi"/>
          <w:noProof/>
          <w:sz w:val="22"/>
          <w:szCs w:val="22"/>
        </w:rPr>
        <w:t xml:space="preserve"> 2015; </w:t>
      </w:r>
      <w:r w:rsidR="006A2295" w:rsidRPr="006A2295">
        <w:rPr>
          <w:rFonts w:cstheme="minorHAnsi"/>
          <w:smallCaps/>
          <w:noProof/>
          <w:sz w:val="22"/>
          <w:szCs w:val="22"/>
        </w:rPr>
        <w:t>Matsumoto and Kitano</w:t>
      </w:r>
      <w:r w:rsidR="006A2295">
        <w:rPr>
          <w:rFonts w:cstheme="minorHAnsi"/>
          <w:noProof/>
          <w:sz w:val="22"/>
          <w:szCs w:val="22"/>
        </w:rPr>
        <w:t xml:space="preserve"> 2016)</w:t>
      </w:r>
      <w:r w:rsidR="006A2295">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 </w:instrTex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EN.CITE.DATA </w:instrText>
      </w:r>
      <w:r w:rsidR="00235A0B">
        <w:rPr>
          <w:rFonts w:cstheme="minorHAnsi"/>
          <w:sz w:val="22"/>
          <w:szCs w:val="22"/>
        </w:rPr>
      </w:r>
      <w:r w:rsidR="00235A0B">
        <w:rPr>
          <w:rFonts w:cstheme="minorHAnsi"/>
          <w:sz w:val="22"/>
          <w:szCs w:val="22"/>
        </w:rPr>
        <w:fldChar w:fldCharType="end"/>
      </w:r>
      <w:r w:rsidR="00235A0B">
        <w:rPr>
          <w:rFonts w:cstheme="minorHAnsi"/>
          <w:sz w:val="22"/>
          <w:szCs w:val="22"/>
        </w:rPr>
      </w:r>
      <w:r w:rsidR="00235A0B">
        <w:rPr>
          <w:rFonts w:cstheme="minorHAnsi"/>
          <w:sz w:val="22"/>
          <w:szCs w:val="22"/>
        </w:rPr>
        <w:fldChar w:fldCharType="separate"/>
      </w:r>
      <w:r w:rsidR="00235A0B">
        <w:rPr>
          <w:rFonts w:cstheme="minorHAnsi"/>
          <w:noProof/>
          <w:sz w:val="22"/>
          <w:szCs w:val="22"/>
        </w:rPr>
        <w:t>(</w:t>
      </w:r>
      <w:r w:rsidR="00235A0B" w:rsidRPr="00235A0B">
        <w:rPr>
          <w:rFonts w:cstheme="minorHAnsi"/>
          <w:smallCaps/>
          <w:noProof/>
          <w:sz w:val="22"/>
          <w:szCs w:val="22"/>
        </w:rPr>
        <w:t>Lukhtanov</w:t>
      </w:r>
      <w:r w:rsidR="00235A0B" w:rsidRPr="00235A0B">
        <w:rPr>
          <w:rFonts w:cstheme="minorHAnsi"/>
          <w:i/>
          <w:noProof/>
          <w:sz w:val="22"/>
          <w:szCs w:val="22"/>
        </w:rPr>
        <w:t xml:space="preserve"> et al.</w:t>
      </w:r>
      <w:r w:rsidR="00235A0B">
        <w:rPr>
          <w:rFonts w:cstheme="minorHAnsi"/>
          <w:noProof/>
          <w:sz w:val="22"/>
          <w:szCs w:val="22"/>
        </w:rPr>
        <w:t xml:space="preserve"> 2018; </w:t>
      </w:r>
      <w:r w:rsidR="00235A0B" w:rsidRPr="00235A0B">
        <w:rPr>
          <w:rFonts w:cstheme="minorHAnsi"/>
          <w:smallCaps/>
          <w:noProof/>
          <w:sz w:val="22"/>
          <w:szCs w:val="22"/>
        </w:rPr>
        <w:t>Hill</w:t>
      </w:r>
      <w:r w:rsidR="00235A0B" w:rsidRPr="00235A0B">
        <w:rPr>
          <w:rFonts w:cstheme="minorHAnsi"/>
          <w:i/>
          <w:noProof/>
          <w:sz w:val="22"/>
          <w:szCs w:val="22"/>
        </w:rPr>
        <w:t xml:space="preserve"> et al.</w:t>
      </w:r>
      <w:r w:rsidR="00235A0B">
        <w:rPr>
          <w:rFonts w:cstheme="minorHAnsi"/>
          <w:noProof/>
          <w:sz w:val="22"/>
          <w:szCs w:val="22"/>
        </w:rPr>
        <w:t xml:space="preserve"> 2019)</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F347FE" w:rsidRPr="00AE0786">
        <w:rPr>
          <w:rFonts w:cstheme="minorHAnsi"/>
          <w:sz w:val="22"/>
          <w:szCs w:val="22"/>
        </w:rPr>
        <w:instrText xml:space="preserve"> ADDIN EN.CITE &lt;EndNote&gt;&lt;Cite&gt;&lt;Author&gt;Melters&lt;/Author&gt;&lt;Year&gt;2012&lt;/Year&gt;&lt;RecNum&gt;327&lt;/RecNum&gt;&lt;DisplayText&gt;(&lt;style face="smallcaps"&gt;Mola and Papeschi&lt;/style&gt; 2006; &lt;style face="smallcaps"&gt;Melters&lt;/style&gt;&lt;style face="italic"&gt; et al.&lt;/style&gt; 2012)&lt;/DisplayText&gt;&lt;record&gt;&lt;rec-number&gt;327&lt;/rec-number&gt;&lt;foreign-keys&gt;&lt;key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D92D83" w:rsidRPr="00AE0786">
        <w:rPr>
          <w:rFonts w:cstheme="minorHAnsi"/>
          <w:noProof/>
          <w:sz w:val="22"/>
          <w:szCs w:val="22"/>
        </w:rPr>
        <w:t>(</w:t>
      </w:r>
      <w:r w:rsidR="00D92D83" w:rsidRPr="00AE0786">
        <w:rPr>
          <w:rFonts w:cstheme="minorHAnsi"/>
          <w:smallCaps/>
          <w:noProof/>
          <w:sz w:val="22"/>
          <w:szCs w:val="22"/>
        </w:rPr>
        <w:t>Mola and Papeschi</w:t>
      </w:r>
      <w:r w:rsidR="00D92D83" w:rsidRPr="00AE0786">
        <w:rPr>
          <w:rFonts w:cstheme="minorHAnsi"/>
          <w:noProof/>
          <w:sz w:val="22"/>
          <w:szCs w:val="22"/>
        </w:rPr>
        <w:t xml:space="preserve"> 2006; </w:t>
      </w:r>
      <w:r w:rsidR="00D92D83" w:rsidRPr="00AE0786">
        <w:rPr>
          <w:rFonts w:cstheme="minorHAnsi"/>
          <w:smallCaps/>
          <w:noProof/>
          <w:sz w:val="22"/>
          <w:szCs w:val="22"/>
        </w:rPr>
        <w:t>Melters</w:t>
      </w:r>
      <w:r w:rsidR="00D92D83" w:rsidRPr="00AE0786">
        <w:rPr>
          <w:rFonts w:cstheme="minorHAnsi"/>
          <w:i/>
          <w:noProof/>
          <w:sz w:val="22"/>
          <w:szCs w:val="22"/>
        </w:rPr>
        <w:t xml:space="preserve"> et al.</w:t>
      </w:r>
      <w:r w:rsidR="00D92D83" w:rsidRPr="00AE0786">
        <w:rPr>
          <w:rFonts w:cstheme="minorHAnsi"/>
          <w:noProof/>
          <w:sz w:val="22"/>
          <w:szCs w:val="22"/>
        </w:rPr>
        <w:t xml:space="preserve"> 2012)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w:t>
      </w:r>
      <w:r w:rsidR="00A612D9">
        <w:rPr>
          <w:rFonts w:cstheme="minorHAnsi"/>
          <w:sz w:val="22"/>
          <w:szCs w:val="22"/>
        </w:rPr>
        <w:t xml:space="preserve">in holocentric species </w:t>
      </w:r>
      <w:r w:rsidR="006C71CA" w:rsidRPr="00AE0786">
        <w:rPr>
          <w:rFonts w:cstheme="minorHAnsi"/>
          <w:sz w:val="22"/>
          <w:szCs w:val="22"/>
        </w:rPr>
        <w:t>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 </w:instrText>
      </w:r>
      <w:r w:rsidR="00164074"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EN.CITE.DATA </w:instrText>
      </w:r>
      <w:r w:rsidR="00164074" w:rsidRPr="00AE0786">
        <w:rPr>
          <w:rFonts w:cstheme="minorHAnsi"/>
          <w:sz w:val="22"/>
          <w:szCs w:val="22"/>
        </w:rPr>
      </w:r>
      <w:r w:rsidR="00164074" w:rsidRPr="00AE0786">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Malheiros-Garde and Gardé</w:t>
      </w:r>
      <w:r w:rsidR="00164074" w:rsidRPr="00AE0786">
        <w:rPr>
          <w:rFonts w:cstheme="minorHAnsi"/>
          <w:noProof/>
          <w:sz w:val="22"/>
          <w:szCs w:val="22"/>
        </w:rPr>
        <w:t xml:space="preserve"> 1950; </w:t>
      </w:r>
      <w:r w:rsidR="00164074" w:rsidRPr="00AE0786">
        <w:rPr>
          <w:rFonts w:cstheme="minorHAnsi"/>
          <w:smallCaps/>
          <w:noProof/>
          <w:sz w:val="22"/>
          <w:szCs w:val="22"/>
        </w:rPr>
        <w:t>Faulkner</w:t>
      </w:r>
      <w:r w:rsidR="00164074" w:rsidRPr="00AE0786">
        <w:rPr>
          <w:rFonts w:cstheme="minorHAnsi"/>
          <w:noProof/>
          <w:sz w:val="22"/>
          <w:szCs w:val="22"/>
        </w:rPr>
        <w:t xml:space="preserve"> 1972; </w:t>
      </w:r>
      <w:r w:rsidR="00164074" w:rsidRPr="00AE0786">
        <w:rPr>
          <w:rFonts w:cstheme="minorHAnsi"/>
          <w:smallCaps/>
          <w:noProof/>
          <w:sz w:val="22"/>
          <w:szCs w:val="22"/>
        </w:rPr>
        <w:t>Cope</w:t>
      </w:r>
      <w:r w:rsidR="00164074" w:rsidRPr="00AE0786">
        <w:rPr>
          <w:rFonts w:cstheme="minorHAnsi"/>
          <w:noProof/>
          <w:sz w:val="22"/>
          <w:szCs w:val="22"/>
        </w:rPr>
        <w:t xml:space="preserve"> 1985; </w:t>
      </w:r>
      <w:r w:rsidR="00164074" w:rsidRPr="00AE0786">
        <w:rPr>
          <w:rFonts w:cstheme="minorHAnsi"/>
          <w:smallCaps/>
          <w:noProof/>
          <w:sz w:val="22"/>
          <w:szCs w:val="22"/>
        </w:rPr>
        <w:t>Luceño and Guerra</w:t>
      </w:r>
      <w:r w:rsidR="00164074" w:rsidRPr="00AE0786">
        <w:rPr>
          <w:rFonts w:cstheme="minorHAnsi"/>
          <w:noProof/>
          <w:sz w:val="22"/>
          <w:szCs w:val="22"/>
        </w:rPr>
        <w:t xml:space="preserve"> 1996)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6A2295" w:rsidRPr="006A2295">
        <w:rPr>
          <w:rFonts w:cstheme="minorHAnsi"/>
          <w:sz w:val="22"/>
          <w:szCs w:val="22"/>
        </w:rPr>
        <w:t xml:space="preserve"> </w:t>
      </w:r>
      <w:r w:rsidR="006A2295">
        <w:rPr>
          <w:rFonts w:cstheme="minorHAnsi"/>
          <w:sz w:val="22"/>
          <w:szCs w:val="22"/>
        </w:rPr>
        <w:t xml:space="preserve">However, results from studies of individual holocentric clades have been mixed, with some clades showing great variation </w:t>
      </w:r>
      <w:r w:rsidR="006A2295">
        <w:rPr>
          <w:rFonts w:cstheme="minorHAnsi"/>
          <w:sz w:val="22"/>
          <w:szCs w:val="22"/>
        </w:rPr>
        <w:fldChar w:fldCharType="begin"/>
      </w:r>
      <w:r w:rsidR="006A2295">
        <w:rPr>
          <w:rFonts w:cstheme="minorHAnsi"/>
          <w:sz w:val="22"/>
          <w:szCs w:val="22"/>
        </w:rPr>
        <w:instrText xml:space="preserve"> ADDIN EN.CITE &lt;EndNote&gt;&lt;Cite&gt;&lt;Author&gt;Escudero&lt;/Author&gt;&lt;Year&gt;2012&lt;/Year&gt;&lt;RecNum&gt;2823&lt;/RecNum&gt;&lt;DisplayText&gt;(&lt;style face="smallcaps"&gt;Schneider&lt;/style&gt;&lt;style face="italic"&gt; et al.&lt;/style&gt; 2009; &lt;style face="smallcaps"&gt;Escudero&lt;/style&gt;&lt;style face="italic"&gt; et al.&lt;/style&gt; 2012)&lt;/DisplayText&gt;&lt;record&gt;&lt;rec-number&gt;2823&lt;/rec-number&gt;&lt;foreign-keys&gt;&lt;key app="EN" db-id="20tzrfeaqpde50e5e2dvtwp7sr5fsss0txe9" timestamp="1589996198"&gt;2823&lt;/key&gt;&lt;/foreign-keys&gt;&lt;ref-type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6A2295">
        <w:rPr>
          <w:rFonts w:cstheme="minorHAnsi"/>
          <w:sz w:val="22"/>
          <w:szCs w:val="22"/>
        </w:rPr>
        <w:fldChar w:fldCharType="separate"/>
      </w:r>
      <w:r w:rsidR="006A2295">
        <w:rPr>
          <w:rFonts w:cstheme="minorHAnsi"/>
          <w:noProof/>
          <w:sz w:val="22"/>
          <w:szCs w:val="22"/>
        </w:rPr>
        <w:t>(</w:t>
      </w:r>
      <w:r w:rsidR="006A2295" w:rsidRPr="00511CB8">
        <w:rPr>
          <w:rFonts w:cstheme="minorHAnsi"/>
          <w:smallCaps/>
          <w:noProof/>
          <w:sz w:val="22"/>
          <w:szCs w:val="22"/>
        </w:rPr>
        <w:t>Schneider</w:t>
      </w:r>
      <w:r w:rsidR="006A2295" w:rsidRPr="00511CB8">
        <w:rPr>
          <w:rFonts w:cstheme="minorHAnsi"/>
          <w:i/>
          <w:noProof/>
          <w:sz w:val="22"/>
          <w:szCs w:val="22"/>
        </w:rPr>
        <w:t xml:space="preserve"> et al.</w:t>
      </w:r>
      <w:r w:rsidR="006A2295">
        <w:rPr>
          <w:rFonts w:cstheme="minorHAnsi"/>
          <w:noProof/>
          <w:sz w:val="22"/>
          <w:szCs w:val="22"/>
        </w:rPr>
        <w:t xml:space="preserve"> 2009; </w:t>
      </w:r>
      <w:r w:rsidR="006A2295" w:rsidRPr="00511CB8">
        <w:rPr>
          <w:rFonts w:cstheme="minorHAnsi"/>
          <w:smallCaps/>
          <w:noProof/>
          <w:sz w:val="22"/>
          <w:szCs w:val="22"/>
        </w:rPr>
        <w:t>Escudero</w:t>
      </w:r>
      <w:r w:rsidR="006A2295" w:rsidRPr="00511CB8">
        <w:rPr>
          <w:rFonts w:cstheme="minorHAnsi"/>
          <w:i/>
          <w:noProof/>
          <w:sz w:val="22"/>
          <w:szCs w:val="22"/>
        </w:rPr>
        <w:t xml:space="preserve"> et al.</w:t>
      </w:r>
      <w:r w:rsidR="006A2295">
        <w:rPr>
          <w:rFonts w:cstheme="minorHAnsi"/>
          <w:noProof/>
          <w:sz w:val="22"/>
          <w:szCs w:val="22"/>
        </w:rPr>
        <w:t xml:space="preserve"> 2012)</w:t>
      </w:r>
      <w:r w:rsidR="006A2295">
        <w:rPr>
          <w:rFonts w:cstheme="minorHAnsi"/>
          <w:sz w:val="22"/>
          <w:szCs w:val="22"/>
        </w:rPr>
        <w:fldChar w:fldCharType="end"/>
      </w:r>
      <w:r w:rsidR="006A2295">
        <w:rPr>
          <w:rFonts w:cstheme="minorHAnsi"/>
          <w:sz w:val="22"/>
          <w:szCs w:val="22"/>
        </w:rPr>
        <w:t xml:space="preserve"> and others being almost static</w:t>
      </w:r>
      <w:r w:rsidR="00235A0B">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&lt;EndNote&gt;&lt;Cite&gt;&lt;Author&gt;Panzera&lt;/Author&gt;&lt;Year&gt;1996&lt;/Year&gt;&lt;RecNum&gt;2824&lt;/RecNum&gt;&lt;DisplayText&gt;(&lt;style face="smallcaps"&gt;Panzera&lt;/style&gt;&lt;style face="italic"&gt; et al.&lt;/style&gt; 1996)&lt;/DisplayText&gt;&lt;record&gt;&lt;rec-number&gt;2824&lt;/rec-number&gt;&lt;foreign-keys&gt;&lt;key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Panzera</w:t>
      </w:r>
      <w:r w:rsidR="00511CB8" w:rsidRPr="00511CB8">
        <w:rPr>
          <w:rFonts w:cstheme="minorHAnsi"/>
          <w:i/>
          <w:noProof/>
          <w:sz w:val="22"/>
          <w:szCs w:val="22"/>
        </w:rPr>
        <w:t xml:space="preserve"> et al.</w:t>
      </w:r>
      <w:r w:rsidR="00511CB8">
        <w:rPr>
          <w:rFonts w:cstheme="minorHAnsi"/>
          <w:noProof/>
          <w:sz w:val="22"/>
          <w:szCs w:val="22"/>
        </w:rPr>
        <w:t xml:space="preserve"> 1996)</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DE1F25">
      <w:pPr>
        <w:spacing w:after="0"/>
        <w:rPr>
          <w:rFonts w:cstheme="minorHAnsi"/>
          <w:sz w:val="22"/>
          <w:szCs w:val="22"/>
        </w:rPr>
      </w:pPr>
    </w:p>
    <w:p w14:paraId="3853CF81" w14:textId="1C70E132" w:rsidR="009C5348" w:rsidRPr="00AE0786" w:rsidRDefault="00DD0A86" w:rsidP="00DE1F25">
      <w:pPr>
        <w:spacing w:after="0"/>
        <w:rPr>
          <w:rFonts w:cstheme="minorHAnsi"/>
          <w:sz w:val="22"/>
          <w:szCs w:val="22"/>
        </w:rPr>
      </w:pPr>
      <w:r w:rsidRPr="00AE0786">
        <w:rPr>
          <w:rFonts w:cstheme="minorHAnsi"/>
          <w:sz w:val="22"/>
          <w:szCs w:val="22"/>
        </w:rPr>
        <w:t xml:space="preserve">If holocentric clades have higher rates of chromosome </w:t>
      </w:r>
      <w:r w:rsidR="00614AC6">
        <w:rPr>
          <w:rFonts w:cstheme="minorHAnsi"/>
          <w:sz w:val="22"/>
          <w:szCs w:val="22"/>
        </w:rPr>
        <w:t xml:space="preserve">number </w:t>
      </w:r>
      <w:r w:rsidRPr="00AE0786">
        <w:rPr>
          <w:rFonts w:cstheme="minorHAnsi"/>
          <w:sz w:val="22"/>
          <w:szCs w:val="22"/>
        </w:rPr>
        <w:t xml:space="preserve">evolution, we might expect holocentric species to exhibit higher chromosome number. Anecdotal evidence does seem to suggest that some of </w:t>
      </w:r>
      <w:r w:rsidRPr="00AE0786">
        <w:rPr>
          <w:rFonts w:cstheme="minorHAnsi"/>
          <w:sz w:val="22"/>
          <w:szCs w:val="22"/>
        </w:rPr>
        <w:lastRenderedPageBreak/>
        <w:t>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91787F">
        <w:rPr>
          <w:rFonts w:cstheme="minorHAnsi"/>
          <w:sz w:val="22"/>
          <w:szCs w:val="22"/>
        </w:rPr>
        <w:instrText xml:space="preserve"> ADDIN EN.CITE &lt;EndNote&gt;&lt;Cite&gt;&lt;Author&gt;Blackmon&lt;/Author&gt;&lt;Year&gt;2017&lt;/Year&gt;&lt;RecNum&gt;2533&lt;/RecNum&gt;&lt;DisplayText&gt;(&lt;style face="smallcaps"&gt;Blackmon&lt;/style&gt;&lt;style face="italic"&gt; et al.&lt;/style&gt; 2017)&lt;/DisplayText&gt;&lt;record&gt;&lt;rec-number&gt;2533&lt;/rec-number&gt;&lt;foreign-keys&gt;&lt;key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Blackmon</w:t>
      </w:r>
      <w:r w:rsidR="0091787F" w:rsidRPr="0091787F">
        <w:rPr>
          <w:rFonts w:cstheme="minorHAnsi"/>
          <w:i/>
          <w:noProof/>
          <w:sz w:val="22"/>
          <w:szCs w:val="22"/>
        </w:rPr>
        <w:t xml:space="preserve"> et al.</w:t>
      </w:r>
      <w:r w:rsidR="0091787F">
        <w:rPr>
          <w:rFonts w:cstheme="minorHAnsi"/>
          <w:noProof/>
          <w:sz w:val="22"/>
          <w:szCs w:val="22"/>
        </w:rPr>
        <w:t xml:space="preserve"> 2017)</w:t>
      </w:r>
      <w:r w:rsidR="0091787F">
        <w:rPr>
          <w:rFonts w:cstheme="minorHAnsi"/>
          <w:sz w:val="22"/>
          <w:szCs w:val="22"/>
        </w:rPr>
        <w:fldChar w:fldCharType="end"/>
      </w:r>
      <w:r w:rsidRPr="00AE0786">
        <w:rPr>
          <w:rFonts w:cstheme="minorHAnsi"/>
          <w:sz w:val="22"/>
          <w:szCs w:val="22"/>
        </w:rPr>
        <w:t>. However, initial analyses have found no significant difference in 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087532" w:rsidRPr="00AE0786">
        <w:rPr>
          <w:rFonts w:cstheme="minorHAnsi"/>
          <w:sz w:val="22"/>
          <w:szCs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087532" w:rsidRPr="00AE0786">
        <w:rPr>
          <w:rFonts w:cstheme="minorHAnsi"/>
          <w:noProof/>
          <w:sz w:val="22"/>
          <w:szCs w:val="22"/>
        </w:rPr>
        <w:t>(</w:t>
      </w:r>
      <w:r w:rsidR="00087532" w:rsidRPr="00AE0786">
        <w:rPr>
          <w:rFonts w:cstheme="minorHAnsi"/>
          <w:smallCaps/>
          <w:noProof/>
          <w:sz w:val="22"/>
          <w:szCs w:val="22"/>
        </w:rPr>
        <w:t>Blackmon</w:t>
      </w:r>
      <w:r w:rsidR="00087532" w:rsidRPr="00AE0786">
        <w:rPr>
          <w:rFonts w:cstheme="minorHAnsi"/>
          <w:i/>
          <w:noProof/>
          <w:sz w:val="22"/>
          <w:szCs w:val="22"/>
        </w:rPr>
        <w:t xml:space="preserve"> et al.</w:t>
      </w:r>
      <w:r w:rsidR="00087532" w:rsidRPr="00AE0786">
        <w:rPr>
          <w:rFonts w:cstheme="minorHAnsi"/>
          <w:noProof/>
          <w:sz w:val="22"/>
          <w:szCs w:val="22"/>
        </w:rPr>
        <w:t xml:space="preserve"> 2017)</w:t>
      </w:r>
      <w:r w:rsidR="00087532" w:rsidRPr="00AE0786">
        <w:rPr>
          <w:rFonts w:cstheme="minorHAnsi"/>
          <w:sz w:val="22"/>
          <w:szCs w:val="22"/>
        </w:rPr>
        <w:fldChar w:fldCharType="end"/>
      </w:r>
      <w:r w:rsidRPr="00AE0786">
        <w:rPr>
          <w:rFonts w:cstheme="minorHAnsi"/>
          <w:sz w:val="22"/>
          <w:szCs w:val="22"/>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DE1F25">
      <w:pPr>
        <w:pStyle w:val="Default"/>
        <w:widowControl w:val="0"/>
        <w:rPr>
          <w:rFonts w:asciiTheme="minorHAnsi" w:hAnsiTheme="minorHAnsi" w:cstheme="minorHAnsi"/>
          <w:sz w:val="22"/>
        </w:rPr>
      </w:pPr>
    </w:p>
    <w:p w14:paraId="49584137" w14:textId="640AD816" w:rsidR="00186372" w:rsidRPr="00AE0786" w:rsidRDefault="00186372" w:rsidP="00DE1F25">
      <w:pPr>
        <w:pStyle w:val="Default"/>
        <w:widowControl w:val="0"/>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6A2295">
        <w:rPr>
          <w:rFonts w:asciiTheme="minorHAnsi" w:hAnsiTheme="minorHAnsi" w:cstheme="minorHAnsi"/>
          <w:sz w:val="22"/>
        </w:rPr>
        <w:t xml:space="preserve">4,393 species belonging to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w:t>
      </w:r>
      <w:r w:rsidR="006A2295">
        <w:rPr>
          <w:rFonts w:asciiTheme="minorHAnsi" w:hAnsiTheme="minorHAnsi" w:cstheme="minorHAnsi"/>
          <w:sz w:val="22"/>
        </w:rPr>
        <w:t>t</w:t>
      </w:r>
      <w:r w:rsidR="002E0BC5">
        <w:rPr>
          <w:rFonts w:asciiTheme="minorHAnsi" w:hAnsiTheme="minorHAnsi" w:cstheme="minorHAnsi"/>
          <w:sz w:val="22"/>
        </w:rPr>
        <w:t xml:space="preserve"> genera</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holocentric chromosomes have a higher rate of fusions and fissions</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 </w:instrText>
      </w:r>
      <w:r w:rsidR="00B237BD"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EN.CITE.DATA </w:instrText>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Cook</w:t>
      </w:r>
      <w:r w:rsidR="00433F19" w:rsidRPr="00AE0786">
        <w:rPr>
          <w:rFonts w:asciiTheme="minorHAnsi" w:hAnsiTheme="minorHAnsi" w:cstheme="minorHAnsi"/>
          <w:noProof/>
          <w:sz w:val="22"/>
        </w:rPr>
        <w:t xml:space="preserve"> 2000; </w:t>
      </w:r>
      <w:r w:rsidR="00433F19" w:rsidRPr="00AE0786">
        <w:rPr>
          <w:rFonts w:asciiTheme="minorHAnsi" w:hAnsiTheme="minorHAnsi" w:cstheme="minorHAnsi"/>
          <w:smallCaps/>
          <w:noProof/>
          <w:sz w:val="22"/>
        </w:rPr>
        <w:t>Mora</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2011; </w:t>
      </w:r>
      <w:r w:rsidR="00433F19" w:rsidRPr="00AE0786">
        <w:rPr>
          <w:rFonts w:asciiTheme="minorHAnsi" w:hAnsiTheme="minorHAnsi" w:cstheme="minorHAnsi"/>
          <w:smallCaps/>
          <w:noProof/>
          <w:sz w:val="22"/>
        </w:rPr>
        <w:t>Ross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2015; </w:t>
      </w:r>
      <w:r w:rsidR="00433F19" w:rsidRPr="00AE0786">
        <w:rPr>
          <w:rFonts w:asciiTheme="minorHAnsi" w:hAnsiTheme="minorHAnsi" w:cstheme="minorHAnsi"/>
          <w:smallCaps/>
          <w:noProof/>
          <w:sz w:val="22"/>
        </w:rPr>
        <w:t>Blackmon</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2017; </w:t>
      </w:r>
      <w:r w:rsidR="00433F19" w:rsidRPr="00AE0786">
        <w:rPr>
          <w:rFonts w:asciiTheme="minorHAnsi" w:hAnsiTheme="minorHAnsi" w:cstheme="minorHAnsi"/>
          <w:smallCaps/>
          <w:noProof/>
          <w:sz w:val="22"/>
        </w:rPr>
        <w:t>Vershinina and Lukhtanov</w:t>
      </w:r>
      <w:r w:rsidR="00433F19" w:rsidRPr="00AE0786">
        <w:rPr>
          <w:rFonts w:asciiTheme="minorHAnsi" w:hAnsiTheme="minorHAnsi" w:cstheme="minorHAnsi"/>
          <w:noProof/>
          <w:sz w:val="22"/>
        </w:rPr>
        <w:t xml:space="preserve"> 2017)</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6A2295" w:rsidRPr="00AE0786">
        <w:rPr>
          <w:rFonts w:asciiTheme="minorHAnsi" w:hAnsiTheme="minorHAnsi" w:cstheme="minorHAnsi"/>
          <w:sz w:val="22"/>
        </w:rPr>
        <w:t>We hypothesized that clades with holocentric chromosomes should exhibit higher rates of fusions and fissions since these mutations should be less costly in these</w:t>
      </w:r>
      <w:r w:rsidR="006A2295">
        <w:rPr>
          <w:rFonts w:asciiTheme="minorHAnsi" w:hAnsiTheme="minorHAnsi" w:cstheme="minorHAnsi"/>
          <w:sz w:val="22"/>
        </w:rPr>
        <w:t xml:space="preserve"> clades. However, w</w:t>
      </w:r>
      <w:r w:rsidR="009F63DF">
        <w:rPr>
          <w:rFonts w:asciiTheme="minorHAnsi" w:hAnsiTheme="minorHAnsi" w:cstheme="minorHAnsi"/>
          <w:sz w:val="22"/>
        </w:rPr>
        <w:t>e found</w:t>
      </w:r>
      <w:r w:rsidR="006A2295">
        <w:rPr>
          <w:rFonts w:asciiTheme="minorHAnsi" w:hAnsiTheme="minorHAnsi" w:cstheme="minorHAnsi"/>
          <w:sz w:val="22"/>
        </w:rPr>
        <w:t xml:space="preserve"> no evidence for higher rates of chromosome number evolution in holocentric clades in comparison to monocentric clades. Instead, we found that</w:t>
      </w:r>
      <w:r w:rsidR="009F63DF">
        <w:rPr>
          <w:rFonts w:asciiTheme="minorHAnsi" w:hAnsiTheme="minorHAnsi" w:cstheme="minorHAnsi"/>
          <w:sz w:val="22"/>
        </w:rPr>
        <w:t xml:space="preserve"> </w:t>
      </w:r>
      <w:r w:rsidR="009F63DF" w:rsidRPr="009612EA">
        <w:rPr>
          <w:rFonts w:asciiTheme="minorHAnsi" w:hAnsiTheme="minorHAnsi" w:cstheme="minorHAnsi"/>
          <w:iCs/>
          <w:sz w:val="22"/>
        </w:rPr>
        <w:t>Lepidoptera</w:t>
      </w:r>
      <w:r w:rsidR="009F63DF">
        <w:rPr>
          <w:rFonts w:asciiTheme="minorHAnsi" w:hAnsiTheme="minorHAnsi" w:cstheme="minorHAnsi"/>
          <w:iCs/>
          <w:sz w:val="22"/>
        </w:rPr>
        <w:t xml:space="preserve">, </w:t>
      </w:r>
      <w:r w:rsidR="009F63DF" w:rsidRPr="009612EA">
        <w:rPr>
          <w:rFonts w:asciiTheme="minorHAnsi" w:hAnsiTheme="minorHAnsi" w:cstheme="minorHAnsi"/>
          <w:iCs/>
          <w:sz w:val="22"/>
        </w:rPr>
        <w:t>a holocentric clade</w:t>
      </w:r>
      <w:r w:rsidR="009F63DF">
        <w:rPr>
          <w:rFonts w:asciiTheme="minorHAnsi" w:hAnsiTheme="minorHAnsi" w:cstheme="minorHAnsi"/>
          <w:iCs/>
          <w:sz w:val="22"/>
        </w:rPr>
        <w:t>,</w:t>
      </w:r>
      <w:r w:rsidR="009F63DF" w:rsidRPr="009612EA">
        <w:rPr>
          <w:rFonts w:asciiTheme="minorHAnsi" w:hAnsiTheme="minorHAnsi" w:cstheme="minorHAnsi"/>
          <w:iCs/>
          <w:sz w:val="22"/>
        </w:rPr>
        <w:t xml:space="preserve"> exhibit</w:t>
      </w:r>
      <w:r w:rsidR="006A2295">
        <w:rPr>
          <w:rFonts w:asciiTheme="minorHAnsi" w:hAnsiTheme="minorHAnsi" w:cstheme="minorHAnsi"/>
          <w:iCs/>
          <w:sz w:val="22"/>
        </w:rPr>
        <w:t>s</w:t>
      </w:r>
      <w:r w:rsidR="009F63DF" w:rsidRPr="009612EA">
        <w:rPr>
          <w:rFonts w:asciiTheme="minorHAnsi" w:hAnsiTheme="minorHAnsi" w:cstheme="minorHAnsi"/>
          <w:iCs/>
          <w:sz w:val="22"/>
        </w:rPr>
        <w:t xml:space="preserve"> some of the highest rates</w:t>
      </w:r>
      <w:r w:rsidR="009F63DF">
        <w:rPr>
          <w:rFonts w:asciiTheme="minorHAnsi" w:hAnsiTheme="minorHAnsi" w:cstheme="minorHAnsi"/>
          <w:iCs/>
          <w:sz w:val="22"/>
        </w:rPr>
        <w:t xml:space="preserve"> of chromosome number evolution, while other holocentric clades exhibit some of the lowest rates</w:t>
      </w:r>
      <w:r w:rsidR="009F63DF" w:rsidRPr="009612EA">
        <w:rPr>
          <w:rFonts w:asciiTheme="minorHAnsi" w:hAnsiTheme="minorHAnsi" w:cstheme="minorHAnsi"/>
          <w:iCs/>
          <w:sz w:val="22"/>
        </w:rPr>
        <w:t>.</w:t>
      </w:r>
      <w:r w:rsidR="009F63DF">
        <w:rPr>
          <w:rFonts w:asciiTheme="minorHAnsi" w:hAnsiTheme="minorHAnsi" w:cstheme="minorHAnsi"/>
          <w:iCs/>
          <w:sz w:val="22"/>
        </w:rPr>
        <w:t xml:space="preserve"> </w:t>
      </w:r>
      <w:r w:rsidR="006A2295">
        <w:rPr>
          <w:rFonts w:asciiTheme="minorHAnsi" w:hAnsiTheme="minorHAnsi" w:cstheme="minorHAnsi"/>
          <w:iCs/>
          <w:sz w:val="22"/>
        </w:rPr>
        <w:t>O</w:t>
      </w:r>
      <w:r w:rsidR="009F63DF">
        <w:rPr>
          <w:rFonts w:asciiTheme="minorHAnsi" w:hAnsiTheme="minorHAnsi" w:cstheme="minorHAnsi"/>
          <w:iCs/>
          <w:sz w:val="22"/>
        </w:rPr>
        <w:t xml:space="preserve">ur results suggest </w:t>
      </w:r>
      <w:r w:rsidR="006A2295">
        <w:rPr>
          <w:rFonts w:asciiTheme="minorHAnsi" w:hAnsiTheme="minorHAnsi" w:cstheme="minorHAnsi"/>
          <w:iCs/>
          <w:sz w:val="22"/>
        </w:rPr>
        <w:t xml:space="preserve">characteristics other than </w:t>
      </w:r>
      <w:r w:rsidR="009F63DF">
        <w:rPr>
          <w:rFonts w:asciiTheme="minorHAnsi" w:hAnsiTheme="minorHAnsi" w:cstheme="minorHAnsi"/>
          <w:iCs/>
          <w:sz w:val="22"/>
        </w:rPr>
        <w:t>holocentric</w:t>
      </w:r>
      <w:r w:rsidR="006A2295">
        <w:rPr>
          <w:rFonts w:asciiTheme="minorHAnsi" w:hAnsiTheme="minorHAnsi" w:cstheme="minorHAnsi"/>
          <w:iCs/>
          <w:sz w:val="22"/>
        </w:rPr>
        <w:t xml:space="preserve">ity and </w:t>
      </w:r>
      <w:r w:rsidR="009F63DF">
        <w:rPr>
          <w:rFonts w:asciiTheme="minorHAnsi" w:hAnsiTheme="minorHAnsi" w:cstheme="minorHAnsi"/>
          <w:iCs/>
          <w:sz w:val="22"/>
        </w:rPr>
        <w:t>monocentric</w:t>
      </w:r>
      <w:r w:rsidR="006A2295">
        <w:rPr>
          <w:rFonts w:asciiTheme="minorHAnsi" w:hAnsiTheme="minorHAnsi" w:cstheme="minorHAnsi"/>
          <w:iCs/>
          <w:sz w:val="22"/>
        </w:rPr>
        <w:t>ity are key in determining rates of</w:t>
      </w:r>
      <w:r w:rsidR="009F63DF">
        <w:rPr>
          <w:rFonts w:asciiTheme="minorHAnsi" w:hAnsiTheme="minorHAnsi" w:cstheme="minorHAnsi"/>
          <w:iCs/>
          <w:sz w:val="22"/>
        </w:rPr>
        <w:t xml:space="preserve"> chromosome</w:t>
      </w:r>
      <w:r w:rsidR="006A2295">
        <w:rPr>
          <w:rFonts w:asciiTheme="minorHAnsi" w:hAnsiTheme="minorHAnsi" w:cstheme="minorHAnsi"/>
          <w:iCs/>
          <w:sz w:val="22"/>
        </w:rPr>
        <w:t xml:space="preserve"> number evolution</w:t>
      </w:r>
      <w:r w:rsidR="009F63DF">
        <w:rPr>
          <w:rFonts w:asciiTheme="minorHAnsi" w:hAnsiTheme="minorHAnsi" w:cstheme="minorHAnsi"/>
          <w:iCs/>
          <w:sz w:val="22"/>
        </w:rPr>
        <w:t xml:space="preserve">. </w:t>
      </w:r>
    </w:p>
    <w:p w14:paraId="5FA0480C" w14:textId="22F8EF2B" w:rsidR="00D97F3B" w:rsidRPr="00AE0786" w:rsidRDefault="00D97F3B" w:rsidP="00DE1F25">
      <w:pPr>
        <w:spacing w:after="0"/>
        <w:rPr>
          <w:rFonts w:cstheme="minorHAnsi"/>
          <w:sz w:val="22"/>
          <w:szCs w:val="22"/>
        </w:rPr>
      </w:pPr>
    </w:p>
    <w:p w14:paraId="4CC3D4B0" w14:textId="51F71DAE" w:rsidR="00D97F3B"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DE1F25">
      <w:pPr>
        <w:pStyle w:val="Default"/>
        <w:widowControl w:val="0"/>
        <w:rPr>
          <w:rFonts w:asciiTheme="minorHAnsi" w:hAnsiTheme="minorHAnsi" w:cstheme="minorHAnsi"/>
          <w:i/>
          <w:iCs/>
          <w:sz w:val="22"/>
        </w:rPr>
      </w:pPr>
    </w:p>
    <w:p w14:paraId="7E185557" w14:textId="767E510C" w:rsidR="001C3E57" w:rsidRPr="00AE0786" w:rsidRDefault="00A243F8" w:rsidP="00DE1F25">
      <w:pPr>
        <w:pStyle w:val="Default"/>
        <w:widowControl w:val="0"/>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Blackmon</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2017)</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w:t>
      </w:r>
      <w:r w:rsidR="002E0BC5">
        <w:rPr>
          <w:rFonts w:asciiTheme="minorHAnsi" w:hAnsiTheme="minorHAnsi" w:cstheme="minorHAnsi"/>
          <w:sz w:val="22"/>
        </w:rPr>
        <w:t>of</w:t>
      </w:r>
      <w:r w:rsidR="002E0BC5" w:rsidRPr="00AE0786">
        <w:rPr>
          <w:rFonts w:asciiTheme="minorHAnsi" w:hAnsiTheme="minorHAnsi" w:cstheme="minorHAnsi"/>
          <w:sz w:val="22"/>
        </w:rPr>
        <w:t xml:space="preserve"> </w:t>
      </w:r>
      <w:r w:rsidRPr="00AE0786">
        <w:rPr>
          <w:rFonts w:asciiTheme="minorHAnsi" w:hAnsiTheme="minorHAnsi" w:cstheme="minorHAnsi"/>
          <w:sz w:val="22"/>
        </w:rPr>
        <w:t xml:space="preserve">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Church</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2019)</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A86549">
        <w:rPr>
          <w:rFonts w:asciiTheme="minorHAnsi" w:hAnsiTheme="minorHAnsi" w:cstheme="minorHAnsi"/>
          <w:sz w:val="22"/>
        </w:rPr>
      </w:r>
      <w:r w:rsidR="00A86549">
        <w:rPr>
          <w:rFonts w:asciiTheme="minorHAnsi" w:hAnsiTheme="minorHAnsi" w:cstheme="minorHAnsi"/>
          <w:sz w:val="22"/>
        </w:rPr>
        <w:fldChar w:fldCharType="separate"/>
      </w:r>
      <w:r w:rsidR="00A86549">
        <w:rPr>
          <w:rFonts w:asciiTheme="minorHAnsi" w:hAnsiTheme="minorHAnsi" w:cstheme="minorHAnsi"/>
          <w:noProof/>
          <w:sz w:val="22"/>
        </w:rPr>
        <w:t>(</w:t>
      </w:r>
      <w:r w:rsidR="00A86549" w:rsidRPr="00A86549">
        <w:rPr>
          <w:rFonts w:asciiTheme="minorHAnsi" w:hAnsiTheme="minorHAnsi" w:cstheme="minorHAnsi"/>
          <w:smallCaps/>
          <w:noProof/>
          <w:sz w:val="22"/>
        </w:rPr>
        <w:t>Misof</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 </w:t>
      </w:r>
      <w:r w:rsidR="00A86549" w:rsidRPr="00A86549">
        <w:rPr>
          <w:rFonts w:asciiTheme="minorHAnsi" w:hAnsiTheme="minorHAnsi" w:cstheme="minorHAnsi"/>
          <w:smallCaps/>
          <w:noProof/>
          <w:sz w:val="22"/>
        </w:rPr>
        <w:t>Rainford</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posterior distributions</w:t>
      </w:r>
      <w:r w:rsidR="00AE36D6">
        <w:rPr>
          <w:rFonts w:asciiTheme="minorHAnsi" w:hAnsiTheme="minorHAnsi" w:cstheme="minorHAnsi"/>
          <w:sz w:val="22"/>
        </w:rPr>
        <w:t>, each containing 100 trees,</w:t>
      </w:r>
      <w:r w:rsidRPr="00AE0786">
        <w:rPr>
          <w:rFonts w:asciiTheme="minorHAnsi" w:hAnsiTheme="minorHAnsi" w:cstheme="minorHAnsi"/>
          <w:sz w:val="22"/>
        </w:rPr>
        <w:t xml:space="preserve">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w:t>
      </w:r>
    </w:p>
    <w:p w14:paraId="10633250" w14:textId="77777777" w:rsidR="00DE1F25" w:rsidRDefault="00DE1F25" w:rsidP="00DE1F25">
      <w:pPr>
        <w:spacing w:after="0"/>
        <w:rPr>
          <w:rFonts w:cstheme="minorHAnsi"/>
          <w:i/>
          <w:iCs/>
          <w:sz w:val="22"/>
          <w:szCs w:val="22"/>
        </w:rPr>
      </w:pPr>
    </w:p>
    <w:p w14:paraId="54167459" w14:textId="0DF5E221" w:rsidR="001C3E57" w:rsidRPr="00AE0786" w:rsidRDefault="00A243F8" w:rsidP="00DE1F25">
      <w:pPr>
        <w:spacing w:after="0"/>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00AE36D6">
        <w:rPr>
          <w:rFonts w:cstheme="minorHAnsi"/>
          <w:sz w:val="22"/>
          <w:szCs w:val="22"/>
        </w:rPr>
        <w:t xml:space="preserve">then </w:t>
      </w:r>
      <w:r w:rsidRPr="00AE0786">
        <w:rPr>
          <w:rFonts w:cstheme="minorHAnsi"/>
          <w:sz w:val="22"/>
          <w:szCs w:val="22"/>
        </w:rPr>
        <w:t xml:space="preserve">fit a model of chromosome </w:t>
      </w:r>
      <w:r w:rsidR="00614AC6">
        <w:rPr>
          <w:rFonts w:cstheme="minorHAnsi"/>
          <w:sz w:val="22"/>
          <w:szCs w:val="22"/>
        </w:rPr>
        <w:t xml:space="preserve">number </w:t>
      </w:r>
      <w:r w:rsidRPr="00AE0786">
        <w:rPr>
          <w:rFonts w:cstheme="minorHAnsi"/>
          <w:sz w:val="22"/>
          <w:szCs w:val="22"/>
        </w:rPr>
        <w:t xml:space="preserve">evolution on each tree from the posterior distribution. </w:t>
      </w:r>
      <w:r w:rsidR="00AE36D6" w:rsidRPr="00AE0786">
        <w:rPr>
          <w:rFonts w:cstheme="minorHAnsi"/>
          <w:sz w:val="22"/>
          <w:szCs w:val="22"/>
        </w:rPr>
        <w:t xml:space="preserve">This model </w:t>
      </w:r>
      <w:r w:rsidR="00AE36D6">
        <w:rPr>
          <w:rFonts w:cstheme="minorHAnsi"/>
          <w:sz w:val="22"/>
          <w:szCs w:val="22"/>
        </w:rPr>
        <w:t>contains three mechanisms for changes in chromosome number:</w:t>
      </w:r>
      <w:r w:rsidR="00AE36D6" w:rsidRPr="00AE0786">
        <w:rPr>
          <w:rFonts w:cstheme="minorHAnsi"/>
          <w:sz w:val="22"/>
          <w:szCs w:val="22"/>
        </w:rPr>
        <w:t xml:space="preserve"> rate of chromosome number increase (fissions γ), rate of chromosome number decrease (fusions δ), </w:t>
      </w:r>
      <w:r w:rsidR="00AE36D6">
        <w:rPr>
          <w:rFonts w:cstheme="minorHAnsi"/>
          <w:sz w:val="22"/>
          <w:szCs w:val="22"/>
        </w:rPr>
        <w:t xml:space="preserve">and </w:t>
      </w:r>
      <w:r w:rsidR="00AE36D6" w:rsidRPr="00AE0786">
        <w:rPr>
          <w:rFonts w:cstheme="minorHAnsi"/>
          <w:sz w:val="22"/>
          <w:szCs w:val="22"/>
        </w:rPr>
        <w:t xml:space="preserve">rate of whole genome duplication (polyploidy </w:t>
      </w:r>
      <w:r w:rsidR="00AE36D6" w:rsidRPr="00AE0786">
        <w:rPr>
          <w:rFonts w:eastAsia="Times New Roman" w:cstheme="minorHAnsi"/>
          <w:color w:val="222222"/>
          <w:sz w:val="22"/>
          <w:szCs w:val="22"/>
          <w:shd w:val="clear" w:color="auto" w:fill="FFFFFF"/>
        </w:rPr>
        <w:t>ρ)</w:t>
      </w:r>
      <w:r w:rsidR="00AE36D6">
        <w:rPr>
          <w:rFonts w:eastAsia="Times New Roman" w:cstheme="minorHAnsi"/>
          <w:color w:val="222222"/>
          <w:sz w:val="22"/>
          <w:szCs w:val="22"/>
          <w:shd w:val="clear" w:color="auto" w:fill="FFFFFF"/>
        </w:rPr>
        <w:t>.</w:t>
      </w:r>
      <w:r w:rsidR="00AE36D6" w:rsidRPr="00AE0786">
        <w:rPr>
          <w:rFonts w:cstheme="minorHAnsi"/>
          <w:sz w:val="22"/>
          <w:szCs w:val="22"/>
        </w:rPr>
        <w:t xml:space="preserve"> </w:t>
      </w:r>
      <w:r w:rsidR="00AE36D6">
        <w:rPr>
          <w:rFonts w:cstheme="minorHAnsi"/>
          <w:sz w:val="22"/>
          <w:szCs w:val="22"/>
        </w:rPr>
        <w:t>Each</w:t>
      </w:r>
      <w:r w:rsidR="00AE36D6" w:rsidRPr="00AE0786">
        <w:rPr>
          <w:rFonts w:cstheme="minorHAnsi"/>
          <w:sz w:val="22"/>
          <w:szCs w:val="22"/>
        </w:rPr>
        <w:t xml:space="preserve"> of these is estimated separately for clades with holocentric and monocentric chromosomes leading to six chromosomal rate parameters. The final two parameters describe the transition to and from monocentric and holocentric (q</w:t>
      </w:r>
      <w:r w:rsidR="00AE36D6" w:rsidRPr="00AE0786">
        <w:rPr>
          <w:rFonts w:cstheme="minorHAnsi"/>
          <w:sz w:val="22"/>
          <w:szCs w:val="22"/>
          <w:vertAlign w:val="subscript"/>
        </w:rPr>
        <w:t>MH</w:t>
      </w:r>
      <w:r w:rsidR="00AE36D6" w:rsidRPr="00AE0786">
        <w:rPr>
          <w:rFonts w:cstheme="minorHAnsi"/>
          <w:sz w:val="22"/>
          <w:szCs w:val="22"/>
        </w:rPr>
        <w:t xml:space="preserve"> and q</w:t>
      </w:r>
      <w:r w:rsidR="00AE36D6" w:rsidRPr="00AE0786">
        <w:rPr>
          <w:rFonts w:cstheme="minorHAnsi"/>
          <w:sz w:val="22"/>
          <w:szCs w:val="22"/>
          <w:vertAlign w:val="subscript"/>
        </w:rPr>
        <w:t>HM</w:t>
      </w:r>
      <w:r w:rsidR="00AE36D6" w:rsidRPr="00AE0786">
        <w:rPr>
          <w:rFonts w:cstheme="minorHAnsi"/>
          <w:sz w:val="22"/>
          <w:szCs w:val="22"/>
        </w:rPr>
        <w:t>). This model was specified using the R package chromePlus</w:t>
      </w:r>
      <w:r w:rsidR="001C3E57" w:rsidRPr="00AE0786">
        <w:rPr>
          <w:rFonts w:cstheme="minorHAnsi"/>
          <w:sz w:val="22"/>
          <w:szCs w:val="22"/>
        </w:rPr>
        <w:t xml:space="preserve"> </w:t>
      </w:r>
      <w:r w:rsidR="001C3E57" w:rsidRPr="00AE0786">
        <w:rPr>
          <w:rFonts w:cstheme="minorHAnsi"/>
          <w:sz w:val="22"/>
          <w:szCs w:val="22"/>
        </w:rPr>
        <w:fldChar w:fldCharType="begin"/>
      </w:r>
      <w:r w:rsidR="00053A54">
        <w:rPr>
          <w:rFonts w:cstheme="minorHAnsi"/>
          <w:sz w:val="22"/>
          <w:szCs w:val="22"/>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Blackmon</w:t>
      </w:r>
      <w:r w:rsidR="00D7569D" w:rsidRPr="00AE0786">
        <w:rPr>
          <w:rFonts w:cstheme="minorHAnsi"/>
          <w:i/>
          <w:noProof/>
          <w:sz w:val="22"/>
          <w:szCs w:val="22"/>
        </w:rPr>
        <w:t xml:space="preserve"> et al.</w:t>
      </w:r>
      <w:r w:rsidR="00D7569D" w:rsidRPr="00AE0786">
        <w:rPr>
          <w:rFonts w:cstheme="minorHAnsi"/>
          <w:noProof/>
          <w:sz w:val="22"/>
          <w:szCs w:val="22"/>
        </w:rPr>
        <w:t xml:space="preserve"> 2019)</w:t>
      </w:r>
      <w:r w:rsidR="001C3E57" w:rsidRPr="00AE0786">
        <w:rPr>
          <w:rFonts w:cstheme="minorHAnsi"/>
          <w:sz w:val="22"/>
          <w:szCs w:val="22"/>
        </w:rPr>
        <w:fldChar w:fldCharType="end"/>
      </w:r>
      <w:r w:rsidR="001C3E57" w:rsidRPr="00AE0786">
        <w:rPr>
          <w:rFonts w:cstheme="minorHAnsi"/>
          <w:sz w:val="22"/>
          <w:szCs w:val="22"/>
        </w:rPr>
        <w:t xml:space="preserve"> and was fit using </w:t>
      </w:r>
      <w:r w:rsidR="00652826" w:rsidRPr="00AE0786">
        <w:rPr>
          <w:rFonts w:cstheme="minorHAnsi"/>
          <w:sz w:val="22"/>
          <w:szCs w:val="22"/>
        </w:rPr>
        <w:t xml:space="preserve">a </w:t>
      </w:r>
      <w:r w:rsidR="001C3E57" w:rsidRPr="00AE0786">
        <w:rPr>
          <w:rFonts w:cstheme="minorHAnsi"/>
          <w:sz w:val="22"/>
          <w:szCs w:val="22"/>
        </w:rPr>
        <w:t>Bayesian approach in the R package diversitree</w:t>
      </w:r>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&lt;EndNote&gt;&lt;Cite&gt;&lt;Author&gt;FitzJohn&lt;/Author&gt;&lt;Year&gt;2012&lt;/Year&gt;&lt;RecNum&gt;425&lt;/RecNum&gt;&lt;DisplayText&gt;(&lt;style face="smallcaps"&gt;FitzJohn&lt;/style&gt; 2012)&lt;/DisplayText&gt;&lt;record&gt;&lt;rec-number&gt;425&lt;/rec-number&gt;&lt;foreign-keys&gt;&lt;key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FitzJohn</w:t>
      </w:r>
      <w:r w:rsidR="00671853" w:rsidRPr="00AE0786">
        <w:rPr>
          <w:rFonts w:cstheme="minorHAnsi"/>
          <w:noProof/>
          <w:sz w:val="22"/>
          <w:szCs w:val="22"/>
        </w:rPr>
        <w:t xml:space="preserve"> 2012)</w:t>
      </w:r>
      <w:r w:rsidR="00671853" w:rsidRPr="00AE0786">
        <w:rPr>
          <w:rFonts w:cstheme="minorHAnsi"/>
          <w:sz w:val="22"/>
          <w:szCs w:val="22"/>
        </w:rPr>
        <w:fldChar w:fldCharType="end"/>
      </w:r>
      <w:r w:rsidR="00671853" w:rsidRPr="00AE0786">
        <w:rPr>
          <w:rFonts w:cstheme="minorHAnsi"/>
          <w:sz w:val="22"/>
          <w:szCs w:val="22"/>
        </w:rPr>
        <w:t>.</w:t>
      </w:r>
    </w:p>
    <w:p w14:paraId="04D7B3E1" w14:textId="77777777" w:rsidR="00DE1F25" w:rsidRDefault="00DE1F25" w:rsidP="00DE1F25">
      <w:pPr>
        <w:spacing w:after="0"/>
        <w:rPr>
          <w:rFonts w:cstheme="minorHAnsi"/>
          <w:sz w:val="22"/>
          <w:szCs w:val="22"/>
        </w:rPr>
      </w:pPr>
    </w:p>
    <w:p w14:paraId="7DFBDB4C" w14:textId="0AD97912" w:rsidR="000E0649" w:rsidRDefault="00B52998" w:rsidP="00DE1F25">
      <w:pPr>
        <w:spacing w:after="0"/>
        <w:rPr>
          <w:rFonts w:cstheme="minorHAnsi"/>
          <w:sz w:val="22"/>
          <w:szCs w:val="22"/>
        </w:rPr>
      </w:pPr>
      <w:r w:rsidRPr="00AE0786">
        <w:rPr>
          <w:rFonts w:cstheme="minorHAnsi"/>
          <w:sz w:val="22"/>
          <w:szCs w:val="22"/>
        </w:rPr>
        <w:lastRenderedPageBreak/>
        <w:t>For each of the 100 trees in a posterior distribution</w:t>
      </w:r>
      <w:r w:rsidR="00AE36D6">
        <w:rPr>
          <w:rFonts w:cstheme="minorHAnsi"/>
          <w:sz w:val="22"/>
          <w:szCs w:val="22"/>
        </w:rPr>
        <w:t>,</w:t>
      </w:r>
      <w:r w:rsidRPr="00AE0786">
        <w:rPr>
          <w:rFonts w:cstheme="minorHAnsi"/>
          <w:sz w:val="22"/>
          <w:szCs w:val="22"/>
        </w:rPr>
        <w:t xml:space="preserve"> we randomly sampled tip states for genera with more than one record in our chromosome data set. By sampling across </w:t>
      </w:r>
      <w:r w:rsidR="002C27AF">
        <w:rPr>
          <w:rFonts w:cstheme="minorHAnsi"/>
          <w:sz w:val="22"/>
          <w:szCs w:val="22"/>
        </w:rPr>
        <w:t xml:space="preserve">the </w:t>
      </w:r>
      <w:r w:rsidR="00AE36D6">
        <w:rPr>
          <w:rFonts w:cstheme="minorHAnsi"/>
          <w:sz w:val="22"/>
          <w:szCs w:val="22"/>
        </w:rPr>
        <w:t xml:space="preserve">chromosome </w:t>
      </w:r>
      <w:r w:rsidR="002C27AF">
        <w:rPr>
          <w:rFonts w:cstheme="minorHAnsi"/>
          <w:sz w:val="22"/>
          <w:szCs w:val="22"/>
        </w:rPr>
        <w:t xml:space="preserve">dataset and </w:t>
      </w:r>
      <w:r w:rsidR="00AE36D6">
        <w:rPr>
          <w:rFonts w:cstheme="minorHAnsi"/>
          <w:sz w:val="22"/>
          <w:szCs w:val="22"/>
        </w:rPr>
        <w:t>the posterior distribution of trees</w:t>
      </w:r>
      <w:r w:rsidRPr="00AE0786">
        <w:rPr>
          <w:rFonts w:cstheme="minorHAnsi"/>
          <w:sz w:val="22"/>
          <w:szCs w:val="22"/>
        </w:rPr>
        <w:t xml:space="preserve"> we are able to account for both phylogenetic and tip state uncertainty. </w:t>
      </w:r>
      <w:r w:rsidR="00FE73E4" w:rsidRPr="00AE0786">
        <w:rPr>
          <w:rFonts w:cstheme="minorHAnsi"/>
          <w:sz w:val="22"/>
          <w:szCs w:val="22"/>
        </w:rPr>
        <w:t>For purposes of model fitting trees were rescaled to unit length; however, all rates reported in the paper have been back transformed to be in units of millions of years.</w:t>
      </w:r>
      <w:r w:rsidR="00A4749D">
        <w:rPr>
          <w:rFonts w:cstheme="minorHAnsi"/>
          <w:sz w:val="22"/>
          <w:szCs w:val="22"/>
        </w:rPr>
        <w:t xml:space="preserve"> As is customary for Markov model like the one fit here the rates reported are lamda parameters that describe the expected waiting for a transition to occur.</w:t>
      </w:r>
      <w:r w:rsidR="00FE73E4" w:rsidRPr="00AE0786">
        <w:rPr>
          <w:rFonts w:cstheme="minorHAnsi"/>
          <w:sz w:val="22"/>
          <w:szCs w:val="22"/>
        </w:rPr>
        <w:t xml:space="preserve"> </w:t>
      </w:r>
      <w:r w:rsidR="00A4749D">
        <w:rPr>
          <w:rFonts w:cstheme="minorHAnsi"/>
          <w:sz w:val="22"/>
          <w:szCs w:val="22"/>
        </w:rPr>
        <w:t>Each</w:t>
      </w:r>
      <w:r w:rsidRPr="00AE0786">
        <w:rPr>
          <w:rFonts w:cstheme="minorHAnsi"/>
          <w:sz w:val="22"/>
          <w:szCs w:val="22"/>
        </w:rPr>
        <w:t xml:space="preserve"> </w:t>
      </w:r>
      <w:r w:rsidR="002E0BC5">
        <w:rPr>
          <w:rFonts w:cstheme="minorHAnsi"/>
          <w:sz w:val="22"/>
          <w:szCs w:val="22"/>
        </w:rPr>
        <w:t>Markov chain Monte Carlo (</w:t>
      </w:r>
      <w:r w:rsidRPr="00AE0786">
        <w:rPr>
          <w:rFonts w:cstheme="minorHAnsi"/>
          <w:sz w:val="22"/>
          <w:szCs w:val="22"/>
        </w:rPr>
        <w:t>MCMC</w:t>
      </w:r>
      <w:r w:rsidR="002E0BC5">
        <w:rPr>
          <w:rFonts w:cstheme="minorHAnsi"/>
          <w:sz w:val="22"/>
          <w:szCs w:val="22"/>
        </w:rPr>
        <w:t>)</w:t>
      </w:r>
      <w:r w:rsidRPr="00AE0786">
        <w:rPr>
          <w:rFonts w:cstheme="minorHAnsi"/>
          <w:sz w:val="22"/>
          <w:szCs w:val="22"/>
        </w:rPr>
        <w:t xml:space="preserve">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w:t>
      </w:r>
      <w:r w:rsidR="00A4749D">
        <w:rPr>
          <w:rFonts w:cstheme="minorHAnsi"/>
          <w:sz w:val="22"/>
          <w:szCs w:val="22"/>
        </w:rPr>
        <w:t>applied</w:t>
      </w:r>
      <w:r w:rsidRPr="00AE0786">
        <w:rPr>
          <w:rFonts w:cstheme="minorHAnsi"/>
          <w:sz w:val="22"/>
          <w:szCs w:val="22"/>
        </w:rPr>
        <w:t xml:space="preserve">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t>
      </w:r>
      <w:r w:rsidR="00A4749D">
        <w:rPr>
          <w:rFonts w:cstheme="minorHAnsi"/>
          <w:sz w:val="22"/>
          <w:szCs w:val="22"/>
        </w:rPr>
        <w:t>on</w:t>
      </w:r>
      <w:r w:rsidRPr="00AE0786">
        <w:rPr>
          <w:rFonts w:cstheme="minorHAnsi"/>
          <w:sz w:val="22"/>
          <w:szCs w:val="22"/>
        </w:rPr>
        <w:t xml:space="preserve"> all 100 trees at 50 generations each. We removed the first twenty-five </w:t>
      </w:r>
      <w:r w:rsidR="004D4F75">
        <w:rPr>
          <w:rFonts w:cstheme="minorHAnsi"/>
          <w:sz w:val="22"/>
          <w:szCs w:val="22"/>
        </w:rPr>
        <w:t>generations</w:t>
      </w:r>
      <w:r w:rsidRPr="00AE0786">
        <w:rPr>
          <w:rFonts w:cstheme="minorHAnsi"/>
          <w:sz w:val="22"/>
          <w:szCs w:val="22"/>
        </w:rPr>
        <w:t xml:space="preserve"> as our burnin for each </w:t>
      </w:r>
      <w:r w:rsidR="00A4749D">
        <w:rPr>
          <w:rFonts w:cstheme="minorHAnsi"/>
          <w:sz w:val="22"/>
          <w:szCs w:val="22"/>
        </w:rPr>
        <w:t xml:space="preserve">MCMC </w:t>
      </w:r>
      <w:r w:rsidRPr="00AE0786">
        <w:rPr>
          <w:rFonts w:cstheme="minorHAnsi"/>
          <w:sz w:val="22"/>
          <w:szCs w:val="22"/>
        </w:rPr>
        <w:t>run</w:t>
      </w:r>
      <w:r w:rsidR="00FE73E4" w:rsidRPr="00AE0786">
        <w:rPr>
          <w:rFonts w:cstheme="minorHAnsi"/>
          <w:sz w:val="22"/>
          <w:szCs w:val="22"/>
        </w:rPr>
        <w:t xml:space="preserve"> and combined the postburnin portion of </w:t>
      </w:r>
      <w:r w:rsidR="00A4749D">
        <w:rPr>
          <w:rFonts w:cstheme="minorHAnsi"/>
          <w:sz w:val="22"/>
          <w:szCs w:val="22"/>
        </w:rPr>
        <w:t>all</w:t>
      </w:r>
      <w:r w:rsidR="00FE73E4" w:rsidRPr="00AE0786">
        <w:rPr>
          <w:rFonts w:cstheme="minorHAnsi"/>
          <w:sz w:val="22"/>
          <w:szCs w:val="22"/>
        </w:rPr>
        <w:t xml:space="preserve"> MCMC</w:t>
      </w:r>
      <w:r w:rsidR="00A4749D">
        <w:rPr>
          <w:rFonts w:cstheme="minorHAnsi"/>
          <w:sz w:val="22"/>
          <w:szCs w:val="22"/>
        </w:rPr>
        <w:t>s to create our estimate of the posterior distribuion of model parameters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w:t>
      </w:r>
      <m:oMath>
        <m:r>
          <w:rPr>
            <w:rFonts w:ascii="Cambria Math" w:eastAsiaTheme="minorEastAsia" w:hAnsi="Cambria Math" w:cstheme="minorHAnsi"/>
            <w:sz w:val="22"/>
            <w:szCs w:val="22"/>
          </w:rPr>
          <m:t>x</m:t>
        </m:r>
      </m:oMath>
      <w:r w:rsidR="00A4749D">
        <w:rPr>
          <w:rFonts w:eastAsiaTheme="minorEastAsia" w:cstheme="minorHAnsi"/>
          <w:sz w:val="22"/>
          <w:szCs w:val="22"/>
        </w:rPr>
        <w:t xml:space="preserve"> </w:t>
      </w:r>
      <w:r w:rsidR="000E0649" w:rsidRPr="00AE0786">
        <w:rPr>
          <w:rFonts w:eastAsiaTheme="minorEastAsia" w:cstheme="minorHAnsi"/>
          <w:sz w:val="22"/>
          <w:szCs w:val="22"/>
        </w:rPr>
        <w:t>indicates the rate parameter</w:t>
      </w:r>
      <w:r w:rsidR="000E0649" w:rsidRPr="00AE0786">
        <w:rPr>
          <w:rFonts w:cstheme="minorHAnsi"/>
          <w:sz w:val="22"/>
          <w:szCs w:val="22"/>
        </w:rPr>
        <w:t xml:space="preserve">. For example, for the rate fissions (γ), for each post-burnin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DE1F25">
      <w:pPr>
        <w:spacing w:after="0"/>
        <w:rPr>
          <w:rFonts w:cstheme="minorHAnsi"/>
          <w:sz w:val="22"/>
          <w:szCs w:val="22"/>
        </w:rPr>
      </w:pPr>
    </w:p>
    <w:p w14:paraId="40C1ECD1" w14:textId="5AE78A1F" w:rsidR="000E0649" w:rsidRPr="00DE1F25" w:rsidRDefault="000E0649" w:rsidP="00DE1F25">
      <w:pPr>
        <w:spacing w:after="0"/>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DE1F25">
      <w:pPr>
        <w:spacing w:after="0"/>
        <w:rPr>
          <w:rFonts w:cstheme="minorHAnsi"/>
          <w:sz w:val="22"/>
          <w:szCs w:val="22"/>
        </w:rPr>
      </w:pPr>
    </w:p>
    <w:p w14:paraId="52704AB9" w14:textId="46928F48" w:rsidR="00AE0786" w:rsidRDefault="000E0649" w:rsidP="00DE1F25">
      <w:pPr>
        <w:spacing w:after="0"/>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is positive, we interpret it as support for a higher rate of chromosome</w:t>
      </w:r>
      <w:r w:rsidR="00614AC6">
        <w:rPr>
          <w:rFonts w:cstheme="minorHAnsi"/>
          <w:sz w:val="22"/>
          <w:szCs w:val="22"/>
        </w:rPr>
        <w:t xml:space="preserve"> number</w:t>
      </w:r>
      <w:r w:rsidRPr="00AE0786">
        <w:rPr>
          <w:rFonts w:cstheme="minorHAnsi"/>
          <w:sz w:val="22"/>
          <w:szCs w:val="22"/>
        </w:rPr>
        <w:t xml:space="preserv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w:t>
      </w:r>
      <w:r w:rsidR="00614AC6">
        <w:rPr>
          <w:rFonts w:cstheme="minorHAnsi"/>
          <w:sz w:val="22"/>
          <w:szCs w:val="22"/>
        </w:rPr>
        <w:t xml:space="preserve">number </w:t>
      </w:r>
      <w:r w:rsidRPr="00AE0786">
        <w:rPr>
          <w:rFonts w:cstheme="minorHAnsi"/>
          <w:sz w:val="22"/>
          <w:szCs w:val="22"/>
        </w:rPr>
        <w:t xml:space="preserve">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DE1F25">
      <w:pPr>
        <w:spacing w:after="0"/>
        <w:rPr>
          <w:rFonts w:cstheme="minorHAnsi"/>
          <w:sz w:val="22"/>
          <w:szCs w:val="22"/>
        </w:rPr>
      </w:pPr>
    </w:p>
    <w:p w14:paraId="52229613" w14:textId="50D15F9A" w:rsidR="00D97F3B" w:rsidRPr="00AE0786" w:rsidRDefault="004034FA" w:rsidP="00DE1F25">
      <w:pPr>
        <w:spacing w:after="0"/>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 however</w:t>
      </w:r>
      <w:r w:rsidR="00F81B68" w:rsidRPr="00AE0786">
        <w:rPr>
          <w:rFonts w:cstheme="minorHAnsi"/>
          <w:sz w:val="22"/>
          <w:szCs w:val="22"/>
        </w:rPr>
        <w:t>,</w:t>
      </w:r>
      <w:r w:rsidRPr="00AE0786">
        <w:rPr>
          <w:rFonts w:cstheme="minorHAnsi"/>
          <w:sz w:val="22"/>
          <w:szCs w:val="22"/>
        </w:rPr>
        <w:t xml:space="preserve"> we ran the data</w:t>
      </w:r>
      <w:r w:rsidR="00B10B2C" w:rsidRPr="00AE0786">
        <w:rPr>
          <w:rFonts w:cstheme="minorHAnsi"/>
          <w:sz w:val="22"/>
          <w:szCs w:val="22"/>
        </w:rPr>
        <w:t xml:space="preserve"> under two different </w:t>
      </w:r>
      <w:r w:rsidR="00A4749D" w:rsidRPr="00AE0786">
        <w:rPr>
          <w:rFonts w:cstheme="minorHAnsi"/>
          <w:sz w:val="22"/>
          <w:szCs w:val="22"/>
        </w:rPr>
        <w:t>models</w:t>
      </w:r>
      <w:r w:rsidR="00A4749D">
        <w:rPr>
          <w:rFonts w:cstheme="minorHAnsi"/>
          <w:sz w:val="22"/>
          <w:szCs w:val="22"/>
        </w:rPr>
        <w:t xml:space="preserve"> – with and without polyploidy. B</w:t>
      </w:r>
      <w:r w:rsidR="00A4749D" w:rsidRPr="00AE0786">
        <w:rPr>
          <w:rFonts w:cstheme="minorHAnsi"/>
          <w:sz w:val="22"/>
          <w:szCs w:val="22"/>
        </w:rPr>
        <w:t>ecause each order</w:t>
      </w:r>
      <w:r w:rsidR="00EA2D7F" w:rsidRPr="00AE0786">
        <w:rPr>
          <w:rFonts w:cstheme="minorHAnsi"/>
          <w:sz w:val="22"/>
          <w:szCs w:val="22"/>
        </w:rPr>
        <w:t xml:space="preserve"> is fixed for either holo- or monocentricity</w:t>
      </w:r>
      <w:r w:rsidR="003F6492">
        <w:rPr>
          <w:rFonts w:cstheme="minorHAnsi"/>
          <w:sz w:val="22"/>
          <w:szCs w:val="22"/>
        </w:rPr>
        <w:t>.</w:t>
      </w:r>
      <w:r w:rsidR="00EA2D7F" w:rsidRPr="00AE0786">
        <w:rPr>
          <w:rFonts w:cstheme="minorHAnsi"/>
          <w:sz w:val="22"/>
          <w:szCs w:val="22"/>
        </w:rPr>
        <w:t xml:space="preserve"> </w:t>
      </w:r>
      <w:r w:rsidR="003F6492">
        <w:rPr>
          <w:rFonts w:cstheme="minorHAnsi"/>
          <w:sz w:val="22"/>
          <w:szCs w:val="22"/>
        </w:rPr>
        <w:t>W</w:t>
      </w:r>
      <w:r w:rsidR="00EA2D7F" w:rsidRPr="00AE0786">
        <w:rPr>
          <w:rFonts w:cstheme="minorHAnsi"/>
          <w:sz w:val="22"/>
          <w:szCs w:val="22"/>
        </w:rPr>
        <w:t>e only estimate one set of rate parameters</w:t>
      </w:r>
      <w:r w:rsidR="00DE1F25">
        <w:rPr>
          <w:rFonts w:cstheme="minorHAnsi"/>
          <w:sz w:val="22"/>
          <w:szCs w:val="22"/>
        </w:rPr>
        <w:t xml:space="preserve"> in each clade</w:t>
      </w:r>
      <w:r w:rsidRPr="00AE0786">
        <w:rPr>
          <w:rFonts w:cstheme="minorHAnsi"/>
          <w:sz w:val="22"/>
          <w:szCs w:val="22"/>
        </w:rPr>
        <w:t>.</w:t>
      </w:r>
      <w:r w:rsidR="00687BFB" w:rsidRPr="00AE0786">
        <w:rPr>
          <w:rFonts w:cstheme="minorHAnsi"/>
          <w:sz w:val="22"/>
          <w:szCs w:val="22"/>
        </w:rPr>
        <w:t xml:space="preserve"> We</w:t>
      </w:r>
      <w:r w:rsidR="00A4749D">
        <w:rPr>
          <w:rFonts w:cstheme="minorHAnsi"/>
          <w:sz w:val="22"/>
          <w:szCs w:val="22"/>
        </w:rPr>
        <w:t xml:space="preserve"> </w:t>
      </w:r>
      <w:r w:rsidR="00687BFB" w:rsidRPr="00AE0786">
        <w:rPr>
          <w:rFonts w:cstheme="minorHAnsi"/>
          <w:sz w:val="22"/>
          <w:szCs w:val="22"/>
        </w:rPr>
        <w:t>only included order</w:t>
      </w:r>
      <w:r w:rsidR="00085A8D" w:rsidRPr="00AE0786">
        <w:rPr>
          <w:rFonts w:cstheme="minorHAnsi"/>
          <w:sz w:val="22"/>
          <w:szCs w:val="22"/>
        </w:rPr>
        <w:t>s</w:t>
      </w:r>
      <w:r w:rsidR="00687BFB" w:rsidRPr="00AE0786">
        <w:rPr>
          <w:rFonts w:cstheme="minorHAnsi"/>
          <w:sz w:val="22"/>
          <w:szCs w:val="22"/>
        </w:rPr>
        <w:t xml:space="preserve"> </w:t>
      </w:r>
      <w:r w:rsidR="00085A8D" w:rsidRPr="00AE0786">
        <w:rPr>
          <w:rFonts w:cstheme="minorHAnsi"/>
          <w:sz w:val="22"/>
          <w:szCs w:val="22"/>
        </w:rPr>
        <w:t>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DE1F25">
      <w:pPr>
        <w:pStyle w:val="Default"/>
        <w:widowControl w:val="0"/>
        <w:rPr>
          <w:rFonts w:asciiTheme="minorHAnsi" w:hAnsiTheme="minorHAnsi" w:cstheme="minorHAnsi"/>
          <w:b/>
          <w:bCs/>
          <w:sz w:val="22"/>
        </w:rPr>
      </w:pPr>
    </w:p>
    <w:p w14:paraId="125B4166" w14:textId="2C3B6D55" w:rsidR="00854D0F"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DE1F25">
      <w:pPr>
        <w:pStyle w:val="Default"/>
        <w:widowControl w:val="0"/>
        <w:rPr>
          <w:rFonts w:asciiTheme="minorHAnsi" w:hAnsiTheme="minorHAnsi" w:cstheme="minorHAnsi"/>
          <w:sz w:val="22"/>
        </w:rPr>
      </w:pPr>
    </w:p>
    <w:p w14:paraId="6C131BFE" w14:textId="380DEC60" w:rsidR="002D30B1" w:rsidRDefault="002D30B1" w:rsidP="00DE1F25">
      <w:pPr>
        <w:pStyle w:val="Default"/>
        <w:widowControl w:val="0"/>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 that differ in </w:t>
      </w:r>
      <w:r w:rsidR="00141B90">
        <w:rPr>
          <w:rFonts w:asciiTheme="minorHAnsi" w:hAnsiTheme="minorHAnsi" w:cstheme="minorHAnsi"/>
          <w:sz w:val="22"/>
        </w:rPr>
        <w:t>the age of some clades</w:t>
      </w:r>
      <w:r>
        <w:rPr>
          <w:rFonts w:asciiTheme="minorHAnsi" w:hAnsiTheme="minorHAnsi" w:cstheme="minorHAnsi"/>
          <w:sz w:val="22"/>
        </w:rPr>
        <w:t xml:space="preserve">. As such the rate estimates that are inferred using the phylogenies </w:t>
      </w:r>
      <w:r w:rsidR="00141B90">
        <w:rPr>
          <w:rFonts w:asciiTheme="minorHAnsi" w:hAnsiTheme="minorHAnsi" w:cstheme="minorHAnsi"/>
          <w:sz w:val="22"/>
        </w:rPr>
        <w:t>could be</w:t>
      </w:r>
      <w:r>
        <w:rPr>
          <w:rFonts w:asciiTheme="minorHAnsi" w:hAnsiTheme="minorHAnsi" w:cstheme="minorHAnsi"/>
          <w:sz w:val="22"/>
        </w:rPr>
        <w:t xml:space="preserve"> different.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lastRenderedPageBreak/>
        <w:t xml:space="preserve">posterior sampled based on the Rainford backbone </w:t>
      </w:r>
      <w:r w:rsidR="004D4F75">
        <w:rPr>
          <w:rFonts w:asciiTheme="minorHAnsi" w:hAnsiTheme="minorHAnsi" w:cstheme="minorHAnsi"/>
          <w:sz w:val="22"/>
        </w:rPr>
        <w:fldChar w:fldCharType="begin"/>
      </w:r>
      <w:r w:rsidR="004D4F75">
        <w:rPr>
          <w:rFonts w:asciiTheme="minorHAnsi" w:hAnsiTheme="minorHAnsi" w:cstheme="minorHAnsi"/>
          <w:sz w:val="22"/>
        </w:rPr>
        <w:instrText xml:space="preserve"> ADDIN EN.CITE &lt;EndNote&gt;&lt;Cite ExcludeAuth="1"&gt;&lt;Author&gt;Rainford&lt;/Author&gt;&lt;Year&gt;2014&lt;/Year&gt;&lt;RecNum&gt;2831&lt;/RecNum&gt;&lt;DisplayText&gt;(2014)&lt;/DisplayText&gt;&lt;record&gt;&lt;rec-number&gt;2831&lt;/rec-number&gt;&lt;foreign-keys&gt;&lt;key app="EN" db-id="20tzrfeaqpde50e5e2dvtwp7sr5fsss0txe9" timestamp="1591122165"&gt;2831&lt;/key&gt;&lt;/foreign-keys&gt;&lt;ref-type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4D4F75">
        <w:rPr>
          <w:rFonts w:asciiTheme="minorHAnsi" w:hAnsiTheme="minorHAnsi" w:cstheme="minorHAnsi"/>
          <w:sz w:val="22"/>
        </w:rPr>
        <w:fldChar w:fldCharType="separate"/>
      </w:r>
      <w:r w:rsidR="004D4F75">
        <w:rPr>
          <w:rFonts w:asciiTheme="minorHAnsi" w:hAnsiTheme="minorHAnsi" w:cstheme="minorHAnsi"/>
          <w:noProof/>
          <w:sz w:val="22"/>
        </w:rPr>
        <w:t>(2014)</w:t>
      </w:r>
      <w:r w:rsidR="004D4F75">
        <w:rPr>
          <w:rFonts w:asciiTheme="minorHAnsi" w:hAnsiTheme="minorHAnsi" w:cstheme="minorHAnsi"/>
          <w:sz w:val="22"/>
        </w:rPr>
        <w:fldChar w:fldCharType="end"/>
      </w:r>
      <w:r w:rsidR="004D4F75">
        <w:rPr>
          <w:rFonts w:asciiTheme="minorHAnsi" w:hAnsiTheme="minorHAnsi" w:cstheme="minorHAnsi"/>
          <w:sz w:val="22"/>
        </w:rPr>
        <w:t xml:space="preserve"> </w:t>
      </w:r>
      <w:r w:rsidR="00141B90">
        <w:rPr>
          <w:rFonts w:asciiTheme="minorHAnsi" w:hAnsiTheme="minorHAnsi" w:cstheme="minorHAnsi"/>
          <w:sz w:val="22"/>
        </w:rPr>
        <w:t>than when using the posterior sampled based on the Misof backbone</w:t>
      </w:r>
      <w:r w:rsidR="004D4F75">
        <w:rPr>
          <w:rFonts w:asciiTheme="minorHAnsi" w:hAnsiTheme="minorHAnsi" w:cstheme="minorHAnsi"/>
          <w:sz w:val="22"/>
        </w:rPr>
        <w:t xml:space="preserve"> </w:t>
      </w:r>
      <w:r w:rsidR="004D4F75">
        <w:rPr>
          <w:rFonts w:asciiTheme="minorHAnsi" w:hAnsiTheme="minorHAnsi" w:cstheme="minorHAnsi"/>
          <w:sz w:val="22"/>
        </w:rPr>
        <w:fldChar w:fldCharType="begin"/>
      </w:r>
      <w:r w:rsidR="004D4F75">
        <w:rPr>
          <w:rFonts w:asciiTheme="minorHAnsi" w:hAnsiTheme="minorHAnsi" w:cstheme="minorHAnsi"/>
          <w:sz w:val="22"/>
        </w:rPr>
        <w:instrText xml:space="preserve"> ADDIN EN.CITE &lt;EndNote&gt;&lt;Cite ExcludeAuth="1"&gt;&lt;Author&gt;Misof&lt;/Author&gt;&lt;Year&gt;2014&lt;/Year&gt;&lt;RecNum&gt;2425&lt;/RecNum&gt;&lt;DisplayText&gt;(2014)&lt;/DisplayText&gt;&lt;record&gt;&lt;rec-number&gt;2425&lt;/rec-number&gt;&lt;foreign-keys&gt;&lt;key app="EN" db-id="20tzrfeaqpde50e5e2dvtwp7sr5fsss0txe9" timestamp="1455477290"&gt;2425&lt;/key&gt;&lt;/foreign-keys&gt;&lt;ref-type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periodical&gt;&lt;pages&gt;763-767&lt;/pages&gt;&lt;volume&gt;346&lt;/volume&gt;&lt;number&gt;6210&lt;/number&gt;&lt;dates&gt;&lt;year&gt;2014&lt;/year&gt;&lt;/dates&gt;&lt;isbn&gt;0036-8075&lt;/isbn&gt;&lt;urls&gt;&lt;/urls&gt;&lt;/record&gt;&lt;/Cite&gt;&lt;/EndNote&gt;</w:instrText>
      </w:r>
      <w:r w:rsidR="004D4F75">
        <w:rPr>
          <w:rFonts w:asciiTheme="minorHAnsi" w:hAnsiTheme="minorHAnsi" w:cstheme="minorHAnsi"/>
          <w:sz w:val="22"/>
        </w:rPr>
        <w:fldChar w:fldCharType="separate"/>
      </w:r>
      <w:r w:rsidR="004D4F75">
        <w:rPr>
          <w:rFonts w:asciiTheme="minorHAnsi" w:hAnsiTheme="minorHAnsi" w:cstheme="minorHAnsi"/>
          <w:noProof/>
          <w:sz w:val="22"/>
        </w:rPr>
        <w:t>(2014)</w:t>
      </w:r>
      <w:r w:rsidR="004D4F75">
        <w:rPr>
          <w:rFonts w:asciiTheme="minorHAnsi" w:hAnsiTheme="minorHAnsi" w:cstheme="minorHAnsi"/>
          <w:sz w:val="22"/>
        </w:rPr>
        <w:fldChar w:fldCharType="end"/>
      </w:r>
      <w:r w:rsidR="00141B90">
        <w:rPr>
          <w:rFonts w:asciiTheme="minorHAnsi" w:hAnsiTheme="minorHAnsi" w:cstheme="minorHAnsi"/>
          <w:sz w:val="22"/>
        </w:rPr>
        <w:t xml:space="preserv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paper we present results based on our analysis of the </w:t>
      </w:r>
      <w:r w:rsidR="00141B90">
        <w:rPr>
          <w:rFonts w:asciiTheme="minorHAnsi" w:eastAsiaTheme="minorEastAsia" w:hAnsiTheme="minorHAnsi" w:cstheme="minorHAnsi"/>
          <w:sz w:val="22"/>
        </w:rPr>
        <w:t>Misof</w:t>
      </w:r>
      <w:r>
        <w:rPr>
          <w:rFonts w:asciiTheme="minorHAnsi" w:eastAsiaTheme="minorEastAsia" w:hAnsiTheme="minorHAnsi" w:cstheme="minorHAnsi"/>
          <w:sz w:val="22"/>
        </w:rPr>
        <w:t xml:space="preserve"> tree. </w:t>
      </w:r>
    </w:p>
    <w:p w14:paraId="27CDCD2E" w14:textId="33B1F1C9" w:rsidR="002D30B1" w:rsidRDefault="002D30B1" w:rsidP="00DE1F25">
      <w:pPr>
        <w:pStyle w:val="Default"/>
        <w:widowControl w:val="0"/>
        <w:rPr>
          <w:rFonts w:asciiTheme="minorHAnsi" w:hAnsiTheme="minorHAnsi" w:cstheme="minorHAnsi"/>
          <w:sz w:val="22"/>
        </w:rPr>
      </w:pPr>
    </w:p>
    <w:p w14:paraId="1184B4EF" w14:textId="4E2E52B8" w:rsidR="00CF31E9" w:rsidRDefault="009D45EA" w:rsidP="00DE1F25">
      <w:pPr>
        <w:pStyle w:val="Default"/>
        <w:widowControl w:val="0"/>
        <w:rPr>
          <w:rFonts w:asciiTheme="minorHAnsi" w:hAnsiTheme="minorHAnsi" w:cstheme="minorHAnsi"/>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004D4F75">
        <w:rPr>
          <w:rFonts w:asciiTheme="minorHAnsi" w:hAnsiTheme="minorHAnsi" w:cstheme="minorHAnsi"/>
          <w:sz w:val="22"/>
        </w:rPr>
        <w:t xml:space="preserve">We explored two models for the evolution of chromosome number. The first model included </w:t>
      </w:r>
      <w:r w:rsidRPr="00AE0786">
        <w:rPr>
          <w:rFonts w:asciiTheme="minorHAnsi" w:hAnsiTheme="minorHAnsi" w:cstheme="minorHAnsi"/>
          <w:sz w:val="22"/>
        </w:rPr>
        <w:t xml:space="preserve">fusion, fission, </w:t>
      </w:r>
      <w:r w:rsidR="006E135F" w:rsidRPr="00AE0786">
        <w:rPr>
          <w:rFonts w:asciiTheme="minorHAnsi" w:hAnsiTheme="minorHAnsi" w:cstheme="minorHAnsi"/>
          <w:sz w:val="22"/>
        </w:rPr>
        <w:t>polyploidy</w:t>
      </w:r>
      <w:r w:rsidR="00CF31E9">
        <w:rPr>
          <w:rFonts w:asciiTheme="minorHAnsi" w:hAnsiTheme="minorHAnsi" w:cstheme="minorHAnsi"/>
          <w:sz w:val="22"/>
        </w:rPr>
        <w:t>, each estimated in holocentric and monocentric lineages as well as</w:t>
      </w:r>
      <w:r w:rsidRPr="00AE0786">
        <w:rPr>
          <w:rFonts w:asciiTheme="minorHAnsi" w:hAnsiTheme="minorHAnsi" w:cstheme="minorHAnsi"/>
          <w:sz w:val="22"/>
        </w:rPr>
        <w:t xml:space="preserv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CF31E9">
        <w:rPr>
          <w:rFonts w:asciiTheme="minorHAnsi" w:hAnsiTheme="minorHAnsi" w:cstheme="minorHAnsi"/>
          <w:sz w:val="22"/>
        </w:rPr>
        <w:t xml:space="preserve">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CF31E9">
        <w:rPr>
          <w:rFonts w:asciiTheme="minorHAnsi" w:hAnsiTheme="minorHAnsi" w:cstheme="minorHAnsi"/>
          <w:sz w:val="22"/>
        </w:rPr>
        <w:t xml:space="preserve"> statistics for fusions, fissions and polyploidy had credible intervals that overlapped zero. This suggests that contrary to our hypothesis holocentric lineages do not have higher rates of chromosome number evolution. Because polyploidy events are likely rare, we also explored the impact of excluding polyploidy from the model. In this analysis we found that XXXXXXXXXX.</w:t>
      </w:r>
    </w:p>
    <w:p w14:paraId="6F8348B3" w14:textId="77777777" w:rsidR="009D45EA" w:rsidRPr="00AE0786" w:rsidRDefault="009D45EA" w:rsidP="00DE1F25">
      <w:pPr>
        <w:pStyle w:val="Default"/>
        <w:widowControl w:val="0"/>
        <w:rPr>
          <w:rFonts w:asciiTheme="minorHAnsi" w:hAnsiTheme="minorHAnsi" w:cstheme="minorHAnsi"/>
          <w:sz w:val="22"/>
        </w:rPr>
      </w:pPr>
    </w:p>
    <w:p w14:paraId="43A7D8CD" w14:textId="536DF144" w:rsidR="00DE1F25" w:rsidRDefault="00E876A6" w:rsidP="00DE1F25">
      <w:pPr>
        <w:pStyle w:val="Default"/>
        <w:widowControl w:val="0"/>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 xml:space="preserve">Rates of chromosome number were </w:t>
      </w:r>
      <w:r w:rsidR="00CF31E9">
        <w:rPr>
          <w:rFonts w:asciiTheme="minorHAnsi" w:hAnsiTheme="minorHAnsi" w:cstheme="minorHAnsi"/>
          <w:iCs/>
          <w:sz w:val="22"/>
        </w:rPr>
        <w:t>also estimated independently</w:t>
      </w:r>
      <w:r w:rsidRPr="00AE0786">
        <w:rPr>
          <w:rFonts w:asciiTheme="minorHAnsi" w:hAnsiTheme="minorHAnsi" w:cstheme="minorHAnsi"/>
          <w:iCs/>
          <w:sz w:val="22"/>
        </w:rPr>
        <w:t xml:space="preserve"> for each of the 10 orders</w:t>
      </w:r>
      <w:r w:rsidR="00CF31E9">
        <w:rPr>
          <w:rFonts w:asciiTheme="minorHAnsi" w:hAnsiTheme="minorHAnsi" w:cstheme="minorHAnsi"/>
          <w:iCs/>
          <w:sz w:val="22"/>
        </w:rPr>
        <w:t xml:space="preserve"> with at least 20 genera in our phylogenetic datas</w:t>
      </w:r>
      <w:r w:rsidR="00113E41">
        <w:rPr>
          <w:rFonts w:asciiTheme="minorHAnsi" w:hAnsiTheme="minorHAnsi" w:cstheme="minorHAnsi"/>
          <w:iCs/>
          <w:sz w:val="22"/>
        </w:rPr>
        <w:t>e</w:t>
      </w:r>
      <w:r w:rsidR="00CF31E9">
        <w:rPr>
          <w:rFonts w:asciiTheme="minorHAnsi" w:hAnsiTheme="minorHAnsi" w:cstheme="minorHAnsi"/>
          <w:iCs/>
          <w:sz w:val="22"/>
        </w:rPr>
        <w:t>t</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CF31E9" w:rsidRPr="00AE0786">
        <w:rPr>
          <w:rFonts w:asciiTheme="minorHAnsi" w:hAnsiTheme="minorHAnsi" w:cstheme="minorHAnsi"/>
          <w:iCs/>
          <w:sz w:val="22"/>
        </w:rPr>
        <w:t>(Hemiptera, Lepidoptera, Odonata)</w:t>
      </w:r>
      <w:r w:rsidR="00CF31E9">
        <w:rPr>
          <w:rFonts w:asciiTheme="minorHAnsi" w:hAnsiTheme="minorHAnsi" w:cstheme="minorHAnsi"/>
          <w:iCs/>
          <w:sz w:val="22"/>
        </w:rPr>
        <w:t xml:space="preserve">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chromosomes,</w:t>
      </w:r>
      <w:r w:rsidRPr="00AE0786">
        <w:rPr>
          <w:rFonts w:asciiTheme="minorHAnsi" w:hAnsiTheme="minorHAnsi" w:cstheme="minorHAnsi"/>
          <w:iCs/>
          <w:sz w:val="22"/>
        </w:rPr>
        <w:t xml:space="preserve"> while the other 7 </w:t>
      </w:r>
      <w:r w:rsidR="00CF31E9" w:rsidRPr="00AE0786">
        <w:rPr>
          <w:rFonts w:asciiTheme="minorHAnsi" w:hAnsiTheme="minorHAnsi" w:cstheme="minorHAnsi"/>
          <w:iCs/>
          <w:sz w:val="22"/>
        </w:rPr>
        <w:t xml:space="preserve">(Blattodea, Coleoptera, Diptera, Hymenoptera, Isoptera, Neuroptera, and Phasmatodea)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monocentric chromosomes</w:t>
      </w:r>
      <w:r w:rsidR="00CF31E9">
        <w:rPr>
          <w:rFonts w:asciiTheme="minorHAnsi" w:hAnsiTheme="minorHAnsi" w:cstheme="minorHAnsi"/>
          <w:iCs/>
          <w:sz w:val="22"/>
        </w:rPr>
        <w:t>.</w:t>
      </w:r>
      <w:r w:rsidR="009D45EA" w:rsidRPr="00AE0786">
        <w:rPr>
          <w:rFonts w:asciiTheme="minorHAnsi" w:hAnsiTheme="minorHAnsi" w:cstheme="minorHAnsi"/>
          <w:iCs/>
          <w:sz w:val="22"/>
        </w:rPr>
        <w:t xml:space="preserve"> </w:t>
      </w:r>
      <w:r w:rsidR="00CF31E9">
        <w:rPr>
          <w:rFonts w:asciiTheme="minorHAnsi" w:hAnsiTheme="minorHAnsi" w:cstheme="minorHAnsi"/>
          <w:iCs/>
          <w:sz w:val="22"/>
        </w:rPr>
        <w:t>For this analysis we fit a complex model with fusion, fission, and polyploidy</w:t>
      </w:r>
      <w:r w:rsidR="00113E41">
        <w:rPr>
          <w:rFonts w:asciiTheme="minorHAnsi" w:hAnsiTheme="minorHAnsi" w:cstheme="minorHAnsi"/>
          <w:iCs/>
          <w:sz w:val="22"/>
        </w:rPr>
        <w:t xml:space="preserve">, and a simple model that excluded polyploidy. </w:t>
      </w:r>
      <w:r w:rsidR="00CF31E9">
        <w:rPr>
          <w:rFonts w:asciiTheme="minorHAnsi" w:hAnsiTheme="minorHAnsi" w:cstheme="minorHAnsi"/>
          <w:iCs/>
          <w:sz w:val="22"/>
        </w:rPr>
        <w:t>This order level</w:t>
      </w:r>
      <w:r w:rsidRPr="00AE0786">
        <w:rPr>
          <w:rFonts w:asciiTheme="minorHAnsi" w:hAnsiTheme="minorHAnsi" w:cstheme="minorHAnsi"/>
          <w:iCs/>
          <w:sz w:val="22"/>
        </w:rPr>
        <w:t xml:space="preserve"> analysis </w:t>
      </w:r>
      <w:r w:rsidR="00CF31E9">
        <w:rPr>
          <w:rFonts w:asciiTheme="minorHAnsi" w:hAnsiTheme="minorHAnsi" w:cstheme="minorHAnsi"/>
          <w:iCs/>
          <w:sz w:val="22"/>
        </w:rPr>
        <w:t>revealed striking differences in rates of fusion, fission, and polyploidy among orders</w:t>
      </w:r>
      <w:r w:rsidR="00113E41">
        <w:rPr>
          <w:rFonts w:asciiTheme="minorHAnsi" w:hAnsiTheme="minorHAnsi" w:cstheme="minorHAnsi"/>
          <w:iCs/>
          <w:sz w:val="22"/>
        </w:rPr>
        <w:t>, and distinct differences in rate parameters estimated under the two models</w:t>
      </w:r>
      <w:r w:rsidR="00CF31E9">
        <w:rPr>
          <w:rFonts w:asciiTheme="minorHAnsi" w:hAnsiTheme="minorHAnsi" w:cstheme="minorHAnsi"/>
          <w:iCs/>
          <w:sz w:val="22"/>
        </w:rPr>
        <w:t>.</w:t>
      </w:r>
      <w:r w:rsidR="00515E10" w:rsidRPr="00AE0786">
        <w:rPr>
          <w:rFonts w:asciiTheme="minorHAnsi" w:hAnsiTheme="minorHAnsi" w:cstheme="minorHAnsi"/>
          <w:iCs/>
          <w:sz w:val="22"/>
        </w:rPr>
        <w:t xml:space="preserve"> </w:t>
      </w:r>
      <w:r w:rsidR="00113E41">
        <w:rPr>
          <w:rFonts w:asciiTheme="minorHAnsi" w:hAnsiTheme="minorHAnsi" w:cstheme="minorHAnsi"/>
          <w:iCs/>
          <w:sz w:val="22"/>
        </w:rPr>
        <w:t>Under the complex model monocentric orders exhibited the highest rates of fissions, fusions, and polyploidy</w:t>
      </w:r>
      <w:r w:rsidR="00515E10" w:rsidRPr="00AE0786">
        <w:rPr>
          <w:rFonts w:asciiTheme="minorHAnsi" w:hAnsiTheme="minorHAnsi" w:cstheme="minorHAnsi"/>
          <w:iCs/>
          <w:sz w:val="22"/>
        </w:rPr>
        <w:t xml:space="preserve"> </w:t>
      </w:r>
      <w:r w:rsidR="00515E10" w:rsidRPr="00484E9D">
        <w:rPr>
          <w:rFonts w:asciiTheme="minorHAnsi" w:hAnsiTheme="minorHAnsi" w:cstheme="minorHAnsi"/>
          <w:iCs/>
          <w:sz w:val="22"/>
          <w:highlight w:val="yellow"/>
        </w:rPr>
        <w:t xml:space="preserve">(Figure </w:t>
      </w:r>
      <w:r w:rsidR="006339AB" w:rsidRPr="00484E9D">
        <w:rPr>
          <w:rFonts w:asciiTheme="minorHAnsi" w:hAnsiTheme="minorHAnsi" w:cstheme="minorHAnsi"/>
          <w:iCs/>
          <w:sz w:val="22"/>
          <w:highlight w:val="yellow"/>
        </w:rPr>
        <w:t>3</w:t>
      </w:r>
      <w:r w:rsidR="00484E9D" w:rsidRPr="00484E9D">
        <w:rPr>
          <w:rFonts w:asciiTheme="minorHAnsi" w:hAnsiTheme="minorHAnsi" w:cstheme="minorHAnsi"/>
          <w:iCs/>
          <w:sz w:val="22"/>
          <w:highlight w:val="yellow"/>
        </w:rPr>
        <w:t>A</w:t>
      </w:r>
      <w:r w:rsidR="00515E10" w:rsidRPr="00484E9D">
        <w:rPr>
          <w:rFonts w:asciiTheme="minorHAnsi" w:hAnsiTheme="minorHAnsi" w:cstheme="minorHAnsi"/>
          <w:iCs/>
          <w:sz w:val="22"/>
          <w:highlight w:val="yellow"/>
        </w:rPr>
        <w:t>)</w:t>
      </w:r>
      <w:r w:rsidR="00515E10" w:rsidRPr="00AE0786">
        <w:rPr>
          <w:rFonts w:asciiTheme="minorHAnsi" w:hAnsiTheme="minorHAnsi" w:cstheme="minorHAnsi"/>
          <w:iCs/>
          <w:sz w:val="22"/>
        </w:rPr>
        <w:t xml:space="preserve">. </w:t>
      </w:r>
      <w:r w:rsidR="00113E41">
        <w:rPr>
          <w:rFonts w:asciiTheme="minorHAnsi" w:hAnsiTheme="minorHAnsi" w:cstheme="minorHAnsi"/>
          <w:iCs/>
          <w:sz w:val="22"/>
        </w:rPr>
        <w:t>Under the simplified model Lepidoptera (a holocentric lineage) exhibited the highest rates of chromosome number evolution (both fusions and fissions)</w:t>
      </w:r>
      <w:r w:rsidR="00484E9D">
        <w:rPr>
          <w:rFonts w:asciiTheme="minorHAnsi" w:hAnsiTheme="minorHAnsi" w:cstheme="minorHAnsi"/>
          <w:iCs/>
          <w:sz w:val="22"/>
        </w:rPr>
        <w:t xml:space="preserve"> </w:t>
      </w:r>
      <w:r w:rsidR="00484E9D" w:rsidRPr="00484E9D">
        <w:rPr>
          <w:rFonts w:asciiTheme="minorHAnsi" w:hAnsiTheme="minorHAnsi" w:cstheme="minorHAnsi"/>
          <w:iCs/>
          <w:sz w:val="22"/>
          <w:highlight w:val="yellow"/>
        </w:rPr>
        <w:t>(Figure 3B)</w:t>
      </w:r>
      <w:r w:rsidR="009F7D52" w:rsidRPr="00AE0786">
        <w:rPr>
          <w:rFonts w:asciiTheme="minorHAnsi" w:hAnsiTheme="minorHAnsi" w:cstheme="minorHAnsi"/>
          <w:iCs/>
          <w:sz w:val="22"/>
        </w:rPr>
        <w:t xml:space="preserve">. </w:t>
      </w:r>
      <w:r w:rsidR="00484E9D">
        <w:rPr>
          <w:rFonts w:asciiTheme="minorHAnsi" w:hAnsiTheme="minorHAnsi" w:cstheme="minorHAnsi"/>
          <w:iCs/>
          <w:sz w:val="22"/>
        </w:rPr>
        <w:t>However, most monocentric orders exhibited intermediate rates and the other two holocentric orders exhibited some of the lowest rates of fusions and fissions. Take together these results suggest that factors other than centromere type must be key in determining rates of chromosome number evolution</w:t>
      </w:r>
      <w:r w:rsidR="009F7D52" w:rsidRPr="00AE0786">
        <w:rPr>
          <w:rFonts w:asciiTheme="minorHAnsi" w:hAnsiTheme="minorHAnsi" w:cstheme="minorHAnsi"/>
          <w:iCs/>
          <w:sz w:val="22"/>
        </w:rPr>
        <w:t xml:space="preserve">. </w:t>
      </w:r>
    </w:p>
    <w:p w14:paraId="20724C6A" w14:textId="77777777" w:rsidR="00DE1F25" w:rsidRDefault="00DE1F25" w:rsidP="00DE1F25">
      <w:pPr>
        <w:pStyle w:val="Default"/>
        <w:widowControl w:val="0"/>
        <w:rPr>
          <w:rFonts w:asciiTheme="minorHAnsi" w:hAnsiTheme="minorHAnsi" w:cstheme="minorHAnsi"/>
          <w:iCs/>
          <w:sz w:val="22"/>
        </w:rPr>
      </w:pPr>
    </w:p>
    <w:p w14:paraId="0D031BF2" w14:textId="11A9E9F5" w:rsidR="00077899"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DE1F25">
      <w:pPr>
        <w:spacing w:after="0"/>
        <w:rPr>
          <w:rFonts w:cstheme="minorHAnsi"/>
          <w:sz w:val="22"/>
          <w:szCs w:val="22"/>
        </w:rPr>
      </w:pPr>
    </w:p>
    <w:p w14:paraId="19BEC10C" w14:textId="783123EA" w:rsidR="00484E9D" w:rsidRDefault="003962ED" w:rsidP="00DE1F25">
      <w:pPr>
        <w:spacing w:after="0"/>
        <w:rPr>
          <w:rFonts w:cstheme="minorHAnsi"/>
          <w:sz w:val="22"/>
          <w:szCs w:val="22"/>
        </w:rPr>
      </w:pPr>
      <w:r>
        <w:rPr>
          <w:rFonts w:cstheme="minorHAnsi"/>
          <w:sz w:val="22"/>
          <w:szCs w:val="22"/>
        </w:rPr>
        <w:t>Lepidoptera have long been recognized as exhibit striking variation in chromosome number</w:t>
      </w:r>
      <w:r w:rsidR="00511CB8">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&lt;EndNote&gt;&lt;Cite&gt;&lt;Author&gt;Robinson&lt;/Author&gt;&lt;Year&gt;1971&lt;/Year&gt;&lt;RecNum&gt;2186&lt;/RecNum&gt;&lt;DisplayText&gt;(&lt;style face="smallcaps"&gt;Robinson&lt;/style&gt; 1971)&lt;/DisplayText&gt;&lt;record&gt;&lt;rec-number&gt;2186&lt;/rec-number&gt;&lt;foreign-keys&gt;&lt;key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Robinson</w:t>
      </w:r>
      <w:r w:rsidR="00511CB8">
        <w:rPr>
          <w:rFonts w:cstheme="minorHAnsi"/>
          <w:noProof/>
          <w:sz w:val="22"/>
          <w:szCs w:val="22"/>
        </w:rPr>
        <w:t xml:space="preserve"> 1971)</w:t>
      </w:r>
      <w:r w:rsidR="00511CB8">
        <w:rPr>
          <w:rFonts w:cstheme="minorHAnsi"/>
          <w:sz w:val="22"/>
          <w:szCs w:val="22"/>
        </w:rPr>
        <w:fldChar w:fldCharType="end"/>
      </w:r>
      <w:r>
        <w:rPr>
          <w:rFonts w:cstheme="minorHAnsi"/>
          <w:sz w:val="22"/>
          <w:szCs w:val="22"/>
        </w:rPr>
        <w:t xml:space="preserve">. </w:t>
      </w:r>
      <w:r w:rsidR="002E0BC5">
        <w:rPr>
          <w:rFonts w:cstheme="minorHAnsi"/>
          <w:sz w:val="22"/>
          <w:szCs w:val="22"/>
        </w:rPr>
        <w:t xml:space="preserve"> </w:t>
      </w:r>
      <w:r w:rsidR="00484E9D">
        <w:rPr>
          <w:rFonts w:cstheme="minorHAnsi"/>
          <w:sz w:val="22"/>
          <w:szCs w:val="22"/>
        </w:rPr>
        <w:t xml:space="preserve">The extreme distribution of chromosome number observed in lepidoptera has been driving force in the development of the hypothesis that holocentricity allowed for rapid changes in chromosome number </w:t>
      </w:r>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 </w:instrText>
      </w:r>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EN.CITE.DATA </w:instrText>
      </w:r>
      <w:r w:rsidR="0091787F">
        <w:rPr>
          <w:rFonts w:cstheme="minorHAnsi"/>
          <w:sz w:val="22"/>
          <w:szCs w:val="22"/>
        </w:rPr>
      </w:r>
      <w:r w:rsidR="0091787F">
        <w:rPr>
          <w:rFonts w:cstheme="minorHAnsi"/>
          <w:sz w:val="22"/>
          <w:szCs w:val="22"/>
        </w:rPr>
        <w:fldChar w:fldCharType="end"/>
      </w:r>
      <w:r w:rsidR="0091787F">
        <w:rPr>
          <w:rFonts w:cstheme="minorHAnsi"/>
          <w:sz w:val="22"/>
          <w:szCs w:val="22"/>
        </w:rPr>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Lukhtanov</w:t>
      </w:r>
      <w:r w:rsidR="0091787F" w:rsidRPr="0091787F">
        <w:rPr>
          <w:rFonts w:cstheme="minorHAnsi"/>
          <w:i/>
          <w:noProof/>
          <w:sz w:val="22"/>
          <w:szCs w:val="22"/>
        </w:rPr>
        <w:t xml:space="preserve"> et al.</w:t>
      </w:r>
      <w:r w:rsidR="0091787F">
        <w:rPr>
          <w:rFonts w:cstheme="minorHAnsi"/>
          <w:noProof/>
          <w:sz w:val="22"/>
          <w:szCs w:val="22"/>
        </w:rPr>
        <w:t xml:space="preserve"> 2018; </w:t>
      </w:r>
      <w:r w:rsidR="0091787F" w:rsidRPr="0091787F">
        <w:rPr>
          <w:rFonts w:cstheme="minorHAnsi"/>
          <w:smallCaps/>
          <w:noProof/>
          <w:sz w:val="22"/>
          <w:szCs w:val="22"/>
        </w:rPr>
        <w:t>Hill</w:t>
      </w:r>
      <w:r w:rsidR="0091787F" w:rsidRPr="0091787F">
        <w:rPr>
          <w:rFonts w:cstheme="minorHAnsi"/>
          <w:i/>
          <w:noProof/>
          <w:sz w:val="22"/>
          <w:szCs w:val="22"/>
        </w:rPr>
        <w:t xml:space="preserve"> et al.</w:t>
      </w:r>
      <w:r w:rsidR="0091787F">
        <w:rPr>
          <w:rFonts w:cstheme="minorHAnsi"/>
          <w:noProof/>
          <w:sz w:val="22"/>
          <w:szCs w:val="22"/>
        </w:rPr>
        <w:t xml:space="preserve"> 2019)</w:t>
      </w:r>
      <w:r w:rsidR="0091787F">
        <w:rPr>
          <w:rFonts w:cstheme="minorHAnsi"/>
          <w:sz w:val="22"/>
          <w:szCs w:val="22"/>
        </w:rPr>
        <w:fldChar w:fldCharType="end"/>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all </w:t>
      </w:r>
      <w:r>
        <w:rPr>
          <w:rFonts w:cstheme="minorHAnsi"/>
          <w:sz w:val="22"/>
          <w:szCs w:val="22"/>
        </w:rPr>
        <w:t xml:space="preserve">holocentric and </w:t>
      </w:r>
      <w:r w:rsidR="0091787F">
        <w:rPr>
          <w:rFonts w:cstheme="minorHAnsi"/>
          <w:sz w:val="22"/>
          <w:szCs w:val="22"/>
        </w:rPr>
        <w:t xml:space="preserve">all </w:t>
      </w:r>
      <w:r>
        <w:rPr>
          <w:rFonts w:cstheme="minorHAnsi"/>
          <w:sz w:val="22"/>
          <w:szCs w:val="22"/>
        </w:rPr>
        <w:t xml:space="preserve">monocentric clades </w:t>
      </w:r>
      <w:r w:rsidR="0091787F">
        <w:rPr>
          <w:rFonts w:cstheme="minorHAnsi"/>
          <w:sz w:val="22"/>
          <w:szCs w:val="22"/>
        </w:rPr>
        <w:t>are near</w:t>
      </w:r>
      <w:r w:rsidR="002E0BC5">
        <w:rPr>
          <w:rFonts w:cstheme="minorHAnsi"/>
          <w:sz w:val="22"/>
          <w:szCs w:val="22"/>
        </w:rPr>
        <w:t>ly</w:t>
      </w:r>
      <w:r w:rsidR="0091787F">
        <w:rPr>
          <w:rFonts w:cstheme="minorHAnsi"/>
          <w:sz w:val="22"/>
          <w:szCs w:val="22"/>
        </w:rPr>
        <w:t xml:space="preserve"> equal</w:t>
      </w:r>
      <w:r>
        <w:rPr>
          <w:rFonts w:cstheme="minorHAnsi"/>
          <w:sz w:val="22"/>
          <w:szCs w:val="22"/>
        </w:rPr>
        <w:t>.</w:t>
      </w:r>
      <w:r w:rsidR="0091787F">
        <w:rPr>
          <w:rFonts w:cstheme="minorHAnsi"/>
          <w:sz w:val="22"/>
          <w:szCs w:val="22"/>
        </w:rPr>
        <w:t xml:space="preserve"> In fact,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r w:rsidR="00484E9D">
        <w:rPr>
          <w:rFonts w:cstheme="minorHAnsi"/>
          <w:sz w:val="22"/>
          <w:szCs w:val="22"/>
        </w:rPr>
        <w:t xml:space="preserve"> </w:t>
      </w:r>
    </w:p>
    <w:p w14:paraId="4D889B2A" w14:textId="5376ABFA" w:rsidR="00A900A4" w:rsidRDefault="00484E9D" w:rsidP="00DE1F25">
      <w:pPr>
        <w:spacing w:after="0"/>
        <w:rPr>
          <w:rFonts w:cstheme="minorHAnsi"/>
          <w:sz w:val="22"/>
          <w:szCs w:val="22"/>
        </w:rPr>
      </w:pPr>
      <w:r>
        <w:rPr>
          <w:rFonts w:cstheme="minorHAnsi"/>
          <w:sz w:val="22"/>
          <w:szCs w:val="22"/>
        </w:rPr>
        <w:t>(e.g. meiotic drive, polyploidy, phylogenetic history, and populations sizes).</w:t>
      </w:r>
    </w:p>
    <w:p w14:paraId="73B6033F" w14:textId="77777777" w:rsidR="00484E9D" w:rsidRDefault="00484E9D" w:rsidP="00DE1F25">
      <w:pPr>
        <w:spacing w:after="0"/>
        <w:rPr>
          <w:rFonts w:cstheme="minorHAnsi"/>
          <w:sz w:val="22"/>
          <w:szCs w:val="22"/>
        </w:rPr>
      </w:pPr>
    </w:p>
    <w:p w14:paraId="1877AD70" w14:textId="4863CDDF" w:rsidR="009A2FA9" w:rsidRDefault="00233069" w:rsidP="00A900A4">
      <w:pPr>
        <w:spacing w:after="0"/>
        <w:rPr>
          <w:rFonts w:cstheme="minorHAnsi"/>
          <w:sz w:val="22"/>
          <w:szCs w:val="22"/>
        </w:rPr>
      </w:pPr>
      <w:r>
        <w:rPr>
          <w:rFonts w:cstheme="minorHAnsi"/>
          <w:sz w:val="22"/>
          <w:szCs w:val="22"/>
        </w:rPr>
        <w:t xml:space="preserve">Meiotic drive is one possible driver of changes in chromosome number. We have recently shown that meiotic drive in mammals likely explains variation in rates of chromosome </w:t>
      </w:r>
      <w:r w:rsidR="00614AC6">
        <w:rPr>
          <w:rFonts w:cstheme="minorHAnsi"/>
          <w:sz w:val="22"/>
          <w:szCs w:val="22"/>
        </w:rPr>
        <w:t xml:space="preserve">number </w:t>
      </w:r>
      <w:r>
        <w:rPr>
          <w:rFonts w:cstheme="minorHAnsi"/>
          <w:sz w:val="22"/>
          <w:szCs w:val="22"/>
        </w:rPr>
        <w:t xml:space="preserve">evolution and the distribution of chromosome </w:t>
      </w:r>
      <w:r w:rsidR="00883E36">
        <w:rPr>
          <w:rFonts w:cstheme="minorHAnsi"/>
          <w:sz w:val="22"/>
          <w:szCs w:val="22"/>
        </w:rPr>
        <w:t>morphologies</w:t>
      </w:r>
      <w:r>
        <w:rPr>
          <w:rFonts w:cstheme="minorHAnsi"/>
          <w:sz w:val="22"/>
          <w:szCs w:val="22"/>
        </w:rPr>
        <w:t xml:space="preserve"> </w:t>
      </w:r>
      <w:r>
        <w:rPr>
          <w:rFonts w:cstheme="minorHAnsi"/>
          <w:sz w:val="22"/>
          <w:szCs w:val="22"/>
        </w:rPr>
        <w:fldChar w:fldCharType="begin"/>
      </w:r>
      <w:r>
        <w:rPr>
          <w:rFonts w:cstheme="minorHAnsi"/>
          <w:sz w:val="22"/>
          <w:szCs w:val="22"/>
        </w:rPr>
        <w:instrText xml:space="preserve"> ADDIN EN.CITE &lt;EndNote&gt;&lt;Cite&gt;&lt;Author&gt;Blackmon&lt;/Author&gt;&lt;Year&gt;2019&lt;/Year&gt;&lt;RecNum&gt;2717&lt;/RecNum&gt;&lt;DisplayText&gt;(&lt;style face="smallcaps"&gt;Blackmon&lt;/style&gt;&lt;style face="italic"&gt; et al.&lt;/style&gt;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Pr>
          <w:rFonts w:cstheme="minorHAnsi"/>
          <w:noProof/>
          <w:sz w:val="22"/>
          <w:szCs w:val="22"/>
        </w:rPr>
        <w:t>(</w:t>
      </w:r>
      <w:r w:rsidRPr="00233069">
        <w:rPr>
          <w:rFonts w:cstheme="minorHAnsi"/>
          <w:smallCaps/>
          <w:noProof/>
          <w:sz w:val="22"/>
          <w:szCs w:val="22"/>
        </w:rPr>
        <w:t>Blackmon</w:t>
      </w:r>
      <w:r w:rsidRPr="00233069">
        <w:rPr>
          <w:rFonts w:cstheme="minorHAnsi"/>
          <w:i/>
          <w:noProof/>
          <w:sz w:val="22"/>
          <w:szCs w:val="22"/>
        </w:rPr>
        <w:t xml:space="preserve"> et al.</w:t>
      </w:r>
      <w:r>
        <w:rPr>
          <w:rFonts w:cstheme="minorHAnsi"/>
          <w:noProof/>
          <w:sz w:val="22"/>
          <w:szCs w:val="22"/>
        </w:rPr>
        <w:t xml:space="preserve"> 2019)</w:t>
      </w:r>
      <w:r>
        <w:rPr>
          <w:rFonts w:cstheme="minorHAnsi"/>
          <w:sz w:val="22"/>
          <w:szCs w:val="22"/>
        </w:rPr>
        <w:fldChar w:fldCharType="end"/>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A900A4" w:rsidRPr="00AE0786">
        <w:rPr>
          <w:rFonts w:cstheme="minorHAnsi"/>
          <w:sz w:val="22"/>
          <w:szCs w:val="22"/>
        </w:rPr>
        <w:instrText xml:space="preserve"> ADDIN EN.CITE &lt;EndNote&gt;&lt;Cite&gt;&lt;Author&gt;Chmátal&lt;/Author&gt;&lt;Year&gt;2014&lt;/Year&gt;&lt;RecNum&gt;426&lt;/RecNum&gt;&lt;DisplayText&gt;(&lt;style face="smallcaps"&gt;Chmátal&lt;/style&gt;&lt;style face="italic"&gt; et al.&lt;/style&gt; 2014)&lt;/DisplayText&gt;&lt;record&gt;&lt;rec-number&gt;426&lt;/rec-number&gt;&lt;foreign-keys&gt;&lt;key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Chmátal</w:t>
      </w:r>
      <w:r w:rsidR="00A900A4" w:rsidRPr="00AE0786">
        <w:rPr>
          <w:rFonts w:cstheme="minorHAnsi"/>
          <w:i/>
          <w:noProof/>
          <w:sz w:val="22"/>
          <w:szCs w:val="22"/>
        </w:rPr>
        <w:t xml:space="preserve"> et al.</w:t>
      </w:r>
      <w:r w:rsidR="00A900A4" w:rsidRPr="00AE0786">
        <w:rPr>
          <w:rFonts w:cstheme="minorHAnsi"/>
          <w:noProof/>
          <w:sz w:val="22"/>
          <w:szCs w:val="22"/>
        </w:rPr>
        <w:t xml:space="preserve"> 2014)</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w:t>
      </w:r>
      <w:r w:rsidR="00A900A4" w:rsidRPr="00AE0786">
        <w:rPr>
          <w:rFonts w:cstheme="minorHAnsi"/>
          <w:sz w:val="22"/>
          <w:szCs w:val="22"/>
        </w:rPr>
        <w:lastRenderedPageBreak/>
        <w:t xml:space="preserve">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A900A4">
        <w:rPr>
          <w:rFonts w:cstheme="minorHAnsi"/>
          <w:sz w:val="22"/>
          <w:szCs w:val="22"/>
        </w:rPr>
        <w:instrText xml:space="preserve"> ADDIN EN.CITE &lt;EndNote&gt;&lt;Cite&gt;&lt;Author&gt;Gassmann&lt;/Author&gt;&lt;Year&gt;2012&lt;/Year&gt;&lt;RecNum&gt;428&lt;/RecNum&gt;&lt;DisplayText&gt;(&lt;style face="smallcaps"&gt;Gassmann&lt;/style&gt;&lt;style face="italic"&gt; et al.&lt;/style&gt; 2012)&lt;/DisplayText&gt;&lt;record&gt;&lt;rec-number&gt;428&lt;/rec-number&gt;&lt;foreign-keys&gt;&lt;key app="EN" db-id="psx5aavda22efleatx5vaweatapzwapastxd" timestamp="1587961615" guid="08e84882-d74d-49d8-a9c4-1a4a4ed21619"&gt;428&lt;/key&gt;&lt;/foreign-keys&gt;&lt;ref-type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abbr-1&gt;Nature&lt;/abbr-1&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Gassmann</w:t>
      </w:r>
      <w:r w:rsidR="00A900A4" w:rsidRPr="00AE0786">
        <w:rPr>
          <w:rFonts w:cstheme="minorHAnsi"/>
          <w:i/>
          <w:noProof/>
          <w:sz w:val="22"/>
          <w:szCs w:val="22"/>
        </w:rPr>
        <w:t xml:space="preserve"> et al.</w:t>
      </w:r>
      <w:r w:rsidR="00A900A4" w:rsidRPr="00AE0786">
        <w:rPr>
          <w:rFonts w:cstheme="minorHAnsi"/>
          <w:noProof/>
          <w:sz w:val="22"/>
          <w:szCs w:val="22"/>
        </w:rPr>
        <w:t xml:space="preserve"> 2012)</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could potentially increase or decrease rates of chromosome number evolution. </w:t>
      </w:r>
      <w:r w:rsidR="009F63DF">
        <w:rPr>
          <w:rFonts w:cstheme="minorHAnsi"/>
          <w:sz w:val="22"/>
          <w:szCs w:val="22"/>
        </w:rPr>
        <w:t xml:space="preserve">This may suggest monocentric clades </w:t>
      </w:r>
      <w:r w:rsidR="009A2FA9">
        <w:rPr>
          <w:rFonts w:cstheme="minorHAnsi"/>
          <w:sz w:val="22"/>
          <w:szCs w:val="22"/>
        </w:rPr>
        <w:t>exhibit</w:t>
      </w:r>
      <w:r w:rsidR="009F63DF">
        <w:rPr>
          <w:rFonts w:cstheme="minorHAnsi"/>
          <w:sz w:val="22"/>
          <w:szCs w:val="22"/>
        </w:rPr>
        <w:t xml:space="preserve"> more extreme rate variation dependent on the presence or absence of meiotic drive. </w:t>
      </w:r>
      <w:r w:rsidR="009A2FA9">
        <w:rPr>
          <w:rFonts w:cstheme="minorHAnsi"/>
          <w:sz w:val="22"/>
          <w:szCs w:val="22"/>
        </w:rPr>
        <w:t>This expectation matches well with the variation in rates that we observe under our complex model, where monocentric orders exhibit more variation in mean rates than holocentric orders (Figure 3A). However, our inference of rates under a simplified model show the opposite pattern with more variation in rates in holocentric orders (Figure 3B).</w:t>
      </w:r>
    </w:p>
    <w:p w14:paraId="105FE3D5" w14:textId="77777777" w:rsidR="009A2FA9" w:rsidRDefault="009A2FA9" w:rsidP="00DE1F25">
      <w:pPr>
        <w:spacing w:after="0"/>
        <w:rPr>
          <w:rFonts w:cstheme="minorHAnsi"/>
          <w:sz w:val="22"/>
          <w:szCs w:val="22"/>
        </w:rPr>
      </w:pPr>
    </w:p>
    <w:p w14:paraId="3CD535F0" w14:textId="47F4CAAB" w:rsidR="00254CAD" w:rsidRPr="009A2FA9" w:rsidRDefault="00233069" w:rsidP="00DE1F25">
      <w:pPr>
        <w:spacing w:after="0"/>
        <w:rPr>
          <w:rFonts w:cstheme="minorHAnsi"/>
          <w:sz w:val="22"/>
          <w:szCs w:val="22"/>
        </w:rPr>
      </w:pPr>
      <w:r w:rsidRPr="00883E36">
        <w:rPr>
          <w:rFonts w:cstheme="minorHAnsi"/>
          <w:color w:val="000000" w:themeColor="text1"/>
          <w:sz w:val="22"/>
          <w:szCs w:val="22"/>
        </w:rPr>
        <w:t xml:space="preserve">While fissions and fusions can make small changes to </w:t>
      </w:r>
      <w:r w:rsidR="00883E36">
        <w:rPr>
          <w:rFonts w:cstheme="minorHAnsi"/>
          <w:color w:val="000000" w:themeColor="text1"/>
          <w:sz w:val="22"/>
          <w:szCs w:val="22"/>
        </w:rPr>
        <w:t>chromosome number</w:t>
      </w:r>
      <w:r w:rsidR="00980022">
        <w:rPr>
          <w:rFonts w:cstheme="minorHAnsi"/>
          <w:color w:val="000000" w:themeColor="text1"/>
          <w:sz w:val="22"/>
          <w:szCs w:val="22"/>
        </w:rPr>
        <w:t>,</w:t>
      </w:r>
      <w:r w:rsidR="00883E36">
        <w:rPr>
          <w:rFonts w:cstheme="minorHAnsi"/>
          <w:color w:val="000000" w:themeColor="text1"/>
          <w:sz w:val="22"/>
          <w:szCs w:val="22"/>
        </w:rPr>
        <w:t xml:space="preserve"> polyploidy events have the potential to lead to large increases in chromosome number much more rapidly. Recent analyses of transcriptome data suggest that insects including </w:t>
      </w:r>
      <w:r w:rsidR="00254CAD">
        <w:rPr>
          <w:rFonts w:cstheme="minorHAnsi"/>
          <w:color w:val="000000" w:themeColor="text1"/>
          <w:sz w:val="22"/>
          <w:szCs w:val="22"/>
        </w:rPr>
        <w:t>L</w:t>
      </w:r>
      <w:r w:rsidR="00883E36">
        <w:rPr>
          <w:rFonts w:cstheme="minorHAnsi"/>
          <w:color w:val="000000" w:themeColor="text1"/>
          <w:sz w:val="22"/>
          <w:szCs w:val="22"/>
        </w:rPr>
        <w:t xml:space="preserve">epidoptera have had multiple large scale </w:t>
      </w:r>
      <w:r w:rsidR="00254CAD">
        <w:rPr>
          <w:rFonts w:cstheme="minorHAnsi"/>
          <w:color w:val="000000" w:themeColor="text1"/>
          <w:sz w:val="22"/>
          <w:szCs w:val="22"/>
        </w:rPr>
        <w:t>genome</w:t>
      </w:r>
      <w:r w:rsidR="00883E36">
        <w:rPr>
          <w:rFonts w:cstheme="minorHAnsi"/>
          <w:color w:val="000000" w:themeColor="text1"/>
          <w:sz w:val="22"/>
          <w:szCs w:val="22"/>
        </w:rPr>
        <w:t xml:space="preserve"> duplications </w:t>
      </w:r>
      <w:r w:rsidR="00883E36">
        <w:rPr>
          <w:rFonts w:cstheme="minorHAnsi"/>
          <w:color w:val="000000" w:themeColor="text1"/>
          <w:sz w:val="22"/>
          <w:szCs w:val="22"/>
        </w:rPr>
        <w:fldChar w:fldCharType="begin">
          <w:fldData xml:space="preserve">PEVuZE5vdGU+PENpdGU+PEF1dGhvcj5MaTwvQXV0aG9yPjxZZWFyPjIwMTg8L1llYXI+PFJlY051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</w:fldData>
        </w:fldChar>
      </w:r>
      <w:r w:rsidR="00254CAD">
        <w:rPr>
          <w:rFonts w:cstheme="minorHAnsi"/>
          <w:color w:val="000000" w:themeColor="text1"/>
          <w:sz w:val="22"/>
          <w:szCs w:val="22"/>
        </w:rPr>
        <w:instrText xml:space="preserve"> ADDIN EN.CITE </w:instrText>
      </w:r>
      <w:r w:rsidR="00254CAD">
        <w:rPr>
          <w:rFonts w:cstheme="minorHAnsi"/>
          <w:color w:val="000000" w:themeColor="text1"/>
          <w:sz w:val="22"/>
          <w:szCs w:val="22"/>
        </w:rPr>
        <w:fldChar w:fldCharType="begin">
          <w:fldData xml:space="preserve">PEVuZE5vdGU+PENpdGU+PEF1dGhvcj5MaTwvQXV0aG9yPjxZZWFyPjIwMTg8L1llYXI+PFJlY051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</w:fldData>
        </w:fldChar>
      </w:r>
      <w:r w:rsidR="00254CAD">
        <w:rPr>
          <w:rFonts w:cstheme="minorHAnsi"/>
          <w:color w:val="000000" w:themeColor="text1"/>
          <w:sz w:val="22"/>
          <w:szCs w:val="22"/>
        </w:rPr>
        <w:instrText xml:space="preserve"> ADDIN EN.CITE.DATA </w:instrText>
      </w:r>
      <w:r w:rsidR="00254CAD">
        <w:rPr>
          <w:rFonts w:cstheme="minorHAnsi"/>
          <w:color w:val="000000" w:themeColor="text1"/>
          <w:sz w:val="22"/>
          <w:szCs w:val="22"/>
        </w:rPr>
      </w:r>
      <w:r w:rsidR="00254CAD">
        <w:rPr>
          <w:rFonts w:cstheme="minorHAnsi"/>
          <w:color w:val="000000" w:themeColor="text1"/>
          <w:sz w:val="22"/>
          <w:szCs w:val="22"/>
        </w:rPr>
        <w:fldChar w:fldCharType="end"/>
      </w:r>
      <w:r w:rsidR="00883E36">
        <w:rPr>
          <w:rFonts w:cstheme="minorHAnsi"/>
          <w:color w:val="000000" w:themeColor="text1"/>
          <w:sz w:val="22"/>
          <w:szCs w:val="22"/>
        </w:rPr>
      </w:r>
      <w:r w:rsidR="00883E36">
        <w:rPr>
          <w:rFonts w:cstheme="minorHAnsi"/>
          <w:color w:val="000000" w:themeColor="text1"/>
          <w:sz w:val="22"/>
          <w:szCs w:val="22"/>
        </w:rPr>
        <w:fldChar w:fldCharType="separate"/>
      </w:r>
      <w:r w:rsidR="00254CAD">
        <w:rPr>
          <w:rFonts w:cstheme="minorHAnsi"/>
          <w:noProof/>
          <w:color w:val="000000" w:themeColor="text1"/>
          <w:sz w:val="22"/>
          <w:szCs w:val="22"/>
        </w:rPr>
        <w:t>(</w:t>
      </w:r>
      <w:r w:rsidR="00254CAD" w:rsidRPr="00254CAD">
        <w:rPr>
          <w:rFonts w:cstheme="minorHAnsi"/>
          <w:smallCaps/>
          <w:noProof/>
          <w:color w:val="000000" w:themeColor="text1"/>
          <w:sz w:val="22"/>
          <w:szCs w:val="22"/>
        </w:rPr>
        <w:t>Li</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2018; </w:t>
      </w:r>
      <w:r w:rsidR="00254CAD" w:rsidRPr="00254CAD">
        <w:rPr>
          <w:rFonts w:cstheme="minorHAnsi"/>
          <w:smallCaps/>
          <w:noProof/>
          <w:color w:val="000000" w:themeColor="text1"/>
          <w:sz w:val="22"/>
          <w:szCs w:val="22"/>
        </w:rPr>
        <w:t>Li</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2019; but see </w:t>
      </w:r>
      <w:r w:rsidR="00254CAD" w:rsidRPr="00254CAD">
        <w:rPr>
          <w:rFonts w:cstheme="minorHAnsi"/>
          <w:smallCaps/>
          <w:noProof/>
          <w:color w:val="000000" w:themeColor="text1"/>
          <w:sz w:val="22"/>
          <w:szCs w:val="22"/>
        </w:rPr>
        <w:t>Nakatani and McLysaght</w:t>
      </w:r>
      <w:r w:rsidR="00254CAD">
        <w:rPr>
          <w:rFonts w:cstheme="minorHAnsi"/>
          <w:noProof/>
          <w:color w:val="000000" w:themeColor="text1"/>
          <w:sz w:val="22"/>
          <w:szCs w:val="22"/>
        </w:rPr>
        <w:t xml:space="preserve"> 2019)</w:t>
      </w:r>
      <w:r w:rsidR="00883E36">
        <w:rPr>
          <w:rFonts w:cstheme="minorHAnsi"/>
          <w:color w:val="000000" w:themeColor="text1"/>
          <w:sz w:val="22"/>
          <w:szCs w:val="22"/>
        </w:rPr>
        <w:fldChar w:fldCharType="end"/>
      </w:r>
      <w:r w:rsidR="00883E36">
        <w:rPr>
          <w:rFonts w:cstheme="minorHAnsi"/>
          <w:color w:val="000000" w:themeColor="text1"/>
          <w:sz w:val="22"/>
          <w:szCs w:val="22"/>
        </w:rPr>
        <w:t>.</w:t>
      </w:r>
      <w:r w:rsidR="00254CAD">
        <w:rPr>
          <w:rFonts w:cstheme="minorHAnsi"/>
          <w:color w:val="000000" w:themeColor="text1"/>
          <w:sz w:val="22"/>
          <w:szCs w:val="22"/>
        </w:rPr>
        <w:t xml:space="preserve"> Even a small number of polyploidy events depending on their distribution in the tree could lead to much higher variance in chromosome number for a clade. The application of probabilistic models that include polyploidy as a parameter are particularly important if the goal is to understand whether or not fissions and fusions are occurring at different rates among clades </w: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PFJlY051bT4yNzE3PC9SZWNOdW0+PERpc3BsYXlUZXh0Pig8c3R5bGUgZmFjZT0ic21hbGxjYXBz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</w:fldData>
        </w:fldChar>
      </w:r>
      <w:r w:rsidR="00254CAD">
        <w:rPr>
          <w:rFonts w:cstheme="minorHAnsi"/>
          <w:color w:val="000000" w:themeColor="text1"/>
          <w:sz w:val="22"/>
          <w:szCs w:val="22"/>
        </w:rPr>
        <w:instrText xml:space="preserve"> ADDIN EN.CITE </w:instrTex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PFJlY051bT4yNzE3PC9SZWNOdW0+PERpc3BsYXlUZXh0Pig8c3R5bGUgZmFjZT0ic21hbGxjYXBz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</w:fldData>
        </w:fldChar>
      </w:r>
      <w:r w:rsidR="00254CAD">
        <w:rPr>
          <w:rFonts w:cstheme="minorHAnsi"/>
          <w:color w:val="000000" w:themeColor="text1"/>
          <w:sz w:val="22"/>
          <w:szCs w:val="22"/>
        </w:rPr>
        <w:instrText xml:space="preserve"> ADDIN EN.CITE.DATA </w:instrText>
      </w:r>
      <w:r w:rsidR="00254CAD">
        <w:rPr>
          <w:rFonts w:cstheme="minorHAnsi"/>
          <w:color w:val="000000" w:themeColor="text1"/>
          <w:sz w:val="22"/>
          <w:szCs w:val="22"/>
        </w:rPr>
      </w:r>
      <w:r w:rsidR="00254CAD">
        <w:rPr>
          <w:rFonts w:cstheme="minorHAnsi"/>
          <w:color w:val="000000" w:themeColor="text1"/>
          <w:sz w:val="22"/>
          <w:szCs w:val="22"/>
        </w:rPr>
        <w:fldChar w:fldCharType="end"/>
      </w:r>
      <w:r w:rsidR="00254CAD">
        <w:rPr>
          <w:rFonts w:cstheme="minorHAnsi"/>
          <w:color w:val="000000" w:themeColor="text1"/>
          <w:sz w:val="22"/>
          <w:szCs w:val="22"/>
        </w:rPr>
      </w:r>
      <w:r w:rsidR="00254CAD">
        <w:rPr>
          <w:rFonts w:cstheme="minorHAnsi"/>
          <w:color w:val="000000" w:themeColor="text1"/>
          <w:sz w:val="22"/>
          <w:szCs w:val="22"/>
        </w:rPr>
        <w:fldChar w:fldCharType="separate"/>
      </w:r>
      <w:r w:rsidR="00254CAD">
        <w:rPr>
          <w:rFonts w:cstheme="minorHAnsi"/>
          <w:noProof/>
          <w:color w:val="000000" w:themeColor="text1"/>
          <w:sz w:val="22"/>
          <w:szCs w:val="22"/>
        </w:rPr>
        <w:t>(</w:t>
      </w:r>
      <w:r w:rsidR="00254CAD" w:rsidRPr="00254CAD">
        <w:rPr>
          <w:rFonts w:cstheme="minorHAnsi"/>
          <w:smallCaps/>
          <w:noProof/>
          <w:color w:val="000000" w:themeColor="text1"/>
          <w:sz w:val="22"/>
          <w:szCs w:val="22"/>
        </w:rPr>
        <w:t>Mayrose</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2010; </w:t>
      </w:r>
      <w:r w:rsidR="00254CAD" w:rsidRPr="00254CAD">
        <w:rPr>
          <w:rFonts w:cstheme="minorHAnsi"/>
          <w:smallCaps/>
          <w:noProof/>
          <w:color w:val="000000" w:themeColor="text1"/>
          <w:sz w:val="22"/>
          <w:szCs w:val="22"/>
        </w:rPr>
        <w:t>Glick and Mayrose</w:t>
      </w:r>
      <w:r w:rsidR="00254CAD">
        <w:rPr>
          <w:rFonts w:cstheme="minorHAnsi"/>
          <w:noProof/>
          <w:color w:val="000000" w:themeColor="text1"/>
          <w:sz w:val="22"/>
          <w:szCs w:val="22"/>
        </w:rPr>
        <w:t xml:space="preserve"> 2014; </w:t>
      </w:r>
      <w:r w:rsidR="00254CAD" w:rsidRPr="00254CAD">
        <w:rPr>
          <w:rFonts w:cstheme="minorHAnsi"/>
          <w:smallCaps/>
          <w:noProof/>
          <w:color w:val="000000" w:themeColor="text1"/>
          <w:sz w:val="22"/>
          <w:szCs w:val="22"/>
        </w:rPr>
        <w:t>Zenil‐Ferguson</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2017; </w:t>
      </w:r>
      <w:r w:rsidR="00254CAD" w:rsidRPr="00254CAD">
        <w:rPr>
          <w:rFonts w:cstheme="minorHAnsi"/>
          <w:smallCaps/>
          <w:noProof/>
          <w:color w:val="000000" w:themeColor="text1"/>
          <w:sz w:val="22"/>
          <w:szCs w:val="22"/>
        </w:rPr>
        <w:t>Blackmon</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2019)</w:t>
      </w:r>
      <w:r w:rsidR="00254CAD">
        <w:rPr>
          <w:rFonts w:cstheme="minorHAnsi"/>
          <w:color w:val="000000" w:themeColor="text1"/>
          <w:sz w:val="22"/>
          <w:szCs w:val="22"/>
        </w:rPr>
        <w:fldChar w:fldCharType="end"/>
      </w:r>
      <w:r w:rsidR="00254CAD">
        <w:rPr>
          <w:rFonts w:cstheme="minorHAnsi"/>
          <w:color w:val="000000" w:themeColor="text1"/>
          <w:sz w:val="22"/>
          <w:szCs w:val="22"/>
        </w:rPr>
        <w:t xml:space="preserve">. </w:t>
      </w:r>
      <w:r w:rsidR="009A2FA9">
        <w:rPr>
          <w:rFonts w:cstheme="minorHAnsi"/>
          <w:color w:val="000000" w:themeColor="text1"/>
          <w:sz w:val="22"/>
          <w:szCs w:val="22"/>
        </w:rPr>
        <w:t>The striking differences that we see in rate estimates under our two models is a clear example of the importance of evaluating the impact of polyploidy.</w:t>
      </w:r>
    </w:p>
    <w:p w14:paraId="71DBA243" w14:textId="77777777" w:rsidR="00254CAD" w:rsidRDefault="00254CAD" w:rsidP="00DE1F25">
      <w:pPr>
        <w:spacing w:after="0"/>
        <w:rPr>
          <w:rFonts w:cstheme="minorHAnsi"/>
          <w:color w:val="000000" w:themeColor="text1"/>
          <w:sz w:val="22"/>
          <w:szCs w:val="22"/>
        </w:rPr>
      </w:pPr>
    </w:p>
    <w:p w14:paraId="5153997C" w14:textId="77777777" w:rsidR="007C5394" w:rsidRDefault="007C5394" w:rsidP="007C5394">
      <w:pPr>
        <w:spacing w:after="0"/>
        <w:rPr>
          <w:rFonts w:cstheme="minorHAnsi"/>
          <w:color w:val="000000" w:themeColor="text1"/>
          <w:sz w:val="22"/>
          <w:szCs w:val="22"/>
        </w:rPr>
      </w:pPr>
      <w:r>
        <w:rPr>
          <w:rFonts w:cstheme="minorHAnsi"/>
          <w:color w:val="000000" w:themeColor="text1"/>
          <w:sz w:val="22"/>
          <w:szCs w:val="22"/>
        </w:rPr>
        <w:t xml:space="preserve">Likewise, analyses within any one clade are difficult to interpret; for instance, the Reduviidae are a group of holocentric hemipterans that we would predict to have higher rates of chromosome number evolution, but surveys of this group show that they have very little variation in chromosome number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&lt;EndNote&gt;&lt;Cite&gt;&lt;Author&gt;Poggio&lt;/Author&gt;&lt;Year&gt;2007&lt;/Year&gt;&lt;RecNum&gt;2828&lt;/RecNum&gt;&lt;DisplayText&gt;(&lt;style face="smallcaps"&gt;Poggio&lt;/style&gt;&lt;style face="italic"&gt; et al.&lt;/style&gt; 2007)&lt;/DisplayText&gt;&lt;record&gt;&lt;rec-number&gt;2828&lt;/rec-number&gt;&lt;foreign-keys&gt;&lt;key app="EN" db-id="20tzrfeaqpde50e5e2dvtwp7sr5fsss0txe9" timestamp="1590008326"&gt;2828&lt;/key&gt;&lt;/foreign-keys&gt;&lt;ref-type name="Journal Article"&gt;17&lt;/ref-type&gt;&lt;contributors&gt;&lt;authors&gt;&lt;author&gt;Poggio, MG&lt;/author&gt;&lt;author&gt;Bressa, MJ&lt;/author&gt;&lt;author&gt;Papeschi, AG&lt;/author&gt;&lt;/authors&gt;&lt;/contributors&gt;&lt;titles&gt;&lt;title&gt;Karyotype evolution in Reduviidae (Insecta: Heteroptera) with special reference to Stenopodainae and Harpactorinae&lt;/title&gt;&lt;secondary-title&gt;Comparative Cytogenetics&lt;/secondary-title&gt;&lt;/titles&gt;&lt;periodical&gt;&lt;full-title&gt;Comparative Cytogenetics&lt;/full-title&gt;&lt;/periodical&gt;&lt;pages&gt;159-168&lt;/pages&gt;&lt;volume&gt;1&lt;/volume&gt;&lt;number&gt;2&lt;/number&gt;&lt;dates&gt;&lt;year&gt;2007&lt;/year&gt;&lt;/dates&gt;&lt;urls&gt;&lt;/urls&gt;&lt;/record&gt;&lt;/Cite&gt;&lt;/EndNote&gt;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54CAD">
        <w:rPr>
          <w:rFonts w:cstheme="minorHAnsi"/>
          <w:smallCaps/>
          <w:noProof/>
          <w:color w:val="000000" w:themeColor="text1"/>
          <w:sz w:val="22"/>
          <w:szCs w:val="22"/>
        </w:rPr>
        <w:t>Poggio</w:t>
      </w:r>
      <w:r w:rsidRPr="00254CAD">
        <w:rPr>
          <w:rFonts w:cstheme="minorHAnsi"/>
          <w:i/>
          <w:noProof/>
          <w:color w:val="000000" w:themeColor="text1"/>
          <w:sz w:val="22"/>
          <w:szCs w:val="22"/>
        </w:rPr>
        <w:t xml:space="preserve"> et al.</w:t>
      </w:r>
      <w:r>
        <w:rPr>
          <w:rFonts w:cstheme="minorHAnsi"/>
          <w:noProof/>
          <w:color w:val="000000" w:themeColor="text1"/>
          <w:sz w:val="22"/>
          <w:szCs w:val="22"/>
        </w:rPr>
        <w:t xml:space="preserve"> 2007)</w:t>
      </w:r>
      <w:r>
        <w:rPr>
          <w:rFonts w:cstheme="minorHAnsi"/>
          <w:color w:val="000000" w:themeColor="text1"/>
          <w:sz w:val="22"/>
          <w:szCs w:val="22"/>
        </w:rPr>
        <w:fldChar w:fldCharType="end"/>
      </w:r>
      <w:r>
        <w:rPr>
          <w:rFonts w:cstheme="minorHAnsi"/>
          <w:color w:val="000000" w:themeColor="text1"/>
          <w:sz w:val="22"/>
          <w:szCs w:val="22"/>
        </w:rPr>
        <w:t>. However, without a closely related clade with monocentric chromosomes, it is difficult to weight the evidence against the traditional hypothesis for increased rates in holocentric clades.  Furthermore, comparisons among studies is also difficult because rates are directly affected by divergence time estimates. We argue that comparisons of rates are only informative in cases where a single phylogeny with a consistent approach to dating has been applied to both clades with holocentric and monocentric chromosomes.</w:t>
      </w:r>
    </w:p>
    <w:p w14:paraId="0CF4BA66" w14:textId="77777777" w:rsidR="00254CAD" w:rsidRDefault="00254CAD" w:rsidP="00DE1F25">
      <w:pPr>
        <w:spacing w:after="0"/>
        <w:rPr>
          <w:rFonts w:cstheme="minorHAnsi"/>
          <w:b/>
          <w:bCs/>
          <w:color w:val="FF0000"/>
          <w:sz w:val="22"/>
          <w:szCs w:val="22"/>
        </w:rPr>
      </w:pPr>
    </w:p>
    <w:p w14:paraId="4FF39B65" w14:textId="48862117" w:rsidR="00FA56D7" w:rsidRPr="00E51865" w:rsidRDefault="002E1D42" w:rsidP="00FA56D7">
      <w:pPr>
        <w:spacing w:after="0"/>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w:t>
      </w:r>
      <w:r w:rsidR="00614AC6">
        <w:rPr>
          <w:rFonts w:cstheme="minorHAnsi"/>
          <w:color w:val="000000" w:themeColor="text1"/>
          <w:sz w:val="22"/>
          <w:szCs w:val="22"/>
        </w:rPr>
        <w:t xml:space="preserve">number </w:t>
      </w:r>
      <w:r>
        <w:rPr>
          <w:rFonts w:cstheme="minorHAnsi"/>
          <w:color w:val="000000" w:themeColor="text1"/>
          <w:sz w:val="22"/>
          <w:szCs w:val="22"/>
        </w:rPr>
        <w:t xml:space="preserve">evolution is population size. This idea has its origins in the development of models of chromosomal speciation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&lt;EndNote&gt;&lt;Cite&gt;&lt;Author&gt;White&lt;/Author&gt;&lt;Year&gt;1978&lt;/Year&gt;&lt;RecNum&gt;2174&lt;/RecNum&gt;&lt;DisplayText&gt;(&lt;style face="smallcaps"&gt;White&lt;/style&gt; 1978b)&lt;/DisplayText&gt;&lt;record&gt;&lt;rec-number&gt;2174&lt;/rec-number&gt;&lt;foreign-keys&gt;&lt;key app="EN" db-id="20tzrfeaqpde50e5e2dvtwp7sr5fsss0txe9" timestamp="1452619522"&gt;2174&lt;/key&gt;&lt;/foreign-keys&gt;&lt;ref-type name="Book"&gt;6&lt;/ref-type&gt;&lt;contributors&gt;&lt;authors&gt;&lt;author&gt;White, Michael James Denham&lt;/author&gt;&lt;/authors&gt;&lt;/contributors&gt;&lt;titles&gt;&lt;title&gt;Modes of speciation&lt;/title&gt;&lt;/titles&gt;&lt;pages&gt;455&lt;/pages&gt;&lt;dates&gt;&lt;year&gt;1978&lt;/year&gt;&lt;/dates&gt;&lt;pub-location&gt;San Francisco: &lt;/pub-location&gt;&lt;publisher&gt;WH Freeman&lt;/publisher&gt;&lt;urls&gt;&lt;/urls&gt;&lt;/record&gt;&lt;/Cite&gt;&lt;/EndNote&gt;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E1D42">
        <w:rPr>
          <w:rFonts w:cstheme="minorHAnsi"/>
          <w:smallCaps/>
          <w:noProof/>
          <w:color w:val="000000" w:themeColor="text1"/>
          <w:sz w:val="22"/>
          <w:szCs w:val="22"/>
        </w:rPr>
        <w:t>White</w:t>
      </w:r>
      <w:r>
        <w:rPr>
          <w:rFonts w:cstheme="minorHAnsi"/>
          <w:noProof/>
          <w:color w:val="000000" w:themeColor="text1"/>
          <w:sz w:val="22"/>
          <w:szCs w:val="22"/>
        </w:rPr>
        <w:t xml:space="preserve"> 1978b)</w:t>
      </w:r>
      <w:r>
        <w:rPr>
          <w:rFonts w:cstheme="minorHAnsi"/>
          <w:color w:val="000000" w:themeColor="text1"/>
          <w:sz w:val="22"/>
          <w:szCs w:val="22"/>
        </w:rPr>
        <w:fldChar w:fldCharType="end"/>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&lt;EndNote&gt;&lt;Cite&gt;&lt;Author&gt;White&lt;/Author&gt;&lt;Year&gt;1969&lt;/Year&gt;&lt;RecNum&gt;2829&lt;/RecNum&gt;&lt;DisplayText&gt;(&lt;style face="smallcaps"&gt;White&lt;/style&gt;&lt;style face="italic"&gt; et al.&lt;/style&gt; 1969)&lt;/DisplayText&gt;&lt;record&gt;&lt;rec-number&gt;2829&lt;/rec-number&gt;&lt;foreign-keys&gt;&lt;key app="EN" db-id="20tzrfeaqpde50e5e2dvtwp7sr5fsss0txe9" timestamp="1590008772"&gt;2829&lt;/key&gt;&lt;/foreign-keys&gt;&lt;ref-type name="Journal Article"&gt;17&lt;/ref-type&gt;&lt;contributors&gt;&lt;authors&gt;&lt;author&gt;White, MJD&lt;/author&gt;&lt;author&gt;Key, KHL&lt;/author&gt;&lt;author&gt;André, M&lt;/author&gt;&lt;author&gt;Cheney, J&lt;/author&gt;&lt;/authors&gt;&lt;/contributors&gt;&lt;titles&gt;&lt;title&gt;Cytogenetics of the viatica group of morabine grasshoppers II. Kangaroo Island populations&lt;/title&gt;&lt;secondary-title&gt;Australian Journal of Zoology&lt;/secondary-title&gt;&lt;/titles&gt;&lt;periodical&gt;&lt;full-title&gt;Australian Journal of Zoology&lt;/full-title&gt;&lt;/periodical&gt;&lt;pages&gt;313-328&lt;/pages&gt;&lt;volume&gt;17&lt;/volume&gt;&lt;number&gt;2&lt;/number&gt;&lt;dates&gt;&lt;year&gt;1969&lt;/year&gt;&lt;/dates&gt;&lt;isbn&gt;1446-5698&lt;/isbn&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E1D42">
        <w:rPr>
          <w:rFonts w:cstheme="minorHAnsi"/>
          <w:smallCaps/>
          <w:noProof/>
          <w:color w:val="000000" w:themeColor="text1"/>
          <w:sz w:val="22"/>
          <w:szCs w:val="22"/>
        </w:rPr>
        <w:t>White</w:t>
      </w:r>
      <w:r w:rsidRPr="002E1D42">
        <w:rPr>
          <w:rFonts w:cstheme="minorHAnsi"/>
          <w:i/>
          <w:noProof/>
          <w:color w:val="000000" w:themeColor="text1"/>
          <w:sz w:val="22"/>
          <w:szCs w:val="22"/>
        </w:rPr>
        <w:t xml:space="preserve"> et al.</w:t>
      </w:r>
      <w:r>
        <w:rPr>
          <w:rFonts w:cstheme="minorHAnsi"/>
          <w:noProof/>
          <w:color w:val="000000" w:themeColor="text1"/>
          <w:sz w:val="22"/>
          <w:szCs w:val="22"/>
        </w:rPr>
        <w:t xml:space="preserve"> 1969)</w:t>
      </w:r>
      <w:r>
        <w:rPr>
          <w:rFonts w:cstheme="minorHAnsi"/>
          <w:color w:val="000000" w:themeColor="text1"/>
          <w:sz w:val="22"/>
          <w:szCs w:val="22"/>
        </w:rPr>
        <w:fldChar w:fldCharType="end"/>
      </w:r>
      <w:r>
        <w:rPr>
          <w:rFonts w:cstheme="minorHAnsi"/>
          <w:color w:val="000000" w:themeColor="text1"/>
          <w:sz w:val="22"/>
          <w:szCs w:val="22"/>
        </w:rPr>
        <w:t xml:space="preserve">. This model of speciation likely is not representative of most diversity and has been shown to be unlikely under a range of potential parameter values </w:t>
      </w:r>
      <w:r w:rsidR="0072574C">
        <w:rPr>
          <w:rFonts w:cstheme="minorHAnsi"/>
          <w:color w:val="000000" w:themeColor="text1"/>
          <w:sz w:val="22"/>
          <w:szCs w:val="22"/>
        </w:rPr>
        <w:fldChar w:fldCharType="begin"/>
      </w:r>
      <w:r w:rsidR="0072574C">
        <w:rPr>
          <w:rFonts w:cstheme="minorHAnsi"/>
          <w:color w:val="000000" w:themeColor="text1"/>
          <w:sz w:val="22"/>
          <w:szCs w:val="22"/>
        </w:rPr>
        <w:instrText xml:space="preserve"> ADDIN EN.CITE &lt;EndNote&gt;&lt;Cite&gt;&lt;Author&gt;Lande&lt;/Author&gt;&lt;Year&gt;1984&lt;/Year&gt;&lt;RecNum&gt;2830&lt;/RecNum&gt;&lt;DisplayText&gt;(&lt;style face="smallcaps"&gt;Lande&lt;/style&gt; 1984)&lt;/DisplayText&gt;&lt;record&gt;&lt;rec-number&gt;2830&lt;/rec-number&gt;&lt;foreign-keys&gt;&lt;key app="EN" db-id="20tzrfeaqpde50e5e2dvtwp7sr5fsss0txe9" timestamp="1590009673"&gt;2830&lt;/key&gt;&lt;/foreign-keys&gt;&lt;ref-type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periodical&gt;&lt;pages&gt;743-752&lt;/pages&gt;&lt;dates&gt;&lt;year&gt;1984&lt;/year&gt;&lt;/dates&gt;&lt;isbn&gt;0014-3820&lt;/isbn&gt;&lt;urls&gt;&lt;/urls&gt;&lt;/record&gt;&lt;/Cite&gt;&lt;/EndNote&gt;</w:instrText>
      </w:r>
      <w:r w:rsidR="0072574C">
        <w:rPr>
          <w:rFonts w:cstheme="minorHAnsi"/>
          <w:color w:val="000000" w:themeColor="text1"/>
          <w:sz w:val="22"/>
          <w:szCs w:val="22"/>
        </w:rPr>
        <w:fldChar w:fldCharType="separate"/>
      </w:r>
      <w:r w:rsidR="0072574C">
        <w:rPr>
          <w:rFonts w:cstheme="minorHAnsi"/>
          <w:noProof/>
          <w:color w:val="000000" w:themeColor="text1"/>
          <w:sz w:val="22"/>
          <w:szCs w:val="22"/>
        </w:rPr>
        <w:t>(</w:t>
      </w:r>
      <w:r w:rsidR="0072574C" w:rsidRPr="0072574C">
        <w:rPr>
          <w:rFonts w:cstheme="minorHAnsi"/>
          <w:smallCaps/>
          <w:noProof/>
          <w:color w:val="000000" w:themeColor="text1"/>
          <w:sz w:val="22"/>
          <w:szCs w:val="22"/>
        </w:rPr>
        <w:t>Lande</w:t>
      </w:r>
      <w:r w:rsidR="0072574C">
        <w:rPr>
          <w:rFonts w:cstheme="minorHAnsi"/>
          <w:noProof/>
          <w:color w:val="000000" w:themeColor="text1"/>
          <w:sz w:val="22"/>
          <w:szCs w:val="22"/>
        </w:rPr>
        <w:t xml:space="preserve"> 1984)</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PjxSZWNOdW0+MjM2NzwvUmVjTnVtPjxEaXNwbGF5VGV4dD4oPHN0eWxlIGZhY2U9InNtYWxsY2Fw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dXJscz48L3VybHM+PC9yZWNvcmQ+PC9DaXRlPjxDaXRlPjxBdXRob3I+UGV0aXRwaWVycmU8L0F1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</w:fldData>
        </w:fldChar>
      </w:r>
      <w:r w:rsidR="0072574C">
        <w:rPr>
          <w:rFonts w:cstheme="minorHAnsi"/>
          <w:color w:val="000000" w:themeColor="text1"/>
          <w:sz w:val="22"/>
          <w:szCs w:val="22"/>
        </w:rPr>
        <w:instrText xml:space="preserve"> ADDIN EN.CITE </w:instrTex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PjxSZWNOdW0+MjM2NzwvUmVjTnVtPjxEaXNwbGF5VGV4dD4oPHN0eWxlIGZhY2U9InNtYWxsY2Fw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dXJscz48L3VybHM+PC9yZWNvcmQ+PC9DaXRlPjxDaXRlPjxBdXRob3I+UGV0aXRwaWVycmU8L0F1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</w:fldData>
        </w:fldChar>
      </w:r>
      <w:r w:rsidR="0072574C">
        <w:rPr>
          <w:rFonts w:cstheme="minorHAnsi"/>
          <w:color w:val="000000" w:themeColor="text1"/>
          <w:sz w:val="22"/>
          <w:szCs w:val="22"/>
        </w:rPr>
        <w:instrText xml:space="preserve"> ADDIN EN.CITE.DATA </w:instrText>
      </w:r>
      <w:r w:rsidR="0072574C">
        <w:rPr>
          <w:rFonts w:cstheme="minorHAnsi"/>
          <w:color w:val="000000" w:themeColor="text1"/>
          <w:sz w:val="22"/>
          <w:szCs w:val="22"/>
        </w:rPr>
      </w:r>
      <w:r w:rsidR="0072574C">
        <w:rPr>
          <w:rFonts w:cstheme="minorHAnsi"/>
          <w:color w:val="000000" w:themeColor="text1"/>
          <w:sz w:val="22"/>
          <w:szCs w:val="22"/>
        </w:rPr>
        <w:fldChar w:fldCharType="end"/>
      </w:r>
      <w:r w:rsidR="0072574C">
        <w:rPr>
          <w:rFonts w:cstheme="minorHAnsi"/>
          <w:color w:val="000000" w:themeColor="text1"/>
          <w:sz w:val="22"/>
          <w:szCs w:val="22"/>
        </w:rPr>
      </w:r>
      <w:r w:rsidR="0072574C">
        <w:rPr>
          <w:rFonts w:cstheme="minorHAnsi"/>
          <w:color w:val="000000" w:themeColor="text1"/>
          <w:sz w:val="22"/>
          <w:szCs w:val="22"/>
        </w:rPr>
        <w:fldChar w:fldCharType="separate"/>
      </w:r>
      <w:r w:rsidR="0072574C">
        <w:rPr>
          <w:rFonts w:cstheme="minorHAnsi"/>
          <w:noProof/>
          <w:color w:val="000000" w:themeColor="text1"/>
          <w:sz w:val="22"/>
          <w:szCs w:val="22"/>
        </w:rPr>
        <w:t>(</w:t>
      </w:r>
      <w:r w:rsidR="0072574C" w:rsidRPr="0072574C">
        <w:rPr>
          <w:rFonts w:cstheme="minorHAnsi"/>
          <w:smallCaps/>
          <w:noProof/>
          <w:color w:val="000000" w:themeColor="text1"/>
          <w:sz w:val="22"/>
          <w:szCs w:val="22"/>
        </w:rPr>
        <w:t>Wilson</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1975b; </w:t>
      </w:r>
      <w:r w:rsidR="0072574C" w:rsidRPr="0072574C">
        <w:rPr>
          <w:rFonts w:cstheme="minorHAnsi"/>
          <w:smallCaps/>
          <w:noProof/>
          <w:color w:val="000000" w:themeColor="text1"/>
          <w:sz w:val="22"/>
          <w:szCs w:val="22"/>
        </w:rPr>
        <w:t>Bush</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1977; </w:t>
      </w:r>
      <w:r w:rsidR="0072574C" w:rsidRPr="0072574C">
        <w:rPr>
          <w:rFonts w:cstheme="minorHAnsi"/>
          <w:smallCaps/>
          <w:noProof/>
          <w:color w:val="000000" w:themeColor="text1"/>
          <w:sz w:val="22"/>
          <w:szCs w:val="22"/>
        </w:rPr>
        <w:t>Bengtsson</w:t>
      </w:r>
      <w:r w:rsidR="0072574C">
        <w:rPr>
          <w:rFonts w:cstheme="minorHAnsi"/>
          <w:noProof/>
          <w:color w:val="000000" w:themeColor="text1"/>
          <w:sz w:val="22"/>
          <w:szCs w:val="22"/>
        </w:rPr>
        <w:t xml:space="preserve"> 1980; </w:t>
      </w:r>
      <w:r w:rsidR="0072574C" w:rsidRPr="0072574C">
        <w:rPr>
          <w:rFonts w:cstheme="minorHAnsi"/>
          <w:smallCaps/>
          <w:noProof/>
          <w:color w:val="000000" w:themeColor="text1"/>
          <w:sz w:val="22"/>
          <w:szCs w:val="22"/>
        </w:rPr>
        <w:t>Imai</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1983; </w:t>
      </w:r>
      <w:r w:rsidR="0072574C" w:rsidRPr="0072574C">
        <w:rPr>
          <w:rFonts w:cstheme="minorHAnsi"/>
          <w:smallCaps/>
          <w:noProof/>
          <w:color w:val="000000" w:themeColor="text1"/>
          <w:sz w:val="22"/>
          <w:szCs w:val="22"/>
        </w:rPr>
        <w:t>Coyne</w:t>
      </w:r>
      <w:r w:rsidR="0072574C">
        <w:rPr>
          <w:rFonts w:cstheme="minorHAnsi"/>
          <w:noProof/>
          <w:color w:val="000000" w:themeColor="text1"/>
          <w:sz w:val="22"/>
          <w:szCs w:val="22"/>
        </w:rPr>
        <w:t xml:space="preserve"> 1984; </w:t>
      </w:r>
      <w:r w:rsidR="0072574C" w:rsidRPr="0072574C">
        <w:rPr>
          <w:rFonts w:cstheme="minorHAnsi"/>
          <w:smallCaps/>
          <w:noProof/>
          <w:color w:val="000000" w:themeColor="text1"/>
          <w:sz w:val="22"/>
          <w:szCs w:val="22"/>
        </w:rPr>
        <w:t>Larson</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1984; </w:t>
      </w:r>
      <w:r w:rsidR="0072574C" w:rsidRPr="0072574C">
        <w:rPr>
          <w:rFonts w:cstheme="minorHAnsi"/>
          <w:smallCaps/>
          <w:noProof/>
          <w:color w:val="000000" w:themeColor="text1"/>
          <w:sz w:val="22"/>
          <w:szCs w:val="22"/>
        </w:rPr>
        <w:t>Petitpierre</w:t>
      </w:r>
      <w:r w:rsidR="0072574C">
        <w:rPr>
          <w:rFonts w:cstheme="minorHAnsi"/>
          <w:noProof/>
          <w:color w:val="000000" w:themeColor="text1"/>
          <w:sz w:val="22"/>
          <w:szCs w:val="22"/>
        </w:rPr>
        <w:t xml:space="preserve"> 1987)</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within clades would be a significant advancement to our understanding of the determinant of rates of evolution. </w:t>
      </w:r>
    </w:p>
    <w:p w14:paraId="10AE3E8C" w14:textId="00F126EB" w:rsidR="00A900A4" w:rsidRPr="00E51865" w:rsidRDefault="00A900A4" w:rsidP="00DE1F25">
      <w:pPr>
        <w:spacing w:after="0"/>
        <w:rPr>
          <w:rFonts w:cstheme="minorHAnsi"/>
          <w:b/>
          <w:bCs/>
          <w:color w:val="FF0000"/>
          <w:sz w:val="22"/>
          <w:szCs w:val="22"/>
        </w:rPr>
      </w:pPr>
    </w:p>
    <w:p w14:paraId="2C9C9035" w14:textId="344671D6" w:rsidR="00460BC2" w:rsidRDefault="00A900A4" w:rsidP="00460BC2">
      <w:pPr>
        <w:spacing w:after="0"/>
        <w:rPr>
          <w:rFonts w:cstheme="minorHAnsi"/>
          <w:color w:val="000000" w:themeColor="text1"/>
          <w:sz w:val="22"/>
          <w:szCs w:val="22"/>
        </w:rPr>
      </w:pPr>
      <w:r w:rsidRPr="00374043">
        <w:rPr>
          <w:rFonts w:cstheme="minorHAnsi"/>
          <w:color w:val="000000" w:themeColor="text1"/>
          <w:sz w:val="22"/>
          <w:szCs w:val="22"/>
        </w:rPr>
        <w:t xml:space="preserve">Variation in chromosome number is highly heterogeneous across clades – some large clades are nearly static while other closely related clades show striking variation. This observation has been difficult to </w:t>
      </w:r>
      <w:r w:rsidRPr="00374043">
        <w:rPr>
          <w:rFonts w:cstheme="minorHAnsi"/>
          <w:color w:val="000000" w:themeColor="text1"/>
          <w:sz w:val="22"/>
          <w:szCs w:val="22"/>
        </w:rPr>
        <w:lastRenderedPageBreak/>
        <w:t xml:space="preserve">explain despite a century of investigation. We believe that the approach that we have used here modeling chromosome number and a possible explanatory variable simultaneously offer a way forward to finally </w:t>
      </w:r>
      <w:r w:rsidR="007C5394">
        <w:rPr>
          <w:rFonts w:cstheme="minorHAnsi"/>
          <w:color w:val="000000" w:themeColor="text1"/>
          <w:sz w:val="22"/>
          <w:szCs w:val="22"/>
        </w:rPr>
        <w:t>determine</w:t>
      </w:r>
      <w:r w:rsidRPr="00374043">
        <w:rPr>
          <w:rFonts w:cstheme="minorHAnsi"/>
          <w:color w:val="000000" w:themeColor="text1"/>
          <w:sz w:val="22"/>
          <w:szCs w:val="22"/>
        </w:rPr>
        <w:t xml:space="preserve"> what causes variation in rates of chromosome number evolution.</w:t>
      </w:r>
      <w:r w:rsidR="00460BC2">
        <w:rPr>
          <w:rFonts w:cstheme="minorHAnsi"/>
          <w:color w:val="000000" w:themeColor="text1"/>
          <w:sz w:val="22"/>
          <w:szCs w:val="22"/>
        </w:rPr>
        <w:br w:type="page"/>
      </w:r>
    </w:p>
    <w:p w14:paraId="709E9F15" w14:textId="20C4089E" w:rsidR="0041099B" w:rsidRDefault="0041099B" w:rsidP="00DE1F25">
      <w:pPr>
        <w:spacing w:after="0"/>
        <w:rPr>
          <w:ins w:id="0" w:author="Sarah Ruckman" w:date="2020-06-02T16:08:00Z"/>
          <w:rFonts w:cstheme="minorHAnsi"/>
          <w:b/>
          <w:bCs/>
          <w:sz w:val="22"/>
          <w:szCs w:val="22"/>
        </w:rPr>
      </w:pPr>
      <w:r w:rsidRPr="00AE0786">
        <w:rPr>
          <w:rFonts w:cstheme="minorHAnsi"/>
          <w:b/>
          <w:bCs/>
          <w:sz w:val="22"/>
          <w:szCs w:val="22"/>
        </w:rPr>
        <w:lastRenderedPageBreak/>
        <w:t>Figures:</w:t>
      </w:r>
    </w:p>
    <w:p w14:paraId="1B8B4AC0" w14:textId="7F496F28" w:rsidR="00B262DF" w:rsidRPr="00AE0786" w:rsidRDefault="00B262DF" w:rsidP="00DE1F25">
      <w:pPr>
        <w:spacing w:after="0"/>
        <w:rPr>
          <w:rFonts w:cstheme="minorHAnsi"/>
          <w:b/>
          <w:bCs/>
          <w:sz w:val="22"/>
          <w:szCs w:val="22"/>
        </w:rPr>
      </w:pPr>
      <w:ins w:id="1" w:author="Sarah Ruckman" w:date="2020-06-02T16:09:00Z">
        <w:r w:rsidRPr="00B262DF">
          <w:rPr>
            <w:rFonts w:cstheme="minorHAnsi"/>
            <w:b/>
            <w:bCs/>
            <w:sz w:val="22"/>
            <w:szCs w:val="22"/>
          </w:rPr>
          <w:drawing>
            <wp:inline distT="0" distB="0" distL="0" distR="0" wp14:anchorId="3F3A5555" wp14:editId="3BE864D6">
              <wp:extent cx="4467455" cy="4067384"/>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67455" cy="4067384"/>
                      </a:xfrm>
                      <a:prstGeom prst="rect">
                        <a:avLst/>
                      </a:prstGeom>
                    </pic:spPr>
                  </pic:pic>
                </a:graphicData>
              </a:graphic>
            </wp:inline>
          </w:drawing>
        </w:r>
      </w:ins>
    </w:p>
    <w:p w14:paraId="25C540E4" w14:textId="3952D209" w:rsidR="0041099B" w:rsidRPr="00AE0786" w:rsidRDefault="008612EC" w:rsidP="00DE1F25">
      <w:pPr>
        <w:spacing w:after="0"/>
        <w:rPr>
          <w:rFonts w:cstheme="minorHAnsi"/>
          <w:sz w:val="22"/>
          <w:szCs w:val="22"/>
        </w:rPr>
      </w:pPr>
      <w:del w:id="2" w:author="Sarah Ruckman" w:date="2020-06-02T16:08:00Z">
        <w:r w:rsidRPr="00AE0786" w:rsidDel="00B262DF">
          <w:rPr>
            <w:rFonts w:cstheme="minorHAnsi"/>
            <w:noProof/>
            <w:sz w:val="22"/>
            <w:szCs w:val="22"/>
          </w:rPr>
          <w:lastRenderedPageBreak/>
          <w:drawing>
            <wp:inline distT="0" distB="0" distL="0" distR="0" wp14:anchorId="3A5AB20C" wp14:editId="3950667B">
              <wp:extent cx="6048886" cy="5439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0221" cy="5495080"/>
                      </a:xfrm>
                      <a:prstGeom prst="rect">
                        <a:avLst/>
                      </a:prstGeom>
                    </pic:spPr>
                  </pic:pic>
                </a:graphicData>
              </a:graphic>
            </wp:inline>
          </w:drawing>
        </w:r>
      </w:del>
    </w:p>
    <w:p w14:paraId="51B7144F" w14:textId="0E63153F"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of type of centromeres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del w:id="3" w:author="Sarah Ruckman" w:date="2020-06-02T16:10:00Z">
        <w:r w:rsidR="00DD3DFC" w:rsidRPr="00AE0786" w:rsidDel="00B262DF">
          <w:rPr>
            <w:rFonts w:cstheme="minorHAnsi"/>
            <w:sz w:val="22"/>
            <w:szCs w:val="22"/>
          </w:rPr>
          <w:delText>colored</w:delText>
        </w:r>
        <w:r w:rsidRPr="00AE0786" w:rsidDel="00B262DF">
          <w:rPr>
            <w:rFonts w:cstheme="minorHAnsi"/>
            <w:sz w:val="22"/>
            <w:szCs w:val="22"/>
          </w:rPr>
          <w:delText xml:space="preserve"> circles</w:delText>
        </w:r>
      </w:del>
      <w:ins w:id="4" w:author="Sarah Ruckman" w:date="2020-06-02T16:10:00Z">
        <w:r w:rsidR="00B262DF">
          <w:rPr>
            <w:rFonts w:cstheme="minorHAnsi"/>
            <w:sz w:val="22"/>
            <w:szCs w:val="22"/>
          </w:rPr>
          <w:t>bars</w:t>
        </w:r>
      </w:ins>
      <w:r w:rsidRPr="00AE0786">
        <w:rPr>
          <w:rFonts w:cstheme="minorHAnsi"/>
          <w:sz w:val="22"/>
          <w:szCs w:val="22"/>
        </w:rPr>
        <w:t xml:space="preserve"> </w:t>
      </w:r>
      <w:r w:rsidR="008612EC" w:rsidRPr="00AE0786">
        <w:rPr>
          <w:rFonts w:cstheme="minorHAnsi"/>
          <w:sz w:val="22"/>
          <w:szCs w:val="22"/>
        </w:rPr>
        <w:t>at the tips</w:t>
      </w:r>
      <w:r w:rsidRPr="00AE0786">
        <w:rPr>
          <w:rFonts w:cstheme="minorHAnsi"/>
          <w:sz w:val="22"/>
          <w:szCs w:val="22"/>
        </w:rPr>
        <w:t xml:space="preserve"> 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 xml:space="preserve">he </w:t>
      </w:r>
      <w:ins w:id="5" w:author="Sarah Ruckman" w:date="2020-06-02T16:10:00Z">
        <w:r w:rsidR="00B262DF">
          <w:rPr>
            <w:rFonts w:cstheme="minorHAnsi"/>
            <w:sz w:val="22"/>
            <w:szCs w:val="22"/>
          </w:rPr>
          <w:t>bar</w:t>
        </w:r>
      </w:ins>
      <w:ins w:id="6" w:author="Sarah Ruckman" w:date="2020-06-02T16:11:00Z">
        <w:r w:rsidR="00B262DF">
          <w:rPr>
            <w:rFonts w:cstheme="minorHAnsi"/>
            <w:sz w:val="22"/>
            <w:szCs w:val="22"/>
          </w:rPr>
          <w:t xml:space="preserve"> </w:t>
        </w:r>
      </w:ins>
      <w:r w:rsidR="008612EC" w:rsidRPr="00AE0786">
        <w:rPr>
          <w:rFonts w:cstheme="minorHAnsi"/>
          <w:sz w:val="22"/>
          <w:szCs w:val="22"/>
        </w:rPr>
        <w:t>color</w:t>
      </w:r>
      <w:ins w:id="7" w:author="Sarah Ruckman" w:date="2020-06-02T16:11:00Z">
        <w:r w:rsidR="00B262DF">
          <w:rPr>
            <w:rFonts w:cstheme="minorHAnsi"/>
            <w:sz w:val="22"/>
            <w:szCs w:val="22"/>
          </w:rPr>
          <w:t>s represent different insect orders and any grey bars are unlabeled orders with fewer than 20 genera.</w:t>
        </w:r>
      </w:ins>
      <w:bookmarkStart w:id="8" w:name="_GoBack"/>
      <w:bookmarkEnd w:id="8"/>
      <w:r w:rsidR="008612EC" w:rsidRPr="00AE0786">
        <w:rPr>
          <w:rFonts w:cstheme="minorHAnsi"/>
          <w:sz w:val="22"/>
          <w:szCs w:val="22"/>
        </w:rPr>
        <w:t xml:space="preserve"> </w:t>
      </w:r>
      <w:del w:id="9" w:author="Sarah Ruckman" w:date="2020-06-02T16:10:00Z">
        <w:r w:rsidR="008612EC" w:rsidRPr="00AE0786" w:rsidDel="00B262DF">
          <w:rPr>
            <w:rFonts w:cstheme="minorHAnsi"/>
            <w:sz w:val="22"/>
            <w:szCs w:val="22"/>
          </w:rPr>
          <w:delText>scale is log transformed to allow better visualization of variation in species with low chromosome number</w:delText>
        </w:r>
      </w:del>
      <w:r w:rsidRPr="00AE0786">
        <w:rPr>
          <w:rFonts w:cstheme="minorHAnsi"/>
          <w:sz w:val="22"/>
          <w:szCs w:val="22"/>
        </w:rPr>
        <w:t xml:space="preserve">. </w:t>
      </w:r>
    </w:p>
    <w:p w14:paraId="12C3E0DF" w14:textId="4336458A" w:rsidR="00200F32" w:rsidRPr="00AE0786" w:rsidRDefault="002923DD" w:rsidP="00DE1F25">
      <w:pPr>
        <w:spacing w:after="0"/>
        <w:rPr>
          <w:rFonts w:cstheme="minorHAnsi"/>
          <w:sz w:val="22"/>
          <w:szCs w:val="22"/>
        </w:rPr>
      </w:pPr>
      <w:commentRangeStart w:id="10"/>
      <w:commentRangeEnd w:id="10"/>
      <w:r>
        <w:rPr>
          <w:rFonts w:cstheme="minorHAnsi"/>
          <w:noProof/>
          <w:sz w:val="22"/>
          <w:szCs w:val="22"/>
        </w:rPr>
        <w:lastRenderedPageBreak/>
        <w:drawing>
          <wp:inline distT="0" distB="0" distL="0" distR="0" wp14:anchorId="7B277079" wp14:editId="77A954F3">
            <wp:extent cx="3988207" cy="32263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2 at 1.44.41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98668" cy="3234819"/>
                    </a:xfrm>
                    <a:prstGeom prst="rect">
                      <a:avLst/>
                    </a:prstGeom>
                  </pic:spPr>
                </pic:pic>
              </a:graphicData>
            </a:graphic>
          </wp:inline>
        </w:drawing>
      </w:r>
    </w:p>
    <w:p w14:paraId="0563FA31" w14:textId="63F6EBDA" w:rsidR="00380E81" w:rsidRPr="00460BC2" w:rsidRDefault="000E33F0" w:rsidP="00DE1F25">
      <w:pPr>
        <w:spacing w:after="0"/>
        <w:rPr>
          <w:rFonts w:cstheme="minorHAnsi"/>
          <w:b/>
          <w:bCs/>
          <w:sz w:val="22"/>
          <w:szCs w:val="22"/>
        </w:rPr>
      </w:pPr>
      <w:r w:rsidRPr="00AE0786">
        <w:rPr>
          <w:rFonts w:cstheme="minorHAnsi"/>
          <w:b/>
          <w:bCs/>
          <w:sz w:val="22"/>
          <w:szCs w:val="22"/>
        </w:rPr>
        <w:t xml:space="preserve">Figure 2: Rates of chromosome </w:t>
      </w:r>
      <w:r w:rsidR="00614AC6">
        <w:rPr>
          <w:rFonts w:cstheme="minorHAnsi"/>
          <w:b/>
          <w:bCs/>
          <w:sz w:val="22"/>
          <w:szCs w:val="22"/>
        </w:rPr>
        <w:t xml:space="preserve">number </w:t>
      </w:r>
      <w:r w:rsidRPr="00AE0786">
        <w:rPr>
          <w:rFonts w:cstheme="minorHAnsi"/>
          <w:b/>
          <w:bCs/>
          <w:sz w:val="22"/>
          <w:szCs w:val="22"/>
        </w:rPr>
        <w:t>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 xml:space="preserve">statistic. Where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more quickly. Below the curves the three lines indicate the </w:t>
      </w:r>
      <w:r w:rsidR="00081A5A">
        <w:rPr>
          <w:rFonts w:eastAsiaTheme="minorEastAsia" w:cstheme="minorHAnsi"/>
          <w:bCs/>
          <w:sz w:val="22"/>
          <w:szCs w:val="22"/>
        </w:rPr>
        <w:t xml:space="preserve">95% </w:t>
      </w:r>
      <w:r w:rsidR="0067543F">
        <w:rPr>
          <w:rFonts w:eastAsiaTheme="minorEastAsia" w:cstheme="minorHAnsi"/>
          <w:bCs/>
          <w:sz w:val="22"/>
          <w:szCs w:val="22"/>
        </w:rPr>
        <w:t>credible interval of each statistic. Since all overlap zero we infer no significant difference in rates of chromosome</w:t>
      </w:r>
      <w:r w:rsidR="00614AC6">
        <w:rPr>
          <w:rFonts w:eastAsiaTheme="minorEastAsia" w:cstheme="minorHAnsi"/>
          <w:bCs/>
          <w:sz w:val="22"/>
          <w:szCs w:val="22"/>
        </w:rPr>
        <w:t xml:space="preserve"> number</w:t>
      </w:r>
      <w:r w:rsidR="0067543F">
        <w:rPr>
          <w:rFonts w:eastAsiaTheme="minorEastAsia" w:cstheme="minorHAnsi"/>
          <w:bCs/>
          <w:sz w:val="22"/>
          <w:szCs w:val="22"/>
        </w:rPr>
        <w:t xml:space="preserve"> evolution in clades with holocentric and monocentric chromosomes.</w:t>
      </w:r>
      <w:r w:rsidR="00380E81">
        <w:rPr>
          <w:rFonts w:cstheme="minorHAnsi"/>
          <w:noProof/>
          <w:sz w:val="22"/>
          <w:szCs w:val="22"/>
        </w:rPr>
        <w:br w:type="page"/>
      </w:r>
    </w:p>
    <w:p w14:paraId="3306F916" w14:textId="30CC16C2" w:rsidR="00380E81" w:rsidRPr="00AE0786" w:rsidRDefault="00153D22" w:rsidP="00DE1F25">
      <w:pPr>
        <w:spacing w:after="0"/>
        <w:rPr>
          <w:rFonts w:cstheme="minorHAnsi"/>
          <w:sz w:val="22"/>
          <w:szCs w:val="22"/>
        </w:rPr>
      </w:pPr>
      <w:r>
        <w:rPr>
          <w:rFonts w:cstheme="minorHAnsi"/>
          <w:noProof/>
          <w:sz w:val="22"/>
          <w:szCs w:val="22"/>
        </w:rPr>
        <w:lastRenderedPageBreak/>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79087579" w14:textId="322CA941" w:rsidR="0009567D" w:rsidRDefault="0041099B" w:rsidP="00460BC2">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 xml:space="preserve">ate of chromosome </w:t>
      </w:r>
      <w:r w:rsidR="00614AC6">
        <w:rPr>
          <w:rFonts w:cstheme="minorHAnsi"/>
          <w:b/>
          <w:sz w:val="22"/>
          <w:szCs w:val="22"/>
        </w:rPr>
        <w:t xml:space="preserve">number </w:t>
      </w:r>
      <w:r w:rsidR="00FD325D" w:rsidRPr="00AE0786">
        <w:rPr>
          <w:rFonts w:cstheme="minorHAnsi"/>
          <w:b/>
          <w:sz w:val="22"/>
          <w:szCs w:val="22"/>
        </w:rPr>
        <w:t>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Ascending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fissions</w:t>
      </w:r>
      <w:r w:rsidR="00FD325D" w:rsidRPr="00AE0786">
        <w:rPr>
          <w:rFonts w:cstheme="minorHAnsi"/>
          <w:sz w:val="22"/>
          <w:szCs w:val="22"/>
        </w:rPr>
        <w:t>, descending r</w:t>
      </w:r>
      <w:r w:rsidR="00DD3DFC" w:rsidRPr="00AE0786">
        <w:rPr>
          <w:rFonts w:cstheme="minorHAnsi"/>
          <w:sz w:val="22"/>
          <w:szCs w:val="22"/>
        </w:rPr>
        <w:t>ates r</w:t>
      </w:r>
      <w:r w:rsidR="00FD325D" w:rsidRPr="00AE0786">
        <w:rPr>
          <w:rFonts w:cstheme="minorHAnsi"/>
          <w:sz w:val="22"/>
          <w:szCs w:val="22"/>
        </w:rPr>
        <w:t>epresent the rate</w:t>
      </w:r>
      <w:r w:rsidR="00DD3DFC" w:rsidRPr="00AE0786">
        <w:rPr>
          <w:rFonts w:cstheme="minorHAnsi"/>
          <w:sz w:val="22"/>
          <w:szCs w:val="22"/>
        </w:rPr>
        <w:t xml:space="preserve"> of fusions</w:t>
      </w:r>
      <w:r w:rsidR="00FD325D" w:rsidRPr="00AE0786">
        <w:rPr>
          <w:rFonts w:cstheme="minorHAnsi"/>
          <w:sz w:val="22"/>
          <w:szCs w:val="22"/>
        </w:rPr>
        <w:t xml:space="preserve">, and pol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polyploidy</w:t>
      </w:r>
      <w:r w:rsidR="00FD325D" w:rsidRPr="00AE0786">
        <w:rPr>
          <w:rFonts w:cstheme="minorHAnsi"/>
          <w:sz w:val="22"/>
          <w:szCs w:val="22"/>
        </w:rPr>
        <w:t xml:space="preserve">. </w:t>
      </w:r>
      <w:r w:rsidR="00DD3DFC" w:rsidRPr="00AE0786">
        <w:rPr>
          <w:rFonts w:cstheme="minorHAnsi"/>
          <w:sz w:val="22"/>
          <w:szCs w:val="22"/>
        </w:rPr>
        <w:t xml:space="preserve">(A) </w:t>
      </w:r>
      <w:r w:rsidR="00FA0F20" w:rsidRPr="00AE0786">
        <w:rPr>
          <w:rFonts w:cstheme="minorHAnsi"/>
          <w:sz w:val="22"/>
          <w:szCs w:val="22"/>
        </w:rPr>
        <w:t>Modeling for the rates of chromosome</w:t>
      </w:r>
      <w:r w:rsidR="00614AC6">
        <w:rPr>
          <w:rFonts w:cstheme="minorHAnsi"/>
          <w:sz w:val="22"/>
          <w:szCs w:val="22"/>
        </w:rPr>
        <w:t xml:space="preserve"> number</w:t>
      </w:r>
      <w:r w:rsidR="00FA0F20" w:rsidRPr="00AE0786">
        <w:rPr>
          <w:rFonts w:cstheme="minorHAnsi"/>
          <w:sz w:val="22"/>
          <w:szCs w:val="22"/>
        </w:rPr>
        <w:t xml:space="preserve"> evolution without polyploidy. The removal of polyploidy has kept most of the other species at about the same rates of chromosome </w:t>
      </w:r>
      <w:r w:rsidR="00614AC6">
        <w:rPr>
          <w:rFonts w:cstheme="minorHAnsi"/>
          <w:sz w:val="22"/>
          <w:szCs w:val="22"/>
        </w:rPr>
        <w:t xml:space="preserve">number </w:t>
      </w:r>
      <w:r w:rsidR="00FA0F20" w:rsidRPr="00AE0786">
        <w:rPr>
          <w:rFonts w:cstheme="minorHAnsi"/>
          <w:sz w:val="22"/>
          <w:szCs w:val="22"/>
        </w:rPr>
        <w:t>evolution, expect for Lepidoptera. Lepidoptera has an increase in both fusion and fission rates.</w:t>
      </w:r>
      <w:r w:rsidR="00DD3DFC" w:rsidRPr="00AE0786">
        <w:rPr>
          <w:rFonts w:cstheme="minorHAnsi"/>
          <w:sz w:val="22"/>
          <w:szCs w:val="22"/>
        </w:rPr>
        <w:t xml:space="preserve"> (B) </w:t>
      </w:r>
      <w:r w:rsidR="00FA0F20" w:rsidRPr="00AE0786">
        <w:rPr>
          <w:rFonts w:cstheme="minorHAnsi"/>
          <w:sz w:val="22"/>
          <w:szCs w:val="22"/>
        </w:rPr>
        <w:t xml:space="preserve">Modeling for rates of chromosome </w:t>
      </w:r>
      <w:r w:rsidR="00614AC6">
        <w:rPr>
          <w:rFonts w:cstheme="minorHAnsi"/>
          <w:sz w:val="22"/>
          <w:szCs w:val="22"/>
        </w:rPr>
        <w:t xml:space="preserve">number </w:t>
      </w:r>
      <w:r w:rsidR="00FA0F20" w:rsidRPr="00AE0786">
        <w:rPr>
          <w:rFonts w:cstheme="minorHAnsi"/>
          <w:sz w:val="22"/>
          <w:szCs w:val="22"/>
        </w:rPr>
        <w:t xml:space="preserve">evolution with polyploidy. The addition of polyploidy in the model has decreased the variation of all rates of chromosome </w:t>
      </w:r>
      <w:r w:rsidR="00614AC6">
        <w:rPr>
          <w:rFonts w:cstheme="minorHAnsi"/>
          <w:sz w:val="22"/>
          <w:szCs w:val="22"/>
        </w:rPr>
        <w:t xml:space="preserve">number </w:t>
      </w:r>
      <w:r w:rsidR="00FA0F20" w:rsidRPr="00AE0786">
        <w:rPr>
          <w:rFonts w:cstheme="minorHAnsi"/>
          <w:sz w:val="22"/>
          <w:szCs w:val="22"/>
        </w:rPr>
        <w:t>evolution. There is no trend between holocentric and monocentric chromosome orders.</w:t>
      </w:r>
      <w:r w:rsidR="0009567D">
        <w:rPr>
          <w:rFonts w:cstheme="minorHAnsi"/>
          <w:sz w:val="22"/>
          <w:szCs w:val="22"/>
        </w:rPr>
        <w:br w:type="page"/>
      </w:r>
    </w:p>
    <w:p w14:paraId="53306BB8" w14:textId="77777777" w:rsidR="0009567D" w:rsidRPr="00A900A4" w:rsidRDefault="0009567D" w:rsidP="00DE1F25">
      <w:pPr>
        <w:spacing w:after="0"/>
        <w:rPr>
          <w:rFonts w:cstheme="minorHAnsi"/>
          <w:b/>
          <w:bCs/>
          <w:sz w:val="22"/>
          <w:szCs w:val="22"/>
        </w:rPr>
      </w:pPr>
      <w:r w:rsidRPr="00A900A4">
        <w:rPr>
          <w:rFonts w:cstheme="minorHAnsi"/>
          <w:b/>
          <w:bCs/>
          <w:sz w:val="22"/>
          <w:szCs w:val="22"/>
        </w:rPr>
        <w:lastRenderedPageBreak/>
        <w:t>Supplement</w:t>
      </w:r>
    </w:p>
    <w:p w14:paraId="68451728" w14:textId="113C3277" w:rsidR="0009567D" w:rsidRDefault="0009567D" w:rsidP="00DE1F25">
      <w:pPr>
        <w:spacing w:after="0"/>
        <w:rPr>
          <w:rFonts w:cstheme="minorHAnsi"/>
          <w:sz w:val="22"/>
          <w:szCs w:val="22"/>
        </w:rPr>
      </w:pPr>
      <w:r>
        <w:rPr>
          <w:rFonts w:cstheme="minorHAnsi"/>
          <w:noProof/>
          <w:sz w:val="22"/>
          <w:szCs w:val="22"/>
        </w:rPr>
        <w:drawing>
          <wp:inline distT="0" distB="0" distL="0" distR="0" wp14:anchorId="11EF3F42" wp14:editId="648303F8">
            <wp:extent cx="3561907" cy="3561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ackbone.comp.pdf"/>
                    <pic:cNvPicPr/>
                  </pic:nvPicPr>
                  <pic:blipFill>
                    <a:blip r:embed="rId10">
                      <a:extLst>
                        <a:ext uri="{28A0092B-C50C-407E-A947-70E740481C1C}">
                          <a14:useLocalDpi xmlns:a14="http://schemas.microsoft.com/office/drawing/2010/main" val="0"/>
                        </a:ext>
                      </a:extLst>
                    </a:blip>
                    <a:stretch>
                      <a:fillRect/>
                    </a:stretch>
                  </pic:blipFill>
                  <pic:spPr>
                    <a:xfrm>
                      <a:off x="0" y="0"/>
                      <a:ext cx="3565040" cy="3565040"/>
                    </a:xfrm>
                    <a:prstGeom prst="rect">
                      <a:avLst/>
                    </a:prstGeom>
                  </pic:spPr>
                </pic:pic>
              </a:graphicData>
            </a:graphic>
          </wp:inline>
        </w:drawing>
      </w:r>
    </w:p>
    <w:p w14:paraId="364E0815" w14:textId="29801B74" w:rsidR="00077899" w:rsidRPr="00AE0786" w:rsidRDefault="0009567D" w:rsidP="00DE1F25">
      <w:pPr>
        <w:spacing w:after="0"/>
        <w:rPr>
          <w:rFonts w:cstheme="minorHAnsi"/>
          <w:sz w:val="22"/>
          <w:szCs w:val="22"/>
        </w:rPr>
      </w:pPr>
      <w:r w:rsidRPr="00B262DF">
        <w:rPr>
          <w:rFonts w:cstheme="minorHAnsi"/>
          <w:b/>
          <w:sz w:val="22"/>
          <w:szCs w:val="22"/>
        </w:rPr>
        <w:t xml:space="preserve">Supplemental Figure 1. </w:t>
      </w:r>
      <w:r w:rsidR="002D30B1" w:rsidRPr="00B262DF">
        <w:rPr>
          <w:rFonts w:cstheme="minorHAnsi"/>
          <w:b/>
          <w:sz w:val="22"/>
          <w:szCs w:val="22"/>
        </w:rPr>
        <w:t>Comparison</w:t>
      </w:r>
      <w:r w:rsidRPr="00B262DF">
        <w:rPr>
          <w:rFonts w:cstheme="minorHAnsi"/>
          <w:b/>
          <w:sz w:val="22"/>
          <w:szCs w:val="22"/>
        </w:rPr>
        <w:t xml:space="preserve"> of inferences under alternative backbones</w:t>
      </w:r>
      <w:r>
        <w:rPr>
          <w:rFonts w:cstheme="minorHAnsi"/>
          <w:sz w:val="22"/>
          <w:szCs w:val="22"/>
        </w:rPr>
        <w:t xml:space="preserve">. In each plot we </w:t>
      </w:r>
      <w:r w:rsidR="002D30B1">
        <w:rPr>
          <w:rFonts w:cstheme="minorHAnsi"/>
          <w:sz w:val="22"/>
          <w:szCs w:val="22"/>
        </w:rPr>
        <w:t xml:space="preserve">show the </w:t>
      </w:r>
      <m:oMath>
        <m:r>
          <m:rPr>
            <m:sty m:val="p"/>
          </m:rPr>
          <w:rPr>
            <w:rFonts w:ascii="Cambria Math" w:hAnsi="Cambria Math" w:cstheme="minorHAnsi"/>
            <w:sz w:val="22"/>
            <w:szCs w:val="22"/>
          </w:rPr>
          <m:t>Δ</m:t>
        </m:r>
        <m:r>
          <w:rPr>
            <w:rFonts w:ascii="Cambria Math" w:hAnsi="Cambria Math" w:cstheme="minorHAnsi"/>
            <w:sz w:val="22"/>
            <w:szCs w:val="22"/>
          </w:rPr>
          <m:t>R</m:t>
        </m:r>
      </m:oMath>
      <w:r w:rsidR="002D30B1">
        <w:rPr>
          <w:rFonts w:eastAsiaTheme="minorEastAsia" w:cstheme="minorHAnsi"/>
          <w:sz w:val="22"/>
          <w:szCs w:val="22"/>
        </w:rPr>
        <w:t xml:space="preserve"> statistic for the three parameters of interest in our model. We find that regardless of the backbone phylogeny the resulting statistic has a largely similar distribution.</w:t>
      </w:r>
      <w:r w:rsidR="00883E36">
        <w:rPr>
          <w:rFonts w:eastAsiaTheme="minorEastAsia" w:cstheme="minorHAnsi"/>
          <w:sz w:val="22"/>
          <w:szCs w:val="22"/>
        </w:rPr>
        <w:t xml:space="preserve"> Black lines represent the statistic estimate using the Misof backbone while red lines represent the statistic estimate using the Rainford backbone.</w:t>
      </w:r>
      <w:r w:rsidR="00077899"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426824CB" w14:textId="77777777" w:rsidR="004D4F75" w:rsidRPr="004D4F75" w:rsidRDefault="006A5BDC" w:rsidP="004D4F75">
      <w:pPr>
        <w:pStyle w:val="EndNoteBibliography"/>
        <w:spacing w:after="0"/>
        <w:ind w:left="720" w:hanging="72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4D4F75" w:rsidRPr="004D4F75">
        <w:rPr>
          <w:noProof/>
        </w:rPr>
        <w:t>Bengtsson, B. O., 1980 Rates of karyotype evolution in placental mammals. Hereditas 92</w:t>
      </w:r>
      <w:r w:rsidR="004D4F75" w:rsidRPr="004D4F75">
        <w:rPr>
          <w:b/>
          <w:noProof/>
        </w:rPr>
        <w:t>:</w:t>
      </w:r>
      <w:r w:rsidR="004D4F75" w:rsidRPr="004D4F75">
        <w:rPr>
          <w:noProof/>
        </w:rPr>
        <w:t xml:space="preserve"> 37-47.</w:t>
      </w:r>
    </w:p>
    <w:p w14:paraId="4B0103AD" w14:textId="77777777" w:rsidR="004D4F75" w:rsidRPr="004D4F75" w:rsidRDefault="004D4F75" w:rsidP="004D4F75">
      <w:pPr>
        <w:pStyle w:val="EndNoteBibliography"/>
        <w:spacing w:after="0"/>
        <w:ind w:left="720" w:hanging="720"/>
        <w:rPr>
          <w:noProof/>
        </w:rPr>
      </w:pPr>
      <w:r w:rsidRPr="004D4F75">
        <w:rPr>
          <w:noProof/>
        </w:rPr>
        <w:t>Blackmon, H., J. Justison, I. Mayrose and E. E. Goldberg, 2019 Meiotic drive shapes rates of karyotype evolution in mammals. Evolution 73</w:t>
      </w:r>
      <w:r w:rsidRPr="004D4F75">
        <w:rPr>
          <w:b/>
          <w:noProof/>
        </w:rPr>
        <w:t>:</w:t>
      </w:r>
      <w:r w:rsidRPr="004D4F75">
        <w:rPr>
          <w:noProof/>
        </w:rPr>
        <w:t xml:space="preserve"> 511-523.</w:t>
      </w:r>
    </w:p>
    <w:p w14:paraId="19809C4B" w14:textId="77777777" w:rsidR="004D4F75" w:rsidRPr="004D4F75" w:rsidRDefault="004D4F75" w:rsidP="004D4F75">
      <w:pPr>
        <w:pStyle w:val="EndNoteBibliography"/>
        <w:spacing w:after="0"/>
        <w:ind w:left="720" w:hanging="720"/>
        <w:rPr>
          <w:noProof/>
        </w:rPr>
      </w:pPr>
      <w:r w:rsidRPr="004D4F75">
        <w:rPr>
          <w:noProof/>
        </w:rPr>
        <w:t>Blackmon, H., L. Ross and D. Bachtrog, 2017 Sex Determination, Sex Chromosomes, and Karyotype Evolution in Insects. Journal of Heredity 108</w:t>
      </w:r>
      <w:r w:rsidRPr="004D4F75">
        <w:rPr>
          <w:b/>
          <w:noProof/>
        </w:rPr>
        <w:t>:</w:t>
      </w:r>
      <w:r w:rsidRPr="004D4F75">
        <w:rPr>
          <w:noProof/>
        </w:rPr>
        <w:t xml:space="preserve"> 78-93.</w:t>
      </w:r>
    </w:p>
    <w:p w14:paraId="60600742" w14:textId="77777777" w:rsidR="004D4F75" w:rsidRPr="004D4F75" w:rsidRDefault="004D4F75" w:rsidP="004D4F75">
      <w:pPr>
        <w:pStyle w:val="EndNoteBibliography"/>
        <w:spacing w:after="0"/>
        <w:ind w:left="720" w:hanging="720"/>
        <w:rPr>
          <w:noProof/>
        </w:rPr>
      </w:pPr>
      <w:r w:rsidRPr="004D4F75">
        <w:rPr>
          <w:noProof/>
        </w:rPr>
        <w:t>Bush, G. L., 1982 What do we really know about speciation? Perspectives on evolution.</w:t>
      </w:r>
      <w:r w:rsidRPr="004D4F75">
        <w:rPr>
          <w:b/>
          <w:noProof/>
        </w:rPr>
        <w:t>:</w:t>
      </w:r>
      <w:r w:rsidRPr="004D4F75">
        <w:rPr>
          <w:noProof/>
        </w:rPr>
        <w:t xml:space="preserve"> 119-131.</w:t>
      </w:r>
    </w:p>
    <w:p w14:paraId="3D02014A" w14:textId="77777777" w:rsidR="004D4F75" w:rsidRPr="004D4F75" w:rsidRDefault="004D4F75" w:rsidP="004D4F75">
      <w:pPr>
        <w:pStyle w:val="EndNoteBibliography"/>
        <w:spacing w:after="0"/>
        <w:ind w:left="720" w:hanging="720"/>
        <w:rPr>
          <w:noProof/>
        </w:rPr>
      </w:pPr>
      <w:r w:rsidRPr="004D4F75">
        <w:rPr>
          <w:noProof/>
        </w:rPr>
        <w:t>Bush, G. L., S. M. Case, A. C. Wilson and J. L. Patton, 1977 Rapid speciation and chromosomal evolution in mammals. Proceedings of the National Academy of Sciences 74</w:t>
      </w:r>
      <w:r w:rsidRPr="004D4F75">
        <w:rPr>
          <w:b/>
          <w:noProof/>
        </w:rPr>
        <w:t>:</w:t>
      </w:r>
      <w:r w:rsidRPr="004D4F75">
        <w:rPr>
          <w:noProof/>
        </w:rPr>
        <w:t xml:space="preserve"> 3942-3946.</w:t>
      </w:r>
    </w:p>
    <w:p w14:paraId="1A442BA5" w14:textId="77777777" w:rsidR="004D4F75" w:rsidRPr="004D4F75" w:rsidRDefault="004D4F75" w:rsidP="004D4F75">
      <w:pPr>
        <w:pStyle w:val="EndNoteBibliography"/>
        <w:spacing w:after="0"/>
        <w:ind w:left="720" w:hanging="720"/>
        <w:rPr>
          <w:noProof/>
        </w:rPr>
      </w:pPr>
      <w:r w:rsidRPr="004D4F75">
        <w:rPr>
          <w:noProof/>
        </w:rPr>
        <w:t>Chmátal, L., S. I. Gabriel, G. P. Mitsainas, J. Martínez-Vargas, J. Ventura</w:t>
      </w:r>
      <w:r w:rsidRPr="004D4F75">
        <w:rPr>
          <w:i/>
          <w:noProof/>
        </w:rPr>
        <w:t xml:space="preserve"> et al.</w:t>
      </w:r>
      <w:r w:rsidRPr="004D4F75">
        <w:rPr>
          <w:noProof/>
        </w:rPr>
        <w:t>, 2014 Centromere strength provides the cell biological basis for meiotic drive and karyotype evolution in mice. Current Biology 24</w:t>
      </w:r>
      <w:r w:rsidRPr="004D4F75">
        <w:rPr>
          <w:b/>
          <w:noProof/>
        </w:rPr>
        <w:t>:</w:t>
      </w:r>
      <w:r w:rsidRPr="004D4F75">
        <w:rPr>
          <w:noProof/>
        </w:rPr>
        <w:t xml:space="preserve"> 2295-2300.</w:t>
      </w:r>
    </w:p>
    <w:p w14:paraId="1E4D086B" w14:textId="77777777" w:rsidR="004D4F75" w:rsidRPr="004D4F75" w:rsidRDefault="004D4F75" w:rsidP="004D4F75">
      <w:pPr>
        <w:pStyle w:val="EndNoteBibliography"/>
        <w:spacing w:after="0"/>
        <w:ind w:left="720" w:hanging="720"/>
        <w:rPr>
          <w:noProof/>
        </w:rPr>
      </w:pPr>
      <w:r w:rsidRPr="004D4F75">
        <w:rPr>
          <w:noProof/>
        </w:rPr>
        <w:t>Church, S. H., S. Donoughe, B. A. de Medeiros and C. G. Extavour, 2019 Insect egg size and shape evolve with ecology but not developmental rate. Nature 571</w:t>
      </w:r>
      <w:r w:rsidRPr="004D4F75">
        <w:rPr>
          <w:b/>
          <w:noProof/>
        </w:rPr>
        <w:t>:</w:t>
      </w:r>
      <w:r w:rsidRPr="004D4F75">
        <w:rPr>
          <w:noProof/>
        </w:rPr>
        <w:t xml:space="preserve"> 58-62.</w:t>
      </w:r>
    </w:p>
    <w:p w14:paraId="5976E045" w14:textId="77777777" w:rsidR="004D4F75" w:rsidRPr="004D4F75" w:rsidRDefault="004D4F75" w:rsidP="004D4F75">
      <w:pPr>
        <w:pStyle w:val="EndNoteBibliography"/>
        <w:spacing w:after="0"/>
        <w:ind w:left="720" w:hanging="720"/>
        <w:rPr>
          <w:noProof/>
        </w:rPr>
      </w:pPr>
      <w:r w:rsidRPr="004D4F75">
        <w:rPr>
          <w:noProof/>
        </w:rPr>
        <w:t>Cook, L. G., 2000 Extraordinary and extensive karyotypic variation: a 48-fold range in chromosome number in the gall-inducing scale insect Apiomorpha (Hemiptera: Coccoidea: Eriococcidae). Genome 43</w:t>
      </w:r>
      <w:r w:rsidRPr="004D4F75">
        <w:rPr>
          <w:b/>
          <w:noProof/>
        </w:rPr>
        <w:t>:</w:t>
      </w:r>
      <w:r w:rsidRPr="004D4F75">
        <w:rPr>
          <w:noProof/>
        </w:rPr>
        <w:t xml:space="preserve"> 255-263.</w:t>
      </w:r>
    </w:p>
    <w:p w14:paraId="16A6872F" w14:textId="77777777" w:rsidR="004D4F75" w:rsidRPr="004D4F75" w:rsidRDefault="004D4F75" w:rsidP="004D4F75">
      <w:pPr>
        <w:pStyle w:val="EndNoteBibliography"/>
        <w:spacing w:after="0"/>
        <w:ind w:left="720" w:hanging="720"/>
        <w:rPr>
          <w:noProof/>
        </w:rPr>
      </w:pPr>
      <w:r w:rsidRPr="004D4F75">
        <w:rPr>
          <w:noProof/>
        </w:rPr>
        <w:t xml:space="preserve">Cope, T., 1985 Cytology and hybridization in the Juncus bufonius L. aggregate in western Europe, pp.  in </w:t>
      </w:r>
      <w:r w:rsidRPr="004D4F75">
        <w:rPr>
          <w:i/>
          <w:noProof/>
        </w:rPr>
        <w:t>Watsonia</w:t>
      </w:r>
      <w:r w:rsidRPr="004D4F75">
        <w:rPr>
          <w:noProof/>
        </w:rPr>
        <w:t>. Citeseer.</w:t>
      </w:r>
    </w:p>
    <w:p w14:paraId="55039FD7" w14:textId="77777777" w:rsidR="004D4F75" w:rsidRPr="004D4F75" w:rsidRDefault="004D4F75" w:rsidP="004D4F75">
      <w:pPr>
        <w:pStyle w:val="EndNoteBibliography"/>
        <w:spacing w:after="0"/>
        <w:ind w:left="720" w:hanging="720"/>
        <w:rPr>
          <w:noProof/>
        </w:rPr>
      </w:pPr>
      <w:r w:rsidRPr="004D4F75">
        <w:rPr>
          <w:noProof/>
        </w:rPr>
        <w:t>Coyne, J. A., 1984 Correlation between heterozygosity and rate of chromosome evolution in animals. The American Naturalist 123</w:t>
      </w:r>
      <w:r w:rsidRPr="004D4F75">
        <w:rPr>
          <w:b/>
          <w:noProof/>
        </w:rPr>
        <w:t>:</w:t>
      </w:r>
      <w:r w:rsidRPr="004D4F75">
        <w:rPr>
          <w:noProof/>
        </w:rPr>
        <w:t xml:space="preserve"> 725-729.</w:t>
      </w:r>
    </w:p>
    <w:p w14:paraId="53691072" w14:textId="77777777" w:rsidR="004D4F75" w:rsidRPr="004D4F75" w:rsidRDefault="004D4F75" w:rsidP="004D4F75">
      <w:pPr>
        <w:pStyle w:val="EndNoteBibliography"/>
        <w:spacing w:after="0"/>
        <w:ind w:left="720" w:hanging="720"/>
        <w:rPr>
          <w:noProof/>
        </w:rPr>
      </w:pPr>
      <w:r w:rsidRPr="004D4F75">
        <w:rPr>
          <w:noProof/>
        </w:rPr>
        <w:t>Coyne, J. A., W. Meyers, A. P. Crittenden and P. Sniegowski, 1993 The fertility effects of pericentric inversions in Drosophila melanogaster. Genetics 134</w:t>
      </w:r>
      <w:r w:rsidRPr="004D4F75">
        <w:rPr>
          <w:b/>
          <w:noProof/>
        </w:rPr>
        <w:t>:</w:t>
      </w:r>
      <w:r w:rsidRPr="004D4F75">
        <w:rPr>
          <w:noProof/>
        </w:rPr>
        <w:t xml:space="preserve"> 487-496.</w:t>
      </w:r>
    </w:p>
    <w:p w14:paraId="3EE2DCAC" w14:textId="77777777" w:rsidR="004D4F75" w:rsidRPr="004D4F75" w:rsidRDefault="004D4F75" w:rsidP="004D4F75">
      <w:pPr>
        <w:pStyle w:val="EndNoteBibliography"/>
        <w:spacing w:after="0"/>
        <w:ind w:left="720" w:hanging="720"/>
        <w:rPr>
          <w:noProof/>
        </w:rPr>
      </w:pPr>
      <w:r w:rsidRPr="004D4F75">
        <w:rPr>
          <w:noProof/>
        </w:rPr>
        <w:t>Escudero, M., M. Hahn, B. H. Brown, K. Lueders and A. L. Hipp, 2016 Chromosomal rearrangements in holocentric organisms lead to reproductive isolation by hybrid dysfunction: The correlation between karyotype rearrangements and germination rates in sedges. American journal of botany 103</w:t>
      </w:r>
      <w:r w:rsidRPr="004D4F75">
        <w:rPr>
          <w:b/>
          <w:noProof/>
        </w:rPr>
        <w:t>:</w:t>
      </w:r>
      <w:r w:rsidRPr="004D4F75">
        <w:rPr>
          <w:noProof/>
        </w:rPr>
        <w:t xml:space="preserve"> 1529-1536.</w:t>
      </w:r>
    </w:p>
    <w:p w14:paraId="1F5EC116" w14:textId="77777777" w:rsidR="004D4F75" w:rsidRPr="004D4F75" w:rsidRDefault="004D4F75" w:rsidP="004D4F75">
      <w:pPr>
        <w:pStyle w:val="EndNoteBibliography"/>
        <w:spacing w:after="0"/>
        <w:ind w:left="720" w:hanging="720"/>
        <w:rPr>
          <w:noProof/>
        </w:rPr>
      </w:pPr>
      <w:r w:rsidRPr="004D4F75">
        <w:rPr>
          <w:noProof/>
        </w:rPr>
        <w:t>Escudero, M., A. L. Hipp, T. F. Hansen, K. L. Voje and M. Luceño, 2012 Selection and inertia in the evolution of holocentric chromosomes in sedges (Carex, Cyperaceae). New Phytologist 195</w:t>
      </w:r>
      <w:r w:rsidRPr="004D4F75">
        <w:rPr>
          <w:b/>
          <w:noProof/>
        </w:rPr>
        <w:t>:</w:t>
      </w:r>
      <w:r w:rsidRPr="004D4F75">
        <w:rPr>
          <w:noProof/>
        </w:rPr>
        <w:t xml:space="preserve"> 237-247.</w:t>
      </w:r>
    </w:p>
    <w:p w14:paraId="0243B249" w14:textId="77777777" w:rsidR="004D4F75" w:rsidRPr="004D4F75" w:rsidRDefault="004D4F75" w:rsidP="004D4F75">
      <w:pPr>
        <w:pStyle w:val="EndNoteBibliography"/>
        <w:spacing w:after="0"/>
        <w:ind w:left="720" w:hanging="720"/>
        <w:rPr>
          <w:noProof/>
        </w:rPr>
      </w:pPr>
      <w:r w:rsidRPr="004D4F75">
        <w:rPr>
          <w:noProof/>
        </w:rPr>
        <w:t>Faria, R., and A. Navarro, 2010 Chromosomal speciation revisited: rearranging theory with pieces of evidence. Trends in ecology &amp; evolution 25</w:t>
      </w:r>
      <w:r w:rsidRPr="004D4F75">
        <w:rPr>
          <w:b/>
          <w:noProof/>
        </w:rPr>
        <w:t>:</w:t>
      </w:r>
      <w:r w:rsidRPr="004D4F75">
        <w:rPr>
          <w:noProof/>
        </w:rPr>
        <w:t xml:space="preserve"> 660-669.</w:t>
      </w:r>
    </w:p>
    <w:p w14:paraId="0546D8E9" w14:textId="77777777" w:rsidR="004D4F75" w:rsidRPr="004D4F75" w:rsidRDefault="004D4F75" w:rsidP="004D4F75">
      <w:pPr>
        <w:pStyle w:val="EndNoteBibliography"/>
        <w:spacing w:after="0"/>
        <w:ind w:left="720" w:hanging="720"/>
        <w:rPr>
          <w:noProof/>
        </w:rPr>
      </w:pPr>
      <w:r w:rsidRPr="004D4F75">
        <w:rPr>
          <w:noProof/>
        </w:rPr>
        <w:t>Faulkner, J., 1972 Chromosome studies on Carex section Acutae in north-west Europe. Botanical Journal of the Linnean Society 65</w:t>
      </w:r>
      <w:r w:rsidRPr="004D4F75">
        <w:rPr>
          <w:b/>
          <w:noProof/>
        </w:rPr>
        <w:t>:</w:t>
      </w:r>
      <w:r w:rsidRPr="004D4F75">
        <w:rPr>
          <w:noProof/>
        </w:rPr>
        <w:t xml:space="preserve"> 271-301.</w:t>
      </w:r>
    </w:p>
    <w:p w14:paraId="61A8404C" w14:textId="77777777" w:rsidR="004D4F75" w:rsidRPr="004D4F75" w:rsidRDefault="004D4F75" w:rsidP="004D4F75">
      <w:pPr>
        <w:pStyle w:val="EndNoteBibliography"/>
        <w:spacing w:after="0"/>
        <w:ind w:left="720" w:hanging="720"/>
        <w:rPr>
          <w:noProof/>
        </w:rPr>
      </w:pPr>
      <w:r w:rsidRPr="004D4F75">
        <w:rPr>
          <w:noProof/>
        </w:rPr>
        <w:t>FitzJohn, R. G., 2012 Diversitree: comparative phylogenetic analyses of diversification in R. Methods in Ecology and Evolution 3</w:t>
      </w:r>
      <w:r w:rsidRPr="004D4F75">
        <w:rPr>
          <w:b/>
          <w:noProof/>
        </w:rPr>
        <w:t>:</w:t>
      </w:r>
      <w:r w:rsidRPr="004D4F75">
        <w:rPr>
          <w:noProof/>
        </w:rPr>
        <w:t xml:space="preserve"> 1084-1092.</w:t>
      </w:r>
    </w:p>
    <w:p w14:paraId="035C689B" w14:textId="77777777" w:rsidR="004D4F75" w:rsidRPr="004D4F75" w:rsidRDefault="004D4F75" w:rsidP="004D4F75">
      <w:pPr>
        <w:pStyle w:val="EndNoteBibliography"/>
        <w:spacing w:after="0"/>
        <w:ind w:left="720" w:hanging="720"/>
        <w:rPr>
          <w:noProof/>
        </w:rPr>
      </w:pPr>
      <w:r w:rsidRPr="004D4F75">
        <w:rPr>
          <w:noProof/>
        </w:rPr>
        <w:t>Garagna, S., D. Broccoli, C. A. Redi, J. B. Searle, H. J. Cooke</w:t>
      </w:r>
      <w:r w:rsidRPr="004D4F75">
        <w:rPr>
          <w:i/>
          <w:noProof/>
        </w:rPr>
        <w:t xml:space="preserve"> et al.</w:t>
      </w:r>
      <w:r w:rsidRPr="004D4F75">
        <w:rPr>
          <w:noProof/>
        </w:rPr>
        <w:t>, 1995 Robertsonian metacentrics of the house mouse lose telomeric sequences but retain some minor satellite DNA in the pericentromeric area. Chromosoma 103</w:t>
      </w:r>
      <w:r w:rsidRPr="004D4F75">
        <w:rPr>
          <w:b/>
          <w:noProof/>
        </w:rPr>
        <w:t>:</w:t>
      </w:r>
      <w:r w:rsidRPr="004D4F75">
        <w:rPr>
          <w:noProof/>
        </w:rPr>
        <w:t xml:space="preserve"> 685-692.</w:t>
      </w:r>
    </w:p>
    <w:p w14:paraId="42931C7B" w14:textId="77777777" w:rsidR="004D4F75" w:rsidRPr="004D4F75" w:rsidRDefault="004D4F75" w:rsidP="004D4F75">
      <w:pPr>
        <w:pStyle w:val="EndNoteBibliography"/>
        <w:spacing w:after="0"/>
        <w:ind w:left="720" w:hanging="720"/>
        <w:rPr>
          <w:noProof/>
        </w:rPr>
      </w:pPr>
      <w:r w:rsidRPr="004D4F75">
        <w:rPr>
          <w:noProof/>
        </w:rPr>
        <w:t>Gassmann, R., A. Rechtsteiner, K. W. Yuen, A. Muroyama, T. Egelhofer</w:t>
      </w:r>
      <w:r w:rsidRPr="004D4F75">
        <w:rPr>
          <w:i/>
          <w:noProof/>
        </w:rPr>
        <w:t xml:space="preserve"> et al.</w:t>
      </w:r>
      <w:r w:rsidRPr="004D4F75">
        <w:rPr>
          <w:noProof/>
        </w:rPr>
        <w:t>, 2012 An inverse relationship to germline transcription defines centromeric chromatin in C. elegans. Nature 484</w:t>
      </w:r>
      <w:r w:rsidRPr="004D4F75">
        <w:rPr>
          <w:b/>
          <w:noProof/>
        </w:rPr>
        <w:t>:</w:t>
      </w:r>
      <w:r w:rsidRPr="004D4F75">
        <w:rPr>
          <w:noProof/>
        </w:rPr>
        <w:t xml:space="preserve"> 534-537.</w:t>
      </w:r>
    </w:p>
    <w:p w14:paraId="1AEB8F50" w14:textId="77777777" w:rsidR="004D4F75" w:rsidRPr="004D4F75" w:rsidRDefault="004D4F75" w:rsidP="004D4F75">
      <w:pPr>
        <w:pStyle w:val="EndNoteBibliography"/>
        <w:spacing w:after="0"/>
        <w:ind w:left="720" w:hanging="720"/>
        <w:rPr>
          <w:noProof/>
        </w:rPr>
      </w:pPr>
      <w:r w:rsidRPr="004D4F75">
        <w:rPr>
          <w:noProof/>
        </w:rPr>
        <w:lastRenderedPageBreak/>
        <w:t>Glick, L., and I. Mayrose, 2014 ChromEvol: assessing the pattern of chromosome number evolution and the inference of polyploidy along a phylogeny. Molecular biology and evolution 31</w:t>
      </w:r>
      <w:r w:rsidRPr="004D4F75">
        <w:rPr>
          <w:b/>
          <w:noProof/>
        </w:rPr>
        <w:t>:</w:t>
      </w:r>
      <w:r w:rsidRPr="004D4F75">
        <w:rPr>
          <w:noProof/>
        </w:rPr>
        <w:t xml:space="preserve"> 1914-1922.</w:t>
      </w:r>
    </w:p>
    <w:p w14:paraId="12ABE549" w14:textId="77777777" w:rsidR="004D4F75" w:rsidRPr="004D4F75" w:rsidRDefault="004D4F75" w:rsidP="004D4F75">
      <w:pPr>
        <w:pStyle w:val="EndNoteBibliography"/>
        <w:spacing w:after="0"/>
        <w:ind w:left="720" w:hanging="720"/>
        <w:rPr>
          <w:noProof/>
        </w:rPr>
      </w:pPr>
      <w:r w:rsidRPr="004D4F75">
        <w:rPr>
          <w:noProof/>
        </w:rPr>
        <w:t>Guerrero, R. F., and M. Kirkpatrick, 2014 Local adaptation and the evolution of chromosome fusions. Evolution 68</w:t>
      </w:r>
      <w:r w:rsidRPr="004D4F75">
        <w:rPr>
          <w:b/>
          <w:noProof/>
        </w:rPr>
        <w:t>:</w:t>
      </w:r>
      <w:r w:rsidRPr="004D4F75">
        <w:rPr>
          <w:noProof/>
        </w:rPr>
        <w:t xml:space="preserve"> 2747-2756.</w:t>
      </w:r>
    </w:p>
    <w:p w14:paraId="63A96DC9" w14:textId="77777777" w:rsidR="004D4F75" w:rsidRPr="004D4F75" w:rsidRDefault="004D4F75" w:rsidP="004D4F75">
      <w:pPr>
        <w:pStyle w:val="EndNoteBibliography"/>
        <w:spacing w:after="0"/>
        <w:ind w:left="720" w:hanging="720"/>
        <w:rPr>
          <w:noProof/>
        </w:rPr>
      </w:pPr>
      <w:r w:rsidRPr="004D4F75">
        <w:rPr>
          <w:noProof/>
        </w:rPr>
        <w:t>Harlan, J. R., and J. M. deWet, 1975 On Ö. Winge and a prayer: the origins of polyploidy. The botanical review 41</w:t>
      </w:r>
      <w:r w:rsidRPr="004D4F75">
        <w:rPr>
          <w:b/>
          <w:noProof/>
        </w:rPr>
        <w:t>:</w:t>
      </w:r>
      <w:r w:rsidRPr="004D4F75">
        <w:rPr>
          <w:noProof/>
        </w:rPr>
        <w:t xml:space="preserve"> 361-390.</w:t>
      </w:r>
    </w:p>
    <w:p w14:paraId="709256F6" w14:textId="77777777" w:rsidR="004D4F75" w:rsidRPr="004D4F75" w:rsidRDefault="004D4F75" w:rsidP="004D4F75">
      <w:pPr>
        <w:pStyle w:val="EndNoteBibliography"/>
        <w:spacing w:after="0"/>
        <w:ind w:left="720" w:hanging="720"/>
        <w:rPr>
          <w:noProof/>
        </w:rPr>
      </w:pPr>
      <w:r w:rsidRPr="004D4F75">
        <w:rPr>
          <w:noProof/>
        </w:rPr>
        <w:t>Hill, J., P. Rastas, E. A. Hornett, R. Neethiraj, N. Clark</w:t>
      </w:r>
      <w:r w:rsidRPr="004D4F75">
        <w:rPr>
          <w:i/>
          <w:noProof/>
        </w:rPr>
        <w:t xml:space="preserve"> et al.</w:t>
      </w:r>
      <w:r w:rsidRPr="004D4F75">
        <w:rPr>
          <w:noProof/>
        </w:rPr>
        <w:t>, 2019 Unprecedented reorganization of holocentric chromosomes provides insights into the enigma of lepidopteran chromosome evolution. Science advances 5</w:t>
      </w:r>
      <w:r w:rsidRPr="004D4F75">
        <w:rPr>
          <w:b/>
          <w:noProof/>
        </w:rPr>
        <w:t>:</w:t>
      </w:r>
      <w:r w:rsidRPr="004D4F75">
        <w:rPr>
          <w:noProof/>
        </w:rPr>
        <w:t xml:space="preserve"> eaau3648.</w:t>
      </w:r>
    </w:p>
    <w:p w14:paraId="4BC880EB" w14:textId="77777777" w:rsidR="004D4F75" w:rsidRPr="004D4F75" w:rsidRDefault="004D4F75" w:rsidP="004D4F75">
      <w:pPr>
        <w:pStyle w:val="EndNoteBibliography"/>
        <w:spacing w:after="0"/>
        <w:ind w:left="720" w:hanging="720"/>
        <w:rPr>
          <w:noProof/>
        </w:rPr>
      </w:pPr>
      <w:r w:rsidRPr="004D4F75">
        <w:rPr>
          <w:noProof/>
        </w:rPr>
        <w:t>Imai, H. T., T. Maruyama and R. H. Crozier, 1983 Rates of Mammalian Karyotype Evolution by the Karyograph Method. The American Naturalist 121</w:t>
      </w:r>
      <w:r w:rsidRPr="004D4F75">
        <w:rPr>
          <w:b/>
          <w:noProof/>
        </w:rPr>
        <w:t>:</w:t>
      </w:r>
      <w:r w:rsidRPr="004D4F75">
        <w:rPr>
          <w:noProof/>
        </w:rPr>
        <w:t xml:space="preserve"> 477-488.</w:t>
      </w:r>
    </w:p>
    <w:p w14:paraId="245C9D89" w14:textId="77777777" w:rsidR="004D4F75" w:rsidRPr="004D4F75" w:rsidRDefault="004D4F75" w:rsidP="004D4F75">
      <w:pPr>
        <w:pStyle w:val="EndNoteBibliography"/>
        <w:spacing w:after="0"/>
        <w:ind w:left="720" w:hanging="720"/>
        <w:rPr>
          <w:noProof/>
        </w:rPr>
      </w:pPr>
      <w:r w:rsidRPr="004D4F75">
        <w:rPr>
          <w:noProof/>
        </w:rPr>
        <w:t>Lande, R., 1984 The expected fixation rate of chromosomal inversions. Evolution</w:t>
      </w:r>
      <w:r w:rsidRPr="004D4F75">
        <w:rPr>
          <w:b/>
          <w:noProof/>
        </w:rPr>
        <w:t>:</w:t>
      </w:r>
      <w:r w:rsidRPr="004D4F75">
        <w:rPr>
          <w:noProof/>
        </w:rPr>
        <w:t xml:space="preserve"> 743-752.</w:t>
      </w:r>
    </w:p>
    <w:p w14:paraId="6EAE791E" w14:textId="77777777" w:rsidR="004D4F75" w:rsidRPr="004D4F75" w:rsidRDefault="004D4F75" w:rsidP="004D4F75">
      <w:pPr>
        <w:pStyle w:val="EndNoteBibliography"/>
        <w:spacing w:after="0"/>
        <w:ind w:left="720" w:hanging="720"/>
        <w:rPr>
          <w:noProof/>
        </w:rPr>
      </w:pPr>
      <w:r w:rsidRPr="004D4F75">
        <w:rPr>
          <w:noProof/>
        </w:rPr>
        <w:t>Larson, A., E. M. Prager and A. C. Wilson, 1984 Chromosomal evolution, speciation and morphological change in vertebrates: the role of social behaviour. Chromosomes Today 8</w:t>
      </w:r>
      <w:r w:rsidRPr="004D4F75">
        <w:rPr>
          <w:b/>
          <w:noProof/>
        </w:rPr>
        <w:t>:</w:t>
      </w:r>
      <w:r w:rsidRPr="004D4F75">
        <w:rPr>
          <w:noProof/>
        </w:rPr>
        <w:t xml:space="preserve"> 215-228.</w:t>
      </w:r>
    </w:p>
    <w:p w14:paraId="032536E8" w14:textId="77777777" w:rsidR="004D4F75" w:rsidRPr="004D4F75" w:rsidRDefault="004D4F75" w:rsidP="004D4F75">
      <w:pPr>
        <w:pStyle w:val="EndNoteBibliography"/>
        <w:spacing w:after="0"/>
        <w:ind w:left="720" w:hanging="720"/>
        <w:rPr>
          <w:noProof/>
        </w:rPr>
      </w:pPr>
      <w:r w:rsidRPr="004D4F75">
        <w:rPr>
          <w:noProof/>
        </w:rPr>
        <w:t>Li, Z., G. P. Tiley, S. R. Galuska, C. R. Reardon, T. I. Kidder</w:t>
      </w:r>
      <w:r w:rsidRPr="004D4F75">
        <w:rPr>
          <w:i/>
          <w:noProof/>
        </w:rPr>
        <w:t xml:space="preserve"> et al.</w:t>
      </w:r>
      <w:r w:rsidRPr="004D4F75">
        <w:rPr>
          <w:noProof/>
        </w:rPr>
        <w:t>, 2018 Multiple large-scale gene and genome duplications during the evolution of hexapods. Proceedings of the National Academy of Sciences 115</w:t>
      </w:r>
      <w:r w:rsidRPr="004D4F75">
        <w:rPr>
          <w:b/>
          <w:noProof/>
        </w:rPr>
        <w:t>:</w:t>
      </w:r>
      <w:r w:rsidRPr="004D4F75">
        <w:rPr>
          <w:noProof/>
        </w:rPr>
        <w:t xml:space="preserve"> 4713-4718.</w:t>
      </w:r>
    </w:p>
    <w:p w14:paraId="4335B8FF" w14:textId="77777777" w:rsidR="004D4F75" w:rsidRPr="004D4F75" w:rsidRDefault="004D4F75" w:rsidP="004D4F75">
      <w:pPr>
        <w:pStyle w:val="EndNoteBibliography"/>
        <w:spacing w:after="0"/>
        <w:ind w:left="720" w:hanging="720"/>
        <w:rPr>
          <w:noProof/>
        </w:rPr>
      </w:pPr>
      <w:r w:rsidRPr="004D4F75">
        <w:rPr>
          <w:noProof/>
        </w:rPr>
        <w:t>Li, Z., G. P. Tiley, R. J. Rundell and M. S. Barker, 2019 Reply to Nakatani and McLysaght: analyzing deep duplication events. Proceedings of the National Academy of Sciences 116</w:t>
      </w:r>
      <w:r w:rsidRPr="004D4F75">
        <w:rPr>
          <w:b/>
          <w:noProof/>
        </w:rPr>
        <w:t>:</w:t>
      </w:r>
      <w:r w:rsidRPr="004D4F75">
        <w:rPr>
          <w:noProof/>
        </w:rPr>
        <w:t xml:space="preserve"> 1819-1820.</w:t>
      </w:r>
    </w:p>
    <w:p w14:paraId="131F3147" w14:textId="77777777" w:rsidR="004D4F75" w:rsidRPr="004D4F75" w:rsidRDefault="004D4F75" w:rsidP="004D4F75">
      <w:pPr>
        <w:pStyle w:val="EndNoteBibliography"/>
        <w:spacing w:after="0"/>
        <w:ind w:left="720" w:hanging="720"/>
        <w:rPr>
          <w:noProof/>
        </w:rPr>
      </w:pPr>
      <w:r w:rsidRPr="004D4F75">
        <w:rPr>
          <w:noProof/>
        </w:rPr>
        <w:t>Lucek, K., 2018 Evolutionary mechanisms of varying chromosome numbers in the radiation of Erebia butterflies. Genes 9</w:t>
      </w:r>
      <w:r w:rsidRPr="004D4F75">
        <w:rPr>
          <w:b/>
          <w:noProof/>
        </w:rPr>
        <w:t>:</w:t>
      </w:r>
      <w:r w:rsidRPr="004D4F75">
        <w:rPr>
          <w:noProof/>
        </w:rPr>
        <w:t xml:space="preserve"> 166.</w:t>
      </w:r>
    </w:p>
    <w:p w14:paraId="050C06E3" w14:textId="77777777" w:rsidR="004D4F75" w:rsidRPr="004D4F75" w:rsidRDefault="004D4F75" w:rsidP="004D4F75">
      <w:pPr>
        <w:pStyle w:val="EndNoteBibliography"/>
        <w:spacing w:after="0"/>
        <w:ind w:left="720" w:hanging="720"/>
        <w:rPr>
          <w:noProof/>
        </w:rPr>
      </w:pPr>
      <w:r w:rsidRPr="004D4F75">
        <w:rPr>
          <w:noProof/>
        </w:rPr>
        <w:t>Luceño, M., and M. Guerra, 1996 Numerical variations in species exhibiting holocentric chromosomes: a nomenclatural proposal. Caryologia 49</w:t>
      </w:r>
      <w:r w:rsidRPr="004D4F75">
        <w:rPr>
          <w:b/>
          <w:noProof/>
        </w:rPr>
        <w:t>:</w:t>
      </w:r>
      <w:r w:rsidRPr="004D4F75">
        <w:rPr>
          <w:noProof/>
        </w:rPr>
        <w:t xml:space="preserve"> 301-309.</w:t>
      </w:r>
    </w:p>
    <w:p w14:paraId="6FA9DB63" w14:textId="77777777" w:rsidR="004D4F75" w:rsidRPr="004D4F75" w:rsidRDefault="004D4F75" w:rsidP="004D4F75">
      <w:pPr>
        <w:pStyle w:val="EndNoteBibliography"/>
        <w:spacing w:after="0"/>
        <w:ind w:left="720" w:hanging="720"/>
        <w:rPr>
          <w:noProof/>
        </w:rPr>
      </w:pPr>
      <w:r w:rsidRPr="004D4F75">
        <w:rPr>
          <w:noProof/>
        </w:rPr>
        <w:t>Lukhtanov, V. A., V. Dincă, M. Friberg, J. Šíchová, M. Olofsson</w:t>
      </w:r>
      <w:r w:rsidRPr="004D4F75">
        <w:rPr>
          <w:i/>
          <w:noProof/>
        </w:rPr>
        <w:t xml:space="preserve"> et al.</w:t>
      </w:r>
      <w:r w:rsidRPr="004D4F75">
        <w:rPr>
          <w:noProof/>
        </w:rPr>
        <w:t>, 2018 Versatility of multivalent orientation, inverted meiosis, and rescued fitness in holocentric chromosomal hybrids. Proceedings of the National Academy of Sciences 115</w:t>
      </w:r>
      <w:r w:rsidRPr="004D4F75">
        <w:rPr>
          <w:b/>
          <w:noProof/>
        </w:rPr>
        <w:t>:</w:t>
      </w:r>
      <w:r w:rsidRPr="004D4F75">
        <w:rPr>
          <w:noProof/>
        </w:rPr>
        <w:t xml:space="preserve"> E9610-E9619.</w:t>
      </w:r>
    </w:p>
    <w:p w14:paraId="649A79F0" w14:textId="77777777" w:rsidR="004D4F75" w:rsidRPr="004D4F75" w:rsidRDefault="004D4F75" w:rsidP="004D4F75">
      <w:pPr>
        <w:pStyle w:val="EndNoteBibliography"/>
        <w:spacing w:after="0"/>
        <w:ind w:left="720" w:hanging="720"/>
        <w:rPr>
          <w:noProof/>
        </w:rPr>
      </w:pPr>
      <w:r w:rsidRPr="004D4F75">
        <w:rPr>
          <w:noProof/>
        </w:rPr>
        <w:t>Malheiros-Garde, N., and A. Gardé, 1950 Fragmentation as a possible evolutionary process in the genus Luzula DC. Genetica Iberica 2</w:t>
      </w:r>
      <w:r w:rsidRPr="004D4F75">
        <w:rPr>
          <w:b/>
          <w:noProof/>
        </w:rPr>
        <w:t>:</w:t>
      </w:r>
      <w:r w:rsidRPr="004D4F75">
        <w:rPr>
          <w:noProof/>
        </w:rPr>
        <w:t xml:space="preserve"> 257-262.</w:t>
      </w:r>
    </w:p>
    <w:p w14:paraId="5FA0438B" w14:textId="77777777" w:rsidR="004D4F75" w:rsidRPr="004D4F75" w:rsidRDefault="004D4F75" w:rsidP="004D4F75">
      <w:pPr>
        <w:pStyle w:val="EndNoteBibliography"/>
        <w:spacing w:after="0"/>
        <w:ind w:left="720" w:hanging="720"/>
        <w:rPr>
          <w:noProof/>
        </w:rPr>
      </w:pPr>
      <w:r w:rsidRPr="004D4F75">
        <w:rPr>
          <w:noProof/>
        </w:rPr>
        <w:t>Matsumoto, T., and J. Kitano, 2016 The intricate relationship between sexually antagonistic selection and the evolution of sex chromosome fusions. Journal of theoretical biology 404</w:t>
      </w:r>
      <w:r w:rsidRPr="004D4F75">
        <w:rPr>
          <w:b/>
          <w:noProof/>
        </w:rPr>
        <w:t>:</w:t>
      </w:r>
      <w:r w:rsidRPr="004D4F75">
        <w:rPr>
          <w:noProof/>
        </w:rPr>
        <w:t xml:space="preserve"> 97-108.</w:t>
      </w:r>
    </w:p>
    <w:p w14:paraId="5B559051" w14:textId="77777777" w:rsidR="004D4F75" w:rsidRPr="004D4F75" w:rsidRDefault="004D4F75" w:rsidP="004D4F75">
      <w:pPr>
        <w:pStyle w:val="EndNoteBibliography"/>
        <w:spacing w:after="0"/>
        <w:ind w:left="720" w:hanging="720"/>
        <w:rPr>
          <w:noProof/>
        </w:rPr>
      </w:pPr>
      <w:r w:rsidRPr="004D4F75">
        <w:rPr>
          <w:noProof/>
        </w:rPr>
        <w:t>Mayrose, I., M. S. Barker and S. P. Otto, 2010 Probabilistic models of chromosome number evolution and the inference of polyploidy. Systematic Biology 59</w:t>
      </w:r>
      <w:r w:rsidRPr="004D4F75">
        <w:rPr>
          <w:b/>
          <w:noProof/>
        </w:rPr>
        <w:t>:</w:t>
      </w:r>
      <w:r w:rsidRPr="004D4F75">
        <w:rPr>
          <w:noProof/>
        </w:rPr>
        <w:t xml:space="preserve"> 132-144.</w:t>
      </w:r>
    </w:p>
    <w:p w14:paraId="6F36C29A" w14:textId="77777777" w:rsidR="004D4F75" w:rsidRPr="004D4F75" w:rsidRDefault="004D4F75" w:rsidP="004D4F75">
      <w:pPr>
        <w:pStyle w:val="EndNoteBibliography"/>
        <w:spacing w:after="0"/>
        <w:ind w:left="720" w:hanging="720"/>
        <w:rPr>
          <w:noProof/>
        </w:rPr>
      </w:pPr>
      <w:r w:rsidRPr="004D4F75">
        <w:rPr>
          <w:noProof/>
        </w:rPr>
        <w:t>Melters, D. P., L. V. Paliulis, I. F. Korf and S. W. Chan, 2012 Holocentric chromosomes: convergent evolution, meiotic adaptations, and genomic analysis. Chromosome Research 20</w:t>
      </w:r>
      <w:r w:rsidRPr="004D4F75">
        <w:rPr>
          <w:b/>
          <w:noProof/>
        </w:rPr>
        <w:t>:</w:t>
      </w:r>
      <w:r w:rsidRPr="004D4F75">
        <w:rPr>
          <w:noProof/>
        </w:rPr>
        <w:t xml:space="preserve"> 579-593.</w:t>
      </w:r>
    </w:p>
    <w:p w14:paraId="79A18F94" w14:textId="77777777" w:rsidR="004D4F75" w:rsidRPr="004D4F75" w:rsidRDefault="004D4F75" w:rsidP="004D4F75">
      <w:pPr>
        <w:pStyle w:val="EndNoteBibliography"/>
        <w:spacing w:after="0"/>
        <w:ind w:left="720" w:hanging="720"/>
        <w:rPr>
          <w:noProof/>
        </w:rPr>
      </w:pPr>
      <w:r w:rsidRPr="004D4F75">
        <w:rPr>
          <w:noProof/>
        </w:rPr>
        <w:t>Miga, K. H., 2017 Chromosome-specific centromere sequences provide an estimate of the ancestral chromosome 2 fusion event in hominin genomes. Journal of Heredity 108</w:t>
      </w:r>
      <w:r w:rsidRPr="004D4F75">
        <w:rPr>
          <w:b/>
          <w:noProof/>
        </w:rPr>
        <w:t>:</w:t>
      </w:r>
      <w:r w:rsidRPr="004D4F75">
        <w:rPr>
          <w:noProof/>
        </w:rPr>
        <w:t xml:space="preserve"> 45-52.</w:t>
      </w:r>
    </w:p>
    <w:p w14:paraId="284FCD9E" w14:textId="77777777" w:rsidR="004D4F75" w:rsidRPr="004D4F75" w:rsidRDefault="004D4F75" w:rsidP="004D4F75">
      <w:pPr>
        <w:pStyle w:val="EndNoteBibliography"/>
        <w:spacing w:after="0"/>
        <w:ind w:left="720" w:hanging="720"/>
        <w:rPr>
          <w:noProof/>
        </w:rPr>
      </w:pPr>
      <w:r w:rsidRPr="004D4F75">
        <w:rPr>
          <w:noProof/>
        </w:rPr>
        <w:lastRenderedPageBreak/>
        <w:t>Misof, B., S. Liu, K. Meusemann, R. S. Peters, A. Donath</w:t>
      </w:r>
      <w:r w:rsidRPr="004D4F75">
        <w:rPr>
          <w:i/>
          <w:noProof/>
        </w:rPr>
        <w:t xml:space="preserve"> et al.</w:t>
      </w:r>
      <w:r w:rsidRPr="004D4F75">
        <w:rPr>
          <w:noProof/>
        </w:rPr>
        <w:t>, 2014 Phylogenomics resolves the timing and pattern of insect evolution. Science 346</w:t>
      </w:r>
      <w:r w:rsidRPr="004D4F75">
        <w:rPr>
          <w:b/>
          <w:noProof/>
        </w:rPr>
        <w:t>:</w:t>
      </w:r>
      <w:r w:rsidRPr="004D4F75">
        <w:rPr>
          <w:noProof/>
        </w:rPr>
        <w:t xml:space="preserve"> 763-767.</w:t>
      </w:r>
    </w:p>
    <w:p w14:paraId="3889DBF6" w14:textId="77777777" w:rsidR="004D4F75" w:rsidRPr="004D4F75" w:rsidRDefault="004D4F75" w:rsidP="004D4F75">
      <w:pPr>
        <w:pStyle w:val="EndNoteBibliography"/>
        <w:spacing w:after="0"/>
        <w:ind w:left="720" w:hanging="720"/>
        <w:rPr>
          <w:noProof/>
        </w:rPr>
      </w:pPr>
      <w:r w:rsidRPr="004D4F75">
        <w:rPr>
          <w:noProof/>
        </w:rPr>
        <w:t>Mola, L., and A. Papeschi, 2006 Holokinetic chromosomes at a glance. BAG-Journal of Basic and Applied Genetics 17</w:t>
      </w:r>
      <w:r w:rsidRPr="004D4F75">
        <w:rPr>
          <w:b/>
          <w:noProof/>
        </w:rPr>
        <w:t>:</w:t>
      </w:r>
      <w:r w:rsidRPr="004D4F75">
        <w:rPr>
          <w:noProof/>
        </w:rPr>
        <w:t xml:space="preserve"> 17-33.</w:t>
      </w:r>
    </w:p>
    <w:p w14:paraId="6A26945C" w14:textId="77777777" w:rsidR="004D4F75" w:rsidRPr="004D4F75" w:rsidRDefault="004D4F75" w:rsidP="004D4F75">
      <w:pPr>
        <w:pStyle w:val="EndNoteBibliography"/>
        <w:spacing w:after="0"/>
        <w:ind w:left="720" w:hanging="720"/>
        <w:rPr>
          <w:noProof/>
        </w:rPr>
      </w:pPr>
      <w:r w:rsidRPr="004D4F75">
        <w:rPr>
          <w:noProof/>
        </w:rPr>
        <w:t>Mora, C., D. P. Tittensor, S. Adl, A. G. Simpson and B. Worm, 2011 How many species are there on Earth and in the ocean? PLoS biology 9.</w:t>
      </w:r>
    </w:p>
    <w:p w14:paraId="29F12B14" w14:textId="77777777" w:rsidR="004D4F75" w:rsidRPr="004D4F75" w:rsidRDefault="004D4F75" w:rsidP="004D4F75">
      <w:pPr>
        <w:pStyle w:val="EndNoteBibliography"/>
        <w:spacing w:after="0"/>
        <w:ind w:left="720" w:hanging="720"/>
        <w:rPr>
          <w:noProof/>
        </w:rPr>
      </w:pPr>
      <w:r w:rsidRPr="004D4F75">
        <w:rPr>
          <w:noProof/>
        </w:rPr>
        <w:t>Moretti, A., and S. Sabato, 1984 Karyotype evolution by centromeric fission inZamia (Cycadales). Plant Systematics and Evolution 146</w:t>
      </w:r>
      <w:r w:rsidRPr="004D4F75">
        <w:rPr>
          <w:b/>
          <w:noProof/>
        </w:rPr>
        <w:t>:</w:t>
      </w:r>
      <w:r w:rsidRPr="004D4F75">
        <w:rPr>
          <w:noProof/>
        </w:rPr>
        <w:t xml:space="preserve"> 215-223.</w:t>
      </w:r>
    </w:p>
    <w:p w14:paraId="14C0491A" w14:textId="77777777" w:rsidR="004D4F75" w:rsidRPr="004D4F75" w:rsidRDefault="004D4F75" w:rsidP="004D4F75">
      <w:pPr>
        <w:pStyle w:val="EndNoteBibliography"/>
        <w:spacing w:after="0"/>
        <w:ind w:left="720" w:hanging="720"/>
        <w:rPr>
          <w:noProof/>
        </w:rPr>
      </w:pPr>
      <w:r w:rsidRPr="004D4F75">
        <w:rPr>
          <w:noProof/>
        </w:rPr>
        <w:t>Nakatani, Y., and A. McLysaght, 2019 Macrosynteny analysis shows the absence of ancient whole-genome duplication in lepidopteran insects. Proceedings of the National Academy of Sciences 116</w:t>
      </w:r>
      <w:r w:rsidRPr="004D4F75">
        <w:rPr>
          <w:b/>
          <w:noProof/>
        </w:rPr>
        <w:t>:</w:t>
      </w:r>
      <w:r w:rsidRPr="004D4F75">
        <w:rPr>
          <w:noProof/>
        </w:rPr>
        <w:t xml:space="preserve"> 1816-1818.</w:t>
      </w:r>
    </w:p>
    <w:p w14:paraId="405E3A4B" w14:textId="77777777" w:rsidR="004D4F75" w:rsidRPr="004D4F75" w:rsidRDefault="004D4F75" w:rsidP="004D4F75">
      <w:pPr>
        <w:pStyle w:val="EndNoteBibliography"/>
        <w:spacing w:after="0"/>
        <w:ind w:left="720" w:hanging="720"/>
        <w:rPr>
          <w:noProof/>
        </w:rPr>
      </w:pPr>
      <w:r w:rsidRPr="004D4F75">
        <w:rPr>
          <w:noProof/>
        </w:rPr>
        <w:t>Panzera, F., R. Pérez, S. Hornos, Y. Panzera, R. Cestau</w:t>
      </w:r>
      <w:r w:rsidRPr="004D4F75">
        <w:rPr>
          <w:i/>
          <w:noProof/>
        </w:rPr>
        <w:t xml:space="preserve"> et al.</w:t>
      </w:r>
      <w:r w:rsidRPr="004D4F75">
        <w:rPr>
          <w:noProof/>
        </w:rPr>
        <w:t>, 1996 Chromosome numbers in the Triatominae (Hemiptera-Reduviidae): a review. Memórias do Instituto Oswaldo Cruz 91</w:t>
      </w:r>
      <w:r w:rsidRPr="004D4F75">
        <w:rPr>
          <w:b/>
          <w:noProof/>
        </w:rPr>
        <w:t>:</w:t>
      </w:r>
      <w:r w:rsidRPr="004D4F75">
        <w:rPr>
          <w:noProof/>
        </w:rPr>
        <w:t xml:space="preserve"> 515-518.</w:t>
      </w:r>
    </w:p>
    <w:p w14:paraId="65F40F14" w14:textId="77777777" w:rsidR="004D4F75" w:rsidRPr="004D4F75" w:rsidRDefault="004D4F75" w:rsidP="004D4F75">
      <w:pPr>
        <w:pStyle w:val="EndNoteBibliography"/>
        <w:spacing w:after="0"/>
        <w:ind w:left="720" w:hanging="720"/>
        <w:rPr>
          <w:noProof/>
        </w:rPr>
      </w:pPr>
      <w:r w:rsidRPr="004D4F75">
        <w:rPr>
          <w:noProof/>
        </w:rPr>
        <w:t>Pennell, M. W., M. Kirkpatrick, S. P. Otto, J. C. Vamosi, C. L. Peichel</w:t>
      </w:r>
      <w:r w:rsidRPr="004D4F75">
        <w:rPr>
          <w:i/>
          <w:noProof/>
        </w:rPr>
        <w:t xml:space="preserve"> et al.</w:t>
      </w:r>
      <w:r w:rsidRPr="004D4F75">
        <w:rPr>
          <w:noProof/>
        </w:rPr>
        <w:t>, 2015 Y fuse? Sex chromosome fusions in fishes and reptiles. PLoS Genet 11</w:t>
      </w:r>
      <w:r w:rsidRPr="004D4F75">
        <w:rPr>
          <w:b/>
          <w:noProof/>
        </w:rPr>
        <w:t>:</w:t>
      </w:r>
      <w:r w:rsidRPr="004D4F75">
        <w:rPr>
          <w:noProof/>
        </w:rPr>
        <w:t xml:space="preserve"> e1005237.</w:t>
      </w:r>
    </w:p>
    <w:p w14:paraId="0418C405" w14:textId="77777777" w:rsidR="004D4F75" w:rsidRPr="004D4F75" w:rsidRDefault="004D4F75" w:rsidP="004D4F75">
      <w:pPr>
        <w:pStyle w:val="EndNoteBibliography"/>
        <w:spacing w:after="0"/>
        <w:ind w:left="720" w:hanging="720"/>
        <w:rPr>
          <w:noProof/>
        </w:rPr>
      </w:pPr>
      <w:r w:rsidRPr="004D4F75">
        <w:rPr>
          <w:noProof/>
        </w:rPr>
        <w:t>Petitpierre, E., 1987 Why beetles have strikingly different rates of chromosomal evolution. Elytron 1</w:t>
      </w:r>
      <w:r w:rsidRPr="004D4F75">
        <w:rPr>
          <w:b/>
          <w:noProof/>
        </w:rPr>
        <w:t>:</w:t>
      </w:r>
      <w:r w:rsidRPr="004D4F75">
        <w:rPr>
          <w:noProof/>
        </w:rPr>
        <w:t xml:space="preserve"> 25-32.</w:t>
      </w:r>
    </w:p>
    <w:p w14:paraId="2B778B4E" w14:textId="77777777" w:rsidR="004D4F75" w:rsidRPr="004D4F75" w:rsidRDefault="004D4F75" w:rsidP="004D4F75">
      <w:pPr>
        <w:pStyle w:val="EndNoteBibliography"/>
        <w:spacing w:after="0"/>
        <w:ind w:left="720" w:hanging="720"/>
        <w:rPr>
          <w:noProof/>
        </w:rPr>
      </w:pPr>
      <w:r w:rsidRPr="004D4F75">
        <w:rPr>
          <w:noProof/>
        </w:rPr>
        <w:t>Poggio, M., M. Bressa and A. Papeschi, 2007 Karyotype evolution in Reduviidae (Insecta: Heteroptera) with special reference to Stenopodainae and Harpactorinae. Comparative Cytogenetics 1</w:t>
      </w:r>
      <w:r w:rsidRPr="004D4F75">
        <w:rPr>
          <w:b/>
          <w:noProof/>
        </w:rPr>
        <w:t>:</w:t>
      </w:r>
      <w:r w:rsidRPr="004D4F75">
        <w:rPr>
          <w:noProof/>
        </w:rPr>
        <w:t xml:space="preserve"> 159-168.</w:t>
      </w:r>
    </w:p>
    <w:p w14:paraId="566F20A0" w14:textId="77777777" w:rsidR="004D4F75" w:rsidRPr="004D4F75" w:rsidRDefault="004D4F75" w:rsidP="004D4F75">
      <w:pPr>
        <w:pStyle w:val="EndNoteBibliography"/>
        <w:spacing w:after="0"/>
        <w:ind w:left="720" w:hanging="720"/>
        <w:rPr>
          <w:noProof/>
        </w:rPr>
      </w:pPr>
      <w:r w:rsidRPr="004D4F75">
        <w:rPr>
          <w:noProof/>
        </w:rPr>
        <w:t>Rainford, J. L., M. Hofreiter, D. B. Nicholson and P. J. Mayhew, 2014 Phylogenetic distribution of extant richness suggests metamorphosis is a key innovation driving diversification in insects. PLoS One 9.</w:t>
      </w:r>
    </w:p>
    <w:p w14:paraId="1FFD5FDF" w14:textId="77777777" w:rsidR="004D4F75" w:rsidRPr="004D4F75" w:rsidRDefault="004D4F75" w:rsidP="004D4F75">
      <w:pPr>
        <w:pStyle w:val="EndNoteBibliography"/>
        <w:spacing w:after="0"/>
        <w:ind w:left="720" w:hanging="720"/>
        <w:rPr>
          <w:noProof/>
        </w:rPr>
      </w:pPr>
      <w:r w:rsidRPr="004D4F75">
        <w:rPr>
          <w:noProof/>
        </w:rPr>
        <w:t>Rieseberg, L. H., 2001 Chromosomal rearrangements and speciation. Trends in ecology &amp; evolution 16</w:t>
      </w:r>
      <w:r w:rsidRPr="004D4F75">
        <w:rPr>
          <w:b/>
          <w:noProof/>
        </w:rPr>
        <w:t>:</w:t>
      </w:r>
      <w:r w:rsidRPr="004D4F75">
        <w:rPr>
          <w:noProof/>
        </w:rPr>
        <w:t xml:space="preserve"> 351-358.</w:t>
      </w:r>
    </w:p>
    <w:p w14:paraId="65FEB530" w14:textId="77777777" w:rsidR="004D4F75" w:rsidRPr="004D4F75" w:rsidRDefault="004D4F75" w:rsidP="004D4F75">
      <w:pPr>
        <w:pStyle w:val="EndNoteBibliography"/>
        <w:spacing w:after="0"/>
        <w:ind w:left="720" w:hanging="720"/>
        <w:rPr>
          <w:noProof/>
        </w:rPr>
      </w:pPr>
      <w:r w:rsidRPr="004D4F75">
        <w:rPr>
          <w:noProof/>
        </w:rPr>
        <w:t xml:space="preserve">Robinson, R., 1971 </w:t>
      </w:r>
      <w:r w:rsidRPr="004D4F75">
        <w:rPr>
          <w:i/>
          <w:noProof/>
        </w:rPr>
        <w:t>Lepidoptera genetics.</w:t>
      </w:r>
      <w:r w:rsidRPr="004D4F75">
        <w:rPr>
          <w:noProof/>
        </w:rPr>
        <w:t xml:space="preserve"> Pergamon Press, Oxford.</w:t>
      </w:r>
    </w:p>
    <w:p w14:paraId="7DAC86BD" w14:textId="77777777" w:rsidR="004D4F75" w:rsidRPr="004D4F75" w:rsidRDefault="004D4F75" w:rsidP="004D4F75">
      <w:pPr>
        <w:pStyle w:val="EndNoteBibliography"/>
        <w:spacing w:after="0"/>
        <w:ind w:left="720" w:hanging="720"/>
        <w:rPr>
          <w:noProof/>
        </w:rPr>
      </w:pPr>
      <w:r w:rsidRPr="004D4F75">
        <w:rPr>
          <w:noProof/>
        </w:rPr>
        <w:t>Ross, L., H. Blackmon, P. Lorite, V. E. Gokhman and N. B. Hardy, 2015 Recombination, chromosome number and eusociality in the Hymenoptera. Journal of evolutionary biology 28</w:t>
      </w:r>
      <w:r w:rsidRPr="004D4F75">
        <w:rPr>
          <w:b/>
          <w:noProof/>
        </w:rPr>
        <w:t>:</w:t>
      </w:r>
      <w:r w:rsidRPr="004D4F75">
        <w:rPr>
          <w:noProof/>
        </w:rPr>
        <w:t xml:space="preserve"> 105-116.</w:t>
      </w:r>
    </w:p>
    <w:p w14:paraId="70799569" w14:textId="77777777" w:rsidR="004D4F75" w:rsidRPr="004D4F75" w:rsidRDefault="004D4F75" w:rsidP="004D4F75">
      <w:pPr>
        <w:pStyle w:val="EndNoteBibliography"/>
        <w:spacing w:after="0"/>
        <w:ind w:left="720" w:hanging="720"/>
        <w:rPr>
          <w:noProof/>
        </w:rPr>
      </w:pPr>
      <w:r w:rsidRPr="004D4F75">
        <w:rPr>
          <w:noProof/>
        </w:rPr>
        <w:t>Schneider, M. C., A. A. Zacaro, R. Pinto-da-Rocha, D. M. Candido and D. M. Cella, 2009 Complex meiotic configuration of the holocentric chromosomes: the intriguing case of the scorpion Tityus bahiensis. Chromosome Research 17</w:t>
      </w:r>
      <w:r w:rsidRPr="004D4F75">
        <w:rPr>
          <w:b/>
          <w:noProof/>
        </w:rPr>
        <w:t>:</w:t>
      </w:r>
      <w:r w:rsidRPr="004D4F75">
        <w:rPr>
          <w:noProof/>
        </w:rPr>
        <w:t xml:space="preserve"> 883-898.</w:t>
      </w:r>
    </w:p>
    <w:p w14:paraId="72855822" w14:textId="77777777" w:rsidR="004D4F75" w:rsidRPr="004D4F75" w:rsidRDefault="004D4F75" w:rsidP="004D4F75">
      <w:pPr>
        <w:pStyle w:val="EndNoteBibliography"/>
        <w:spacing w:after="0"/>
        <w:ind w:left="720" w:hanging="720"/>
        <w:rPr>
          <w:noProof/>
        </w:rPr>
      </w:pPr>
      <w:r w:rsidRPr="004D4F75">
        <w:rPr>
          <w:noProof/>
        </w:rPr>
        <w:t>Sites Jr, J. W., and C. Moritz, 1987 Chromosomal evolution and speciation revisited. Systematic Zoology 36</w:t>
      </w:r>
      <w:r w:rsidRPr="004D4F75">
        <w:rPr>
          <w:b/>
          <w:noProof/>
        </w:rPr>
        <w:t>:</w:t>
      </w:r>
      <w:r w:rsidRPr="004D4F75">
        <w:rPr>
          <w:noProof/>
        </w:rPr>
        <w:t xml:space="preserve"> 153-174.</w:t>
      </w:r>
    </w:p>
    <w:p w14:paraId="22B2E2FF" w14:textId="77777777" w:rsidR="004D4F75" w:rsidRPr="004D4F75" w:rsidRDefault="004D4F75" w:rsidP="004D4F75">
      <w:pPr>
        <w:pStyle w:val="EndNoteBibliography"/>
        <w:spacing w:after="0"/>
        <w:ind w:left="720" w:hanging="720"/>
        <w:rPr>
          <w:noProof/>
        </w:rPr>
      </w:pPr>
      <w:r w:rsidRPr="004D4F75">
        <w:rPr>
          <w:noProof/>
        </w:rPr>
        <w:t>Torres, E. M., B. R. Williams and A. Amon, 2008 Aneuploidy: cells losing their balance. Genetics 179</w:t>
      </w:r>
      <w:r w:rsidRPr="004D4F75">
        <w:rPr>
          <w:b/>
          <w:noProof/>
        </w:rPr>
        <w:t>:</w:t>
      </w:r>
      <w:r w:rsidRPr="004D4F75">
        <w:rPr>
          <w:noProof/>
        </w:rPr>
        <w:t xml:space="preserve"> 737-746.</w:t>
      </w:r>
    </w:p>
    <w:p w14:paraId="477FC662" w14:textId="77777777" w:rsidR="004D4F75" w:rsidRPr="004D4F75" w:rsidRDefault="004D4F75" w:rsidP="004D4F75">
      <w:pPr>
        <w:pStyle w:val="EndNoteBibliography"/>
        <w:spacing w:after="0"/>
        <w:ind w:left="720" w:hanging="720"/>
        <w:rPr>
          <w:noProof/>
        </w:rPr>
      </w:pPr>
      <w:r w:rsidRPr="004D4F75">
        <w:rPr>
          <w:noProof/>
        </w:rPr>
        <w:t>Vershinina, A. O., and V. A. Lukhtanov, 2017 Evolutionary mechanisms of runaway chromosome number change in Agrodiaetus butterflies. Scientific reports 7</w:t>
      </w:r>
      <w:r w:rsidRPr="004D4F75">
        <w:rPr>
          <w:b/>
          <w:noProof/>
        </w:rPr>
        <w:t>:</w:t>
      </w:r>
      <w:r w:rsidRPr="004D4F75">
        <w:rPr>
          <w:noProof/>
        </w:rPr>
        <w:t xml:space="preserve"> 1-9.</w:t>
      </w:r>
    </w:p>
    <w:p w14:paraId="2F043A9A" w14:textId="77777777" w:rsidR="004D4F75" w:rsidRPr="004D4F75" w:rsidRDefault="004D4F75" w:rsidP="004D4F75">
      <w:pPr>
        <w:pStyle w:val="EndNoteBibliography"/>
        <w:spacing w:after="0"/>
        <w:ind w:left="720" w:hanging="720"/>
        <w:rPr>
          <w:noProof/>
        </w:rPr>
      </w:pPr>
      <w:r w:rsidRPr="004D4F75">
        <w:rPr>
          <w:noProof/>
        </w:rPr>
        <w:t>White, M., K. Key, M. André and J. Cheney, 1969 Cytogenetics of the viatica group of morabine grasshoppers II. Kangaroo Island populations. Australian Journal of Zoology 17</w:t>
      </w:r>
      <w:r w:rsidRPr="004D4F75">
        <w:rPr>
          <w:b/>
          <w:noProof/>
        </w:rPr>
        <w:t>:</w:t>
      </w:r>
      <w:r w:rsidRPr="004D4F75">
        <w:rPr>
          <w:noProof/>
        </w:rPr>
        <w:t xml:space="preserve"> 313-328.</w:t>
      </w:r>
    </w:p>
    <w:p w14:paraId="17A42092" w14:textId="77777777" w:rsidR="004D4F75" w:rsidRPr="004D4F75" w:rsidRDefault="004D4F75" w:rsidP="004D4F75">
      <w:pPr>
        <w:pStyle w:val="EndNoteBibliography"/>
        <w:spacing w:after="0"/>
        <w:ind w:left="720" w:hanging="720"/>
        <w:rPr>
          <w:noProof/>
        </w:rPr>
      </w:pPr>
      <w:r w:rsidRPr="004D4F75">
        <w:rPr>
          <w:noProof/>
        </w:rPr>
        <w:t>White, M. J., 1978a Modes of speciation, pp.</w:t>
      </w:r>
    </w:p>
    <w:p w14:paraId="35A98C2B" w14:textId="77777777" w:rsidR="004D4F75" w:rsidRPr="004D4F75" w:rsidRDefault="004D4F75" w:rsidP="004D4F75">
      <w:pPr>
        <w:pStyle w:val="EndNoteBibliography"/>
        <w:spacing w:after="0"/>
        <w:ind w:left="720" w:hanging="720"/>
        <w:rPr>
          <w:noProof/>
        </w:rPr>
      </w:pPr>
      <w:r w:rsidRPr="004D4F75">
        <w:rPr>
          <w:noProof/>
        </w:rPr>
        <w:t xml:space="preserve">White, M. J. D., 1978b </w:t>
      </w:r>
      <w:r w:rsidRPr="004D4F75">
        <w:rPr>
          <w:i/>
          <w:noProof/>
        </w:rPr>
        <w:t>Modes of speciation</w:t>
      </w:r>
      <w:r w:rsidRPr="004D4F75">
        <w:rPr>
          <w:noProof/>
        </w:rPr>
        <w:t>. WH Freeman, San Francisco: .</w:t>
      </w:r>
    </w:p>
    <w:p w14:paraId="0D13DD48" w14:textId="77777777" w:rsidR="004D4F75" w:rsidRPr="004D4F75" w:rsidRDefault="004D4F75" w:rsidP="004D4F75">
      <w:pPr>
        <w:pStyle w:val="EndNoteBibliography"/>
        <w:spacing w:after="0"/>
        <w:ind w:left="720" w:hanging="720"/>
        <w:rPr>
          <w:noProof/>
        </w:rPr>
      </w:pPr>
      <w:r w:rsidRPr="004D4F75">
        <w:rPr>
          <w:noProof/>
        </w:rPr>
        <w:lastRenderedPageBreak/>
        <w:t>Wilson, A., G. Bush, S. Case and M. King, 1975a Social structuring of mammalian populations and rate of chromosomal evolution. Proceedings of the National Academy of Sciences 72</w:t>
      </w:r>
      <w:r w:rsidRPr="004D4F75">
        <w:rPr>
          <w:b/>
          <w:noProof/>
        </w:rPr>
        <w:t>:</w:t>
      </w:r>
      <w:r w:rsidRPr="004D4F75">
        <w:rPr>
          <w:noProof/>
        </w:rPr>
        <w:t xml:space="preserve"> 5061-5065.</w:t>
      </w:r>
    </w:p>
    <w:p w14:paraId="341768DB" w14:textId="77777777" w:rsidR="004D4F75" w:rsidRPr="004D4F75" w:rsidRDefault="004D4F75" w:rsidP="004D4F75">
      <w:pPr>
        <w:pStyle w:val="EndNoteBibliography"/>
        <w:spacing w:after="0"/>
        <w:ind w:left="720" w:hanging="720"/>
        <w:rPr>
          <w:noProof/>
        </w:rPr>
      </w:pPr>
      <w:r w:rsidRPr="004D4F75">
        <w:rPr>
          <w:noProof/>
        </w:rPr>
        <w:t>Wilson, A. C., G. L. Bush, S. M. Case and M. C. King, 1975b Social structuring of mammalian populations and rate of chromosomal evolution. Proceedings of the National Academy of Sciences 72</w:t>
      </w:r>
      <w:r w:rsidRPr="004D4F75">
        <w:rPr>
          <w:b/>
          <w:noProof/>
        </w:rPr>
        <w:t>:</w:t>
      </w:r>
      <w:r w:rsidRPr="004D4F75">
        <w:rPr>
          <w:noProof/>
        </w:rPr>
        <w:t xml:space="preserve"> 5061-5065.</w:t>
      </w:r>
    </w:p>
    <w:p w14:paraId="1E5810CF" w14:textId="77777777" w:rsidR="004D4F75" w:rsidRPr="004D4F75" w:rsidRDefault="004D4F75" w:rsidP="004D4F75">
      <w:pPr>
        <w:pStyle w:val="EndNoteBibliography"/>
        <w:ind w:left="720" w:hanging="720"/>
        <w:rPr>
          <w:noProof/>
        </w:rPr>
      </w:pPr>
      <w:r w:rsidRPr="004D4F75">
        <w:rPr>
          <w:noProof/>
        </w:rPr>
        <w:t>Zenil‐Ferguson, R., J. M. Ponciano and J. G. Burleigh, 2017 Testing the association of phenotypes with polyploidy: An example using herbaceous and woody eudicots. Evolution 71</w:t>
      </w:r>
      <w:r w:rsidRPr="004D4F75">
        <w:rPr>
          <w:b/>
          <w:noProof/>
        </w:rPr>
        <w:t>:</w:t>
      </w:r>
      <w:r w:rsidRPr="004D4F75">
        <w:rPr>
          <w:noProof/>
        </w:rPr>
        <w:t xml:space="preserve"> 1138-1148.</w:t>
      </w:r>
    </w:p>
    <w:p w14:paraId="2914EA79" w14:textId="04752D50"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8427A0" w14:textId="77777777" w:rsidR="009858BA" w:rsidRDefault="009858BA" w:rsidP="00854D0F">
      <w:pPr>
        <w:spacing w:after="0"/>
      </w:pPr>
      <w:r>
        <w:separator/>
      </w:r>
    </w:p>
  </w:endnote>
  <w:endnote w:type="continuationSeparator" w:id="0">
    <w:p w14:paraId="55F0C139" w14:textId="77777777" w:rsidR="009858BA" w:rsidRDefault="009858BA"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D96A91" w14:textId="77777777" w:rsidR="009858BA" w:rsidRDefault="009858BA" w:rsidP="00854D0F">
      <w:pPr>
        <w:spacing w:after="0"/>
      </w:pPr>
      <w:r>
        <w:separator/>
      </w:r>
    </w:p>
  </w:footnote>
  <w:footnote w:type="continuationSeparator" w:id="0">
    <w:p w14:paraId="77EFED8D" w14:textId="77777777" w:rsidR="009858BA" w:rsidRDefault="009858BA"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rah Ruckman">
    <w15:presenceInfo w15:providerId="Windows Live" w15:userId="ea2b557ca9b781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kwNKwFAPfYv2At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48&lt;/item&gt;&lt;item&gt;2149&lt;/item&gt;&lt;item&gt;2174&lt;/item&gt;&lt;item&gt;2186&lt;/item&gt;&lt;item&gt;2365&lt;/item&gt;&lt;item&gt;2366&lt;/item&gt;&lt;item&gt;2367&lt;/item&gt;&lt;item&gt;2368&lt;/item&gt;&lt;item&gt;2369&lt;/item&gt;&lt;item&gt;2371&lt;/item&gt;&lt;item&gt;2372&lt;/item&gt;&lt;item&gt;2425&lt;/item&gt;&lt;item&gt;2427&lt;/item&gt;&lt;item&gt;2533&lt;/item&gt;&lt;item&gt;2546&lt;/item&gt;&lt;item&gt;2717&lt;/item&gt;&lt;item&gt;2780&lt;/item&gt;&lt;item&gt;2820&lt;/item&gt;&lt;item&gt;2821&lt;/item&gt;&lt;item&gt;2822&lt;/item&gt;&lt;item&gt;2823&lt;/item&gt;&lt;item&gt;2824&lt;/item&gt;&lt;item&gt;2825&lt;/item&gt;&lt;item&gt;2826&lt;/item&gt;&lt;item&gt;2827&lt;/item&gt;&lt;item&gt;2828&lt;/item&gt;&lt;item&gt;2829&lt;/item&gt;&lt;item&gt;2830&lt;/item&gt;&lt;item&gt;2831&lt;/item&gt;&lt;/record-ids&gt;&lt;/item&gt;&lt;/Libraries&gt;"/>
  </w:docVars>
  <w:rsids>
    <w:rsidRoot w:val="00E466B2"/>
    <w:rsid w:val="00000988"/>
    <w:rsid w:val="00000ADE"/>
    <w:rsid w:val="00006095"/>
    <w:rsid w:val="00020DAE"/>
    <w:rsid w:val="00045392"/>
    <w:rsid w:val="00053A54"/>
    <w:rsid w:val="00077899"/>
    <w:rsid w:val="00081A5A"/>
    <w:rsid w:val="00085A8D"/>
    <w:rsid w:val="00087532"/>
    <w:rsid w:val="0009189E"/>
    <w:rsid w:val="0009567D"/>
    <w:rsid w:val="000C7CF3"/>
    <w:rsid w:val="000E001D"/>
    <w:rsid w:val="000E0649"/>
    <w:rsid w:val="000E33F0"/>
    <w:rsid w:val="001066A8"/>
    <w:rsid w:val="00111ACE"/>
    <w:rsid w:val="00113E41"/>
    <w:rsid w:val="001221A6"/>
    <w:rsid w:val="00122986"/>
    <w:rsid w:val="00141B90"/>
    <w:rsid w:val="00153D22"/>
    <w:rsid w:val="001577E5"/>
    <w:rsid w:val="00162DA7"/>
    <w:rsid w:val="00164074"/>
    <w:rsid w:val="00186372"/>
    <w:rsid w:val="00195C79"/>
    <w:rsid w:val="001A663F"/>
    <w:rsid w:val="001B0FEA"/>
    <w:rsid w:val="001B1357"/>
    <w:rsid w:val="001C23EF"/>
    <w:rsid w:val="001C2504"/>
    <w:rsid w:val="001C3E57"/>
    <w:rsid w:val="00200F32"/>
    <w:rsid w:val="00215E65"/>
    <w:rsid w:val="00230E16"/>
    <w:rsid w:val="00233069"/>
    <w:rsid w:val="00235A0B"/>
    <w:rsid w:val="00244164"/>
    <w:rsid w:val="00254CAD"/>
    <w:rsid w:val="00257AC8"/>
    <w:rsid w:val="002923DD"/>
    <w:rsid w:val="00297E6F"/>
    <w:rsid w:val="002A05AD"/>
    <w:rsid w:val="002C27AF"/>
    <w:rsid w:val="002D26E1"/>
    <w:rsid w:val="002D30B1"/>
    <w:rsid w:val="002E0BC5"/>
    <w:rsid w:val="002E1D42"/>
    <w:rsid w:val="003022CF"/>
    <w:rsid w:val="003050E6"/>
    <w:rsid w:val="00306EE0"/>
    <w:rsid w:val="0033695D"/>
    <w:rsid w:val="00337A0D"/>
    <w:rsid w:val="00343031"/>
    <w:rsid w:val="00360330"/>
    <w:rsid w:val="00374043"/>
    <w:rsid w:val="00380E81"/>
    <w:rsid w:val="003861C7"/>
    <w:rsid w:val="003873E6"/>
    <w:rsid w:val="003962ED"/>
    <w:rsid w:val="003A0DAF"/>
    <w:rsid w:val="003B52AF"/>
    <w:rsid w:val="003C6248"/>
    <w:rsid w:val="003F14DB"/>
    <w:rsid w:val="003F6492"/>
    <w:rsid w:val="004034FA"/>
    <w:rsid w:val="0041099B"/>
    <w:rsid w:val="0042532B"/>
    <w:rsid w:val="00427E90"/>
    <w:rsid w:val="00433F19"/>
    <w:rsid w:val="00442BC8"/>
    <w:rsid w:val="0044329A"/>
    <w:rsid w:val="00450ECD"/>
    <w:rsid w:val="00460BC2"/>
    <w:rsid w:val="00462268"/>
    <w:rsid w:val="00466109"/>
    <w:rsid w:val="0046738E"/>
    <w:rsid w:val="004770B5"/>
    <w:rsid w:val="00484E9D"/>
    <w:rsid w:val="004877A9"/>
    <w:rsid w:val="004C1B60"/>
    <w:rsid w:val="004D4F75"/>
    <w:rsid w:val="004E02E1"/>
    <w:rsid w:val="00511CB8"/>
    <w:rsid w:val="00515E10"/>
    <w:rsid w:val="00520088"/>
    <w:rsid w:val="00531EBF"/>
    <w:rsid w:val="005329D6"/>
    <w:rsid w:val="00543B0A"/>
    <w:rsid w:val="005512B9"/>
    <w:rsid w:val="00554932"/>
    <w:rsid w:val="00564244"/>
    <w:rsid w:val="00571CA8"/>
    <w:rsid w:val="005744BE"/>
    <w:rsid w:val="00590DFB"/>
    <w:rsid w:val="00595FCA"/>
    <w:rsid w:val="005969E6"/>
    <w:rsid w:val="00596E61"/>
    <w:rsid w:val="005A3DA6"/>
    <w:rsid w:val="005A4333"/>
    <w:rsid w:val="00614AC6"/>
    <w:rsid w:val="006315DE"/>
    <w:rsid w:val="006339AB"/>
    <w:rsid w:val="0064352A"/>
    <w:rsid w:val="0064695D"/>
    <w:rsid w:val="00652826"/>
    <w:rsid w:val="0065584C"/>
    <w:rsid w:val="00661EAB"/>
    <w:rsid w:val="006654C1"/>
    <w:rsid w:val="00671853"/>
    <w:rsid w:val="006732FE"/>
    <w:rsid w:val="0067543F"/>
    <w:rsid w:val="00687BFB"/>
    <w:rsid w:val="006910F6"/>
    <w:rsid w:val="006A2295"/>
    <w:rsid w:val="006A5BDC"/>
    <w:rsid w:val="006B401A"/>
    <w:rsid w:val="006C5152"/>
    <w:rsid w:val="006C71CA"/>
    <w:rsid w:val="006E0083"/>
    <w:rsid w:val="006E135F"/>
    <w:rsid w:val="007029AE"/>
    <w:rsid w:val="00722510"/>
    <w:rsid w:val="00722FED"/>
    <w:rsid w:val="0072574C"/>
    <w:rsid w:val="007B6D6F"/>
    <w:rsid w:val="007C5394"/>
    <w:rsid w:val="007F2FA0"/>
    <w:rsid w:val="007F3446"/>
    <w:rsid w:val="008160A4"/>
    <w:rsid w:val="00821B6D"/>
    <w:rsid w:val="00823011"/>
    <w:rsid w:val="0084141E"/>
    <w:rsid w:val="00845083"/>
    <w:rsid w:val="00854D0F"/>
    <w:rsid w:val="0086047F"/>
    <w:rsid w:val="008612EC"/>
    <w:rsid w:val="008745ED"/>
    <w:rsid w:val="00882560"/>
    <w:rsid w:val="00883E36"/>
    <w:rsid w:val="008925B5"/>
    <w:rsid w:val="00894C6E"/>
    <w:rsid w:val="008B016B"/>
    <w:rsid w:val="008B1174"/>
    <w:rsid w:val="008B1CC5"/>
    <w:rsid w:val="008B4B51"/>
    <w:rsid w:val="008E6082"/>
    <w:rsid w:val="008F1532"/>
    <w:rsid w:val="008F1E2B"/>
    <w:rsid w:val="0090352F"/>
    <w:rsid w:val="00906B10"/>
    <w:rsid w:val="00914247"/>
    <w:rsid w:val="0091787F"/>
    <w:rsid w:val="009202C0"/>
    <w:rsid w:val="00925E22"/>
    <w:rsid w:val="00941605"/>
    <w:rsid w:val="00941A9B"/>
    <w:rsid w:val="009467CE"/>
    <w:rsid w:val="00947779"/>
    <w:rsid w:val="009612EA"/>
    <w:rsid w:val="009659FA"/>
    <w:rsid w:val="00980022"/>
    <w:rsid w:val="009805C9"/>
    <w:rsid w:val="00982557"/>
    <w:rsid w:val="009858BA"/>
    <w:rsid w:val="00997DF4"/>
    <w:rsid w:val="009A2FA9"/>
    <w:rsid w:val="009A70F8"/>
    <w:rsid w:val="009C5348"/>
    <w:rsid w:val="009D361E"/>
    <w:rsid w:val="009D45EA"/>
    <w:rsid w:val="009E4E3A"/>
    <w:rsid w:val="009F63DF"/>
    <w:rsid w:val="009F7D52"/>
    <w:rsid w:val="00A11DB9"/>
    <w:rsid w:val="00A243F8"/>
    <w:rsid w:val="00A352D4"/>
    <w:rsid w:val="00A40753"/>
    <w:rsid w:val="00A4749D"/>
    <w:rsid w:val="00A612D9"/>
    <w:rsid w:val="00A62304"/>
    <w:rsid w:val="00A631A4"/>
    <w:rsid w:val="00A70594"/>
    <w:rsid w:val="00A86549"/>
    <w:rsid w:val="00A900A4"/>
    <w:rsid w:val="00A945D5"/>
    <w:rsid w:val="00AA1CDE"/>
    <w:rsid w:val="00AA221D"/>
    <w:rsid w:val="00AB025A"/>
    <w:rsid w:val="00AE0786"/>
    <w:rsid w:val="00AE36D6"/>
    <w:rsid w:val="00B01304"/>
    <w:rsid w:val="00B10B2C"/>
    <w:rsid w:val="00B237BD"/>
    <w:rsid w:val="00B262DF"/>
    <w:rsid w:val="00B41D41"/>
    <w:rsid w:val="00B52998"/>
    <w:rsid w:val="00B52DD3"/>
    <w:rsid w:val="00B52E05"/>
    <w:rsid w:val="00B810DC"/>
    <w:rsid w:val="00BA26CE"/>
    <w:rsid w:val="00BB6F51"/>
    <w:rsid w:val="00BD0893"/>
    <w:rsid w:val="00C15ED0"/>
    <w:rsid w:val="00C17203"/>
    <w:rsid w:val="00C30D50"/>
    <w:rsid w:val="00C31ED2"/>
    <w:rsid w:val="00C328DC"/>
    <w:rsid w:val="00C674C3"/>
    <w:rsid w:val="00C84AE0"/>
    <w:rsid w:val="00C91CA8"/>
    <w:rsid w:val="00CD3686"/>
    <w:rsid w:val="00CF31E9"/>
    <w:rsid w:val="00D15514"/>
    <w:rsid w:val="00D26044"/>
    <w:rsid w:val="00D32443"/>
    <w:rsid w:val="00D7569D"/>
    <w:rsid w:val="00D83307"/>
    <w:rsid w:val="00D92D83"/>
    <w:rsid w:val="00D935B0"/>
    <w:rsid w:val="00D97F3B"/>
    <w:rsid w:val="00DB797E"/>
    <w:rsid w:val="00DD0A86"/>
    <w:rsid w:val="00DD3DFC"/>
    <w:rsid w:val="00DD5BFC"/>
    <w:rsid w:val="00DE1F25"/>
    <w:rsid w:val="00E13ABD"/>
    <w:rsid w:val="00E16704"/>
    <w:rsid w:val="00E23285"/>
    <w:rsid w:val="00E238CE"/>
    <w:rsid w:val="00E27CBD"/>
    <w:rsid w:val="00E30419"/>
    <w:rsid w:val="00E3165A"/>
    <w:rsid w:val="00E35653"/>
    <w:rsid w:val="00E35FCD"/>
    <w:rsid w:val="00E366BE"/>
    <w:rsid w:val="00E427C1"/>
    <w:rsid w:val="00E43163"/>
    <w:rsid w:val="00E442C8"/>
    <w:rsid w:val="00E466B2"/>
    <w:rsid w:val="00E501D9"/>
    <w:rsid w:val="00E51865"/>
    <w:rsid w:val="00E876A6"/>
    <w:rsid w:val="00E923F8"/>
    <w:rsid w:val="00EA0DA4"/>
    <w:rsid w:val="00EA2D7F"/>
    <w:rsid w:val="00EB38C1"/>
    <w:rsid w:val="00EB4A1A"/>
    <w:rsid w:val="00ED07A0"/>
    <w:rsid w:val="00EE6581"/>
    <w:rsid w:val="00EF003F"/>
    <w:rsid w:val="00EF0C3D"/>
    <w:rsid w:val="00F16B64"/>
    <w:rsid w:val="00F262BD"/>
    <w:rsid w:val="00F316F8"/>
    <w:rsid w:val="00F347FE"/>
    <w:rsid w:val="00F81B68"/>
    <w:rsid w:val="00FA0F20"/>
    <w:rsid w:val="00FA3C3F"/>
    <w:rsid w:val="00FA56D7"/>
    <w:rsid w:val="00FA7A5E"/>
    <w:rsid w:val="00FC2354"/>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17</Pages>
  <Words>10178</Words>
  <Characters>58020</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68062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Sarah Ruckman</cp:lastModifiedBy>
  <cp:revision>3</cp:revision>
  <dcterms:created xsi:type="dcterms:W3CDTF">2020-06-02T20:09:00Z</dcterms:created>
  <dcterms:modified xsi:type="dcterms:W3CDTF">2020-06-02T21:12:00Z</dcterms:modified>
  <cp:category/>
</cp:coreProperties>
</file>