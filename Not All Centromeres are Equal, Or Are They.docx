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2E5B771C" w:rsidR="00EE6581" w:rsidRPr="00DE1F25" w:rsidRDefault="0033695D" w:rsidP="00DE1F25">
      <w:pPr>
        <w:spacing w:after="0"/>
        <w:rPr>
          <w:rFonts w:cstheme="minorHAnsi"/>
          <w:b/>
          <w:bCs/>
          <w:iCs/>
          <w:sz w:val="32"/>
          <w:szCs w:val="32"/>
        </w:rPr>
      </w:pPr>
      <w:ins w:id="0" w:author="Microsoft Office User" w:date="2020-06-02T12:11:00Z">
        <w:r>
          <w:rPr>
            <w:rFonts w:cstheme="minorHAnsi"/>
            <w:b/>
            <w:bCs/>
            <w:iCs/>
            <w:sz w:val="32"/>
            <w:szCs w:val="32"/>
          </w:rPr>
          <w:t>Holocentric and monocentric chromosomes evolve at equal rates</w:t>
        </w:r>
      </w:ins>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DE1F25">
      <w:pPr>
        <w:pStyle w:val="Default"/>
        <w:widowControl w:val="0"/>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31DB91B2" w:rsidR="00EE6581" w:rsidRPr="009612EA" w:rsidRDefault="00111ACE" w:rsidP="00DE1F25">
      <w:pPr>
        <w:pStyle w:val="Default"/>
        <w:widowControl w:val="0"/>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3873E6" w:rsidRPr="009612EA">
        <w:rPr>
          <w:rFonts w:asciiTheme="minorHAnsi" w:hAnsiTheme="minorHAnsi" w:cstheme="minorHAnsi"/>
          <w:iCs/>
          <w:sz w:val="22"/>
        </w:rPr>
        <w:t>12,41</w:t>
      </w:r>
      <w:r w:rsidR="00980022">
        <w:rPr>
          <w:rFonts w:asciiTheme="minorHAnsi" w:hAnsiTheme="minorHAnsi" w:cstheme="minorHAnsi"/>
          <w:iCs/>
          <w:sz w:val="22"/>
        </w:rPr>
        <w:t>1</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ins w:id="1" w:author="Microsoft Office User" w:date="2020-06-01T23:47:00Z">
        <w:r w:rsidR="005A3DA6">
          <w:rPr>
            <w:rFonts w:asciiTheme="minorHAnsi" w:hAnsiTheme="minorHAnsi" w:cstheme="minorHAnsi"/>
            <w:iCs/>
            <w:sz w:val="22"/>
          </w:rPr>
          <w:t>-</w:t>
        </w:r>
      </w:ins>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0A3C6739"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 </w:instrText>
      </w:r>
      <w:r w:rsidR="0072574C">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EN.CITE.DATA </w:instrText>
      </w:r>
      <w:r w:rsidR="0072574C">
        <w:rPr>
          <w:rFonts w:asciiTheme="minorHAnsi" w:hAnsiTheme="minorHAnsi" w:cstheme="minorHAnsi"/>
          <w:color w:val="000000" w:themeColor="text1"/>
          <w:sz w:val="22"/>
        </w:rPr>
      </w:r>
      <w:r w:rsidR="0072574C">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72574C">
        <w:rPr>
          <w:rFonts w:asciiTheme="minorHAnsi" w:hAnsiTheme="minorHAnsi" w:cstheme="minorHAnsi"/>
          <w:noProof/>
          <w:color w:val="000000" w:themeColor="text1"/>
          <w:sz w:val="22"/>
        </w:rPr>
        <w:t>(</w:t>
      </w:r>
      <w:r w:rsidR="0072574C" w:rsidRPr="0072574C">
        <w:rPr>
          <w:rFonts w:asciiTheme="minorHAnsi" w:hAnsiTheme="minorHAnsi" w:cstheme="minorHAnsi"/>
          <w:smallCaps/>
          <w:noProof/>
          <w:color w:val="000000" w:themeColor="text1"/>
          <w:sz w:val="22"/>
        </w:rPr>
        <w:t>Wilson</w:t>
      </w:r>
      <w:r w:rsidR="0072574C" w:rsidRPr="0072574C">
        <w:rPr>
          <w:rFonts w:asciiTheme="minorHAnsi" w:hAnsiTheme="minorHAnsi" w:cstheme="minorHAnsi"/>
          <w:i/>
          <w:noProof/>
          <w:color w:val="000000" w:themeColor="text1"/>
          <w:sz w:val="22"/>
        </w:rPr>
        <w:t xml:space="preserve"> et al.</w:t>
      </w:r>
      <w:r w:rsidR="0072574C">
        <w:rPr>
          <w:rFonts w:asciiTheme="minorHAnsi" w:hAnsiTheme="minorHAnsi" w:cstheme="minorHAnsi"/>
          <w:noProof/>
          <w:color w:val="000000" w:themeColor="text1"/>
          <w:sz w:val="22"/>
        </w:rPr>
        <w:t xml:space="preserve"> 1975a; </w:t>
      </w:r>
      <w:r w:rsidR="0072574C" w:rsidRPr="0072574C">
        <w:rPr>
          <w:rFonts w:asciiTheme="minorHAnsi" w:hAnsiTheme="minorHAnsi" w:cstheme="minorHAnsi"/>
          <w:smallCaps/>
          <w:noProof/>
          <w:color w:val="000000" w:themeColor="text1"/>
          <w:sz w:val="22"/>
        </w:rPr>
        <w:t>White</w:t>
      </w:r>
      <w:r w:rsidR="0072574C">
        <w:rPr>
          <w:rFonts w:asciiTheme="minorHAnsi" w:hAnsiTheme="minorHAnsi" w:cstheme="minorHAnsi"/>
          <w:noProof/>
          <w:color w:val="000000" w:themeColor="text1"/>
          <w:sz w:val="22"/>
        </w:rPr>
        <w:t xml:space="preserve"> 1978a; </w:t>
      </w:r>
      <w:r w:rsidR="0072574C" w:rsidRPr="0072574C">
        <w:rPr>
          <w:rFonts w:asciiTheme="minorHAnsi" w:hAnsiTheme="minorHAnsi" w:cstheme="minorHAnsi"/>
          <w:smallCaps/>
          <w:noProof/>
          <w:color w:val="000000" w:themeColor="text1"/>
          <w:sz w:val="22"/>
        </w:rPr>
        <w:t>Bush</w:t>
      </w:r>
      <w:r w:rsidR="0072574C">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E23285">
        <w:rPr>
          <w:rFonts w:asciiTheme="minorHAnsi" w:hAnsiTheme="minorHAnsi" w:cstheme="minorHAnsi"/>
          <w:sz w:val="22"/>
        </w:rPr>
        <w:t>C</w:t>
      </w:r>
      <w:ins w:id="2" w:author="Microsoft Office User" w:date="2020-06-01T23:50:00Z">
        <w:r w:rsidR="00A612D9">
          <w:rPr>
            <w:rFonts w:asciiTheme="minorHAnsi" w:hAnsiTheme="minorHAnsi" w:cstheme="minorHAnsi"/>
            <w:sz w:val="22"/>
          </w:rPr>
          <w:t>hange in c</w:t>
        </w:r>
      </w:ins>
      <w:r w:rsidR="00E23285">
        <w:rPr>
          <w:rFonts w:asciiTheme="minorHAnsi" w:hAnsiTheme="minorHAnsi" w:cstheme="minorHAnsi"/>
          <w:sz w:val="22"/>
        </w:rPr>
        <w:t>hromosome number</w:t>
      </w:r>
      <w:r w:rsidR="00442BC8" w:rsidRPr="00AE0786">
        <w:rPr>
          <w:rFonts w:asciiTheme="minorHAnsi" w:hAnsiTheme="minorHAnsi" w:cstheme="minorHAnsi"/>
          <w:sz w:val="22"/>
        </w:rPr>
        <w:t xml:space="preserve"> has even been proposed as a possible driver of speciation</w:t>
      </w:r>
      <w:r w:rsidR="00BB6F51">
        <w:rPr>
          <w:rFonts w:asciiTheme="minorHAnsi" w:hAnsiTheme="minorHAnsi" w:cstheme="minorHAnsi"/>
          <w:sz w:val="22"/>
        </w:rPr>
        <w:t xml:space="preserve"> </w:t>
      </w:r>
      <w:r w:rsidR="00BB6F51">
        <w:rPr>
          <w:rFonts w:asciiTheme="minorHAnsi" w:hAnsiTheme="minorHAnsi" w:cstheme="minorHAnsi"/>
          <w:sz w:val="22"/>
        </w:rPr>
        <w:fldChar w:fldCharType="begin"/>
      </w:r>
      <w:r w:rsidR="002E1D42">
        <w:rPr>
          <w:rFonts w:asciiTheme="minorHAnsi" w:hAnsiTheme="minorHAnsi" w:cstheme="minorHAnsi"/>
          <w:sz w:val="22"/>
        </w:rPr>
        <w:instrText xml:space="preserve"> ADDIN EN.CITE &lt;EndNote&gt;&lt;Cite&gt;&lt;Author&gt;White&lt;/Author&gt;&lt;Year&gt;1978&lt;/Year&gt;&lt;RecNum&gt;437&lt;/RecNum&gt;&lt;DisplayText&gt;(&lt;style face="smallcaps"&gt;White&lt;/style&gt; 1978a)&lt;/DisplayText&gt;&lt;record&gt;&lt;rec-number&gt;437&lt;/rec-number&gt;&lt;foreign-keys&gt;&lt;key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2E1D42">
        <w:rPr>
          <w:rFonts w:asciiTheme="minorHAnsi" w:hAnsiTheme="minorHAnsi" w:cstheme="minorHAnsi"/>
          <w:noProof/>
          <w:sz w:val="22"/>
        </w:rPr>
        <w:t>(</w:t>
      </w:r>
      <w:r w:rsidR="002E1D42" w:rsidRPr="002E1D42">
        <w:rPr>
          <w:rFonts w:asciiTheme="minorHAnsi" w:hAnsiTheme="minorHAnsi" w:cstheme="minorHAnsi"/>
          <w:smallCaps/>
          <w:noProof/>
          <w:sz w:val="22"/>
        </w:rPr>
        <w:t>White</w:t>
      </w:r>
      <w:r w:rsidR="002E1D42">
        <w:rPr>
          <w:rFonts w:asciiTheme="minorHAnsi" w:hAnsiTheme="minorHAnsi" w:cstheme="minorHAnsi"/>
          <w:noProof/>
          <w:sz w:val="22"/>
        </w:rPr>
        <w:t xml:space="preserve"> 1978a)</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r w:rsidR="00053A54">
        <w:rPr>
          <w:rFonts w:asciiTheme="minorHAnsi" w:hAnsiTheme="minorHAnsi" w:cstheme="minorHAnsi"/>
          <w:sz w:val="22"/>
        </w:rPr>
        <w:t>a</w:t>
      </w:r>
      <w:r w:rsidR="00442BC8" w:rsidRPr="00AE0786">
        <w:rPr>
          <w:rFonts w:asciiTheme="minorHAnsi" w:hAnsiTheme="minorHAnsi" w:cstheme="minorHAnsi"/>
          <w:sz w:val="22"/>
        </w:rPr>
        <w:t xml:space="preserve"> stasipatric model of speciation</w:t>
      </w:r>
      <w:r w:rsidR="00614AC6">
        <w:rPr>
          <w:rFonts w:asciiTheme="minorHAnsi" w:hAnsiTheme="minorHAnsi" w:cstheme="minorHAnsi"/>
          <w:sz w:val="22"/>
        </w:rPr>
        <w:t xml:space="preserve"> (speciation where the barrier to hybridization is a chromosomal rearrangement) </w:t>
      </w:r>
      <w:r w:rsidR="00442BC8" w:rsidRPr="00AE0786">
        <w:rPr>
          <w:rFonts w:asciiTheme="minorHAnsi" w:hAnsiTheme="minorHAnsi" w:cstheme="minorHAnsi"/>
          <w:sz w:val="22"/>
        </w:rPr>
        <w:t>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r w:rsidR="00614AC6" w:rsidRPr="00614AC6">
        <w:rPr>
          <w:rFonts w:asciiTheme="minorHAnsi" w:hAnsiTheme="minorHAnsi" w:cstheme="minorHAnsi"/>
          <w:sz w:val="22"/>
        </w:rPr>
        <w:t xml:space="preserve"> </w:t>
      </w:r>
      <w:r w:rsidR="00614AC6" w:rsidRPr="00AE0786">
        <w:rPr>
          <w:rFonts w:asciiTheme="minorHAnsi" w:hAnsiTheme="minorHAnsi" w:cstheme="minorHAnsi"/>
          <w:sz w:val="22"/>
        </w:rPr>
        <w:t>Unfortunately, the evolution of chromosome number has been recalcitrant to the formation of rules or generalizations that can explain variation in patterns and rates across large clades.</w:t>
      </w:r>
    </w:p>
    <w:p w14:paraId="52EB3E83" w14:textId="77777777" w:rsidR="00DE1F25" w:rsidRDefault="00DE1F25" w:rsidP="00DE1F25">
      <w:pPr>
        <w:pStyle w:val="Default"/>
        <w:widowControl w:val="0"/>
        <w:rPr>
          <w:rFonts w:asciiTheme="minorHAnsi" w:hAnsiTheme="minorHAnsi" w:cstheme="minorHAnsi"/>
          <w:sz w:val="22"/>
        </w:rPr>
      </w:pPr>
    </w:p>
    <w:p w14:paraId="70518A15" w14:textId="48434046" w:rsidR="009C5348" w:rsidRPr="00AE0786" w:rsidRDefault="00614AC6" w:rsidP="00DE1F25">
      <w:pPr>
        <w:pStyle w:val="Default"/>
        <w:widowControl w:val="0"/>
        <w:rPr>
          <w:rFonts w:asciiTheme="minorHAnsi" w:hAnsiTheme="minorHAnsi" w:cstheme="minorHAnsi"/>
          <w:sz w:val="22"/>
        </w:rPr>
      </w:pPr>
      <w:r>
        <w:rPr>
          <w:rFonts w:asciiTheme="minorHAnsi" w:hAnsiTheme="minorHAnsi" w:cstheme="minorHAnsi"/>
          <w:sz w:val="22"/>
        </w:rPr>
        <w:t>However, w</w:t>
      </w:r>
      <w:r w:rsidR="00A612D9">
        <w:rPr>
          <w:rFonts w:asciiTheme="minorHAnsi" w:hAnsiTheme="minorHAnsi" w:cstheme="minorHAnsi"/>
          <w:sz w:val="22"/>
        </w:rPr>
        <w:t xml:space="preserve">ithin clades, karyotypes are reshaped primarily through fusions and fissions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17830E53" w:rsidR="009C5348" w:rsidRPr="00AE0786" w:rsidRDefault="008B1CC5" w:rsidP="00DE1F25">
      <w:pPr>
        <w:spacing w:after="0"/>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6A2295">
        <w:rPr>
          <w:rFonts w:cstheme="minorHAnsi"/>
          <w:sz w:val="22"/>
          <w:szCs w:val="22"/>
        </w:rPr>
        <w:fldChar w:fldCharType="begin"/>
      </w:r>
      <w:r w:rsidR="006A2295">
        <w:rPr>
          <w:rFonts w:cstheme="minorHAnsi"/>
          <w:sz w:val="22"/>
          <w:szCs w:val="22"/>
        </w:rPr>
        <w:instrText xml:space="preserve"> ADDIN EN.CITE &lt;EndNote&gt;&lt;Cite&gt;&lt;Author&gt;Matsumoto&lt;/Author&gt;&lt;Year&gt;2016&lt;/Year&gt;&lt;RecNum&gt;2546&lt;/RecNum&gt;&lt;DisplayText&gt;(&lt;style face="smallcaps"&gt;Pennell&lt;/style&gt;&lt;style face="italic"&gt; et al.&lt;/style&gt; 2015; &lt;style face="smallcaps"&gt;Matsumoto and Kitano&lt;/style&gt; 2016)&lt;/DisplayText&gt;&lt;record&gt;&lt;rec-number&gt;2546&lt;/rec-number&gt;&lt;foreign-keys&gt;&lt;key app="EN" db-id="20tzrfeaqpde50e5e2dvtwp7sr5fsss0txe9" timestamp="1474076664"&gt;2546&lt;/key&gt;&lt;/foreign-keys&gt;&lt;ref-type name="Journal Article"&gt;17&lt;/ref-type&gt;&lt;contributors&gt;&lt;authors&gt;&lt;author&gt;Matsumoto, Tomotaka&lt;/author&gt;&lt;author&gt;Kitano, Jun&lt;/author&gt;&lt;/authors&gt;&lt;/contributors&gt;&lt;titles&gt;&lt;title&gt;The intricate relationship between sexually antagonistic selection and the evolution of sex chromosome fusions&lt;/title&gt;&lt;secondary-title&gt;Journal of theoretical biology&lt;/secondary-title&gt;&lt;/titles&gt;&lt;periodical&gt;&lt;full-title&gt;Journal of theoretical Biology&lt;/full-title&gt;&lt;/periodical&gt;&lt;pages&gt;97-108&lt;/pages&gt;&lt;volume&gt;404&lt;/volume&gt;&lt;dates&gt;&lt;year&gt;2016&lt;/year&gt;&lt;/dates&gt;&lt;isbn&gt;0022-5193&lt;/isbn&gt;&lt;urls&gt;&lt;/urls&gt;&lt;/record&gt;&lt;/Cite&gt;&lt;Cite&gt;&lt;Author&gt;Pennell&lt;/Author&gt;&lt;Year&gt;2015&lt;/Year&gt;&lt;RecNum&gt;2427&lt;/RecNum&gt;&lt;record&gt;&lt;rec-number&gt;2427&lt;/rec-number&gt;&lt;foreign-keys&gt;&lt;key app="EN" db-id="20tzrfeaqpde50e5e2dvtwp7sr5fsss0txe9" timestamp="1455660540"&gt;2427&lt;/key&gt;&lt;/foreign-keys&gt;&lt;ref-type name="Journal Article"&gt;17&lt;/ref-type&gt;&lt;contributors&gt;&lt;authors&gt;&lt;author&gt;Pennell, Matthew W&lt;/author&gt;&lt;author&gt;Kirkpatrick, Mark&lt;/author&gt;&lt;author&gt;Otto, Sarah P&lt;/author&gt;&lt;author&gt;Vamosi, Jana C&lt;/author&gt;&lt;author&gt;Peichel, Catherine L&lt;/author&gt;&lt;author&gt;Valenzuela, Nicole&lt;/author&gt;&lt;author&gt;Kitano, Jun&lt;/author&gt;&lt;/authors&gt;&lt;/contributors&gt;&lt;titles&gt;&lt;title&gt;Y fuse? Sex chromosome fusions in fishes and reptiles&lt;/title&gt;&lt;secondary-title&gt;PLoS Genet&lt;/secondary-title&gt;&lt;/titles&gt;&lt;periodical&gt;&lt;full-title&gt;PLoS Genet&lt;/full-title&gt;&lt;abbr-1&gt;PLoS genetics&lt;/abbr-1&gt;&lt;/periodical&gt;&lt;pages&gt;e1005237&lt;/pages&gt;&lt;volume&gt;11&lt;/volume&gt;&lt;number&gt;5&lt;/number&gt;&lt;dates&gt;&lt;year&gt;2015&lt;/year&gt;&lt;/dates&gt;&lt;isbn&gt;1553-7404&lt;/isbn&gt;&lt;urls&gt;&lt;/urls&gt;&lt;/record&gt;&lt;/Cite&gt;&lt;/EndNote&gt;</w:instrText>
      </w:r>
      <w:r w:rsidR="006A2295">
        <w:rPr>
          <w:rFonts w:cstheme="minorHAnsi"/>
          <w:sz w:val="22"/>
          <w:szCs w:val="22"/>
        </w:rPr>
        <w:fldChar w:fldCharType="separate"/>
      </w:r>
      <w:r w:rsidR="006A2295">
        <w:rPr>
          <w:rFonts w:cstheme="minorHAnsi"/>
          <w:noProof/>
          <w:sz w:val="22"/>
          <w:szCs w:val="22"/>
        </w:rPr>
        <w:t>(</w:t>
      </w:r>
      <w:r w:rsidR="006A2295" w:rsidRPr="006A2295">
        <w:rPr>
          <w:rFonts w:cstheme="minorHAnsi"/>
          <w:smallCaps/>
          <w:noProof/>
          <w:sz w:val="22"/>
          <w:szCs w:val="22"/>
        </w:rPr>
        <w:t>Pennell</w:t>
      </w:r>
      <w:r w:rsidR="006A2295" w:rsidRPr="006A2295">
        <w:rPr>
          <w:rFonts w:cstheme="minorHAnsi"/>
          <w:i/>
          <w:noProof/>
          <w:sz w:val="22"/>
          <w:szCs w:val="22"/>
        </w:rPr>
        <w:t xml:space="preserve"> et al.</w:t>
      </w:r>
      <w:r w:rsidR="006A2295">
        <w:rPr>
          <w:rFonts w:cstheme="minorHAnsi"/>
          <w:noProof/>
          <w:sz w:val="22"/>
          <w:szCs w:val="22"/>
        </w:rPr>
        <w:t xml:space="preserve"> 2015; </w:t>
      </w:r>
      <w:r w:rsidR="006A2295" w:rsidRPr="006A2295">
        <w:rPr>
          <w:rFonts w:cstheme="minorHAnsi"/>
          <w:smallCaps/>
          <w:noProof/>
          <w:sz w:val="22"/>
          <w:szCs w:val="22"/>
        </w:rPr>
        <w:t>Matsumoto and Kitano</w:t>
      </w:r>
      <w:r w:rsidR="006A2295">
        <w:rPr>
          <w:rFonts w:cstheme="minorHAnsi"/>
          <w:noProof/>
          <w:sz w:val="22"/>
          <w:szCs w:val="22"/>
        </w:rPr>
        <w:t xml:space="preserve"> 2016)</w:t>
      </w:r>
      <w:r w:rsidR="006A2295">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 </w:instrTex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EN.CITE.DATA </w:instrText>
      </w:r>
      <w:r w:rsidR="00235A0B">
        <w:rPr>
          <w:rFonts w:cstheme="minorHAnsi"/>
          <w:sz w:val="22"/>
          <w:szCs w:val="22"/>
        </w:rPr>
      </w:r>
      <w:r w:rsidR="00235A0B">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235A0B">
        <w:rPr>
          <w:rFonts w:cstheme="minorHAnsi"/>
          <w:noProof/>
          <w:sz w:val="22"/>
          <w:szCs w:val="22"/>
        </w:rPr>
        <w:t>(</w:t>
      </w:r>
      <w:r w:rsidR="00235A0B" w:rsidRPr="00235A0B">
        <w:rPr>
          <w:rFonts w:cstheme="minorHAnsi"/>
          <w:smallCaps/>
          <w:noProof/>
          <w:sz w:val="22"/>
          <w:szCs w:val="22"/>
        </w:rPr>
        <w:t>Lukhtanov</w:t>
      </w:r>
      <w:r w:rsidR="00235A0B" w:rsidRPr="00235A0B">
        <w:rPr>
          <w:rFonts w:cstheme="minorHAnsi"/>
          <w:i/>
          <w:noProof/>
          <w:sz w:val="22"/>
          <w:szCs w:val="22"/>
        </w:rPr>
        <w:t xml:space="preserve"> et al.</w:t>
      </w:r>
      <w:r w:rsidR="00235A0B">
        <w:rPr>
          <w:rFonts w:cstheme="minorHAnsi"/>
          <w:noProof/>
          <w:sz w:val="22"/>
          <w:szCs w:val="22"/>
        </w:rPr>
        <w:t xml:space="preserve"> 2018; </w:t>
      </w:r>
      <w:r w:rsidR="00235A0B" w:rsidRPr="00235A0B">
        <w:rPr>
          <w:rFonts w:cstheme="minorHAnsi"/>
          <w:smallCaps/>
          <w:noProof/>
          <w:sz w:val="22"/>
          <w:szCs w:val="22"/>
        </w:rPr>
        <w:t>Hill</w:t>
      </w:r>
      <w:r w:rsidR="00235A0B" w:rsidRPr="00235A0B">
        <w:rPr>
          <w:rFonts w:cstheme="minorHAnsi"/>
          <w:i/>
          <w:noProof/>
          <w:sz w:val="22"/>
          <w:szCs w:val="22"/>
        </w:rPr>
        <w:t xml:space="preserve"> et al.</w:t>
      </w:r>
      <w:r w:rsidR="00235A0B">
        <w:rPr>
          <w:rFonts w:cstheme="minorHAnsi"/>
          <w:noProof/>
          <w:sz w:val="22"/>
          <w:szCs w:val="22"/>
        </w:rPr>
        <w:t xml:space="preserve"> 2019)</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ins w:id="3" w:author="Microsoft Office User" w:date="2020-06-01T23:50:00Z">
        <w:r w:rsidR="00A612D9">
          <w:rPr>
            <w:rFonts w:cstheme="minorHAnsi"/>
            <w:sz w:val="22"/>
            <w:szCs w:val="22"/>
          </w:rPr>
          <w:t xml:space="preserve">in holocentric species </w:t>
        </w:r>
      </w:ins>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6A2295">
        <w:rPr>
          <w:rFonts w:cstheme="minorHAnsi"/>
          <w:sz w:val="22"/>
          <w:szCs w:val="22"/>
        </w:rPr>
        <w:fldChar w:fldCharType="begin"/>
      </w:r>
      <w:r w:rsidR="006A2295">
        <w:rPr>
          <w:rFonts w:cstheme="minorHAnsi"/>
          <w:sz w:val="22"/>
          <w:szCs w:val="22"/>
        </w:rPr>
        <w:instrText xml:space="preserve"> ADDIN EN.CITE &lt;EndNote&gt;&lt;Cite&gt;&lt;Author&gt;Escudero&lt;/Author&gt;&lt;Year&gt;2012&lt;/Year&gt;&lt;RecNum&gt;2823&lt;/RecNum&gt;&lt;DisplayText&gt;(&lt;style face="smallcaps"&gt;Schneider&lt;/style&gt;&lt;style face="italic"&gt; et al.&lt;/style&gt; 2009; &lt;style face="smallcaps"&gt;Escudero&lt;/style&gt;&lt;style face="italic"&gt; et al.&lt;/style&gt; 2012)&lt;/DisplayText&gt;&lt;record&gt;&lt;rec-number&gt;2823&lt;/rec-number&gt;&lt;foreign-keys&gt;&lt;key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6A2295">
        <w:rPr>
          <w:rFonts w:cstheme="minorHAnsi"/>
          <w:sz w:val="22"/>
          <w:szCs w:val="22"/>
        </w:rPr>
        <w:fldChar w:fldCharType="separate"/>
      </w:r>
      <w:r w:rsidR="006A2295">
        <w:rPr>
          <w:rFonts w:cstheme="minorHAnsi"/>
          <w:noProof/>
          <w:sz w:val="22"/>
          <w:szCs w:val="22"/>
        </w:rPr>
        <w:t>(</w:t>
      </w:r>
      <w:r w:rsidR="006A2295" w:rsidRPr="00511CB8">
        <w:rPr>
          <w:rFonts w:cstheme="minorHAnsi"/>
          <w:smallCaps/>
          <w:noProof/>
          <w:sz w:val="22"/>
          <w:szCs w:val="22"/>
        </w:rPr>
        <w:t>Schneider</w:t>
      </w:r>
      <w:r w:rsidR="006A2295" w:rsidRPr="00511CB8">
        <w:rPr>
          <w:rFonts w:cstheme="minorHAnsi"/>
          <w:i/>
          <w:noProof/>
          <w:sz w:val="22"/>
          <w:szCs w:val="22"/>
        </w:rPr>
        <w:t xml:space="preserve"> et al.</w:t>
      </w:r>
      <w:r w:rsidR="006A2295">
        <w:rPr>
          <w:rFonts w:cstheme="minorHAnsi"/>
          <w:noProof/>
          <w:sz w:val="22"/>
          <w:szCs w:val="22"/>
        </w:rPr>
        <w:t xml:space="preserve"> 2009; </w:t>
      </w:r>
      <w:r w:rsidR="006A2295" w:rsidRPr="00511CB8">
        <w:rPr>
          <w:rFonts w:cstheme="minorHAnsi"/>
          <w:smallCaps/>
          <w:noProof/>
          <w:sz w:val="22"/>
          <w:szCs w:val="22"/>
        </w:rPr>
        <w:t>Escudero</w:t>
      </w:r>
      <w:r w:rsidR="006A2295" w:rsidRPr="00511CB8">
        <w:rPr>
          <w:rFonts w:cstheme="minorHAnsi"/>
          <w:i/>
          <w:noProof/>
          <w:sz w:val="22"/>
          <w:szCs w:val="22"/>
        </w:rPr>
        <w:t xml:space="preserve"> et al.</w:t>
      </w:r>
      <w:r w:rsidR="006A2295">
        <w:rPr>
          <w:rFonts w:cstheme="minorHAnsi"/>
          <w:noProof/>
          <w:sz w:val="22"/>
          <w:szCs w:val="22"/>
        </w:rPr>
        <w:t xml:space="preserve"> 2012)</w:t>
      </w:r>
      <w:r w:rsidR="006A2295">
        <w:rPr>
          <w:rFonts w:cstheme="minorHAnsi"/>
          <w:sz w:val="22"/>
          <w:szCs w:val="22"/>
        </w:rPr>
        <w:fldChar w:fldCharType="end"/>
      </w:r>
      <w:r w:rsidR="006A2295">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&lt;EndNote&gt;&lt;Cite&gt;&lt;Author&gt;Panzera&lt;/Author&gt;&lt;Year&gt;1996&lt;/Year&gt;&lt;RecNum&gt;2824&lt;/RecNum&gt;&lt;DisplayText&gt;(&lt;style face="smallcaps"&gt;Panzera&lt;/style&gt;&lt;style face="italic"&gt; et al.&lt;/style&gt; 1996)&lt;/DisplayText&gt;&lt;record&gt;&lt;rec-number&gt;2824&lt;/rec-number&gt;&lt;foreign-keys&gt;&lt;key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Panzera</w:t>
      </w:r>
      <w:r w:rsidR="00511CB8" w:rsidRPr="00511CB8">
        <w:rPr>
          <w:rFonts w:cstheme="minorHAnsi"/>
          <w:i/>
          <w:noProof/>
          <w:sz w:val="22"/>
          <w:szCs w:val="22"/>
        </w:rPr>
        <w:t xml:space="preserve"> et al.</w:t>
      </w:r>
      <w:r w:rsidR="00511CB8">
        <w:rPr>
          <w:rFonts w:cstheme="minorHAnsi"/>
          <w:noProof/>
          <w:sz w:val="22"/>
          <w:szCs w:val="22"/>
        </w:rPr>
        <w:t xml:space="preserve"> 1996)</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DE1F25">
      <w:pPr>
        <w:spacing w:after="0"/>
        <w:rPr>
          <w:rFonts w:cstheme="minorHAnsi"/>
          <w:sz w:val="22"/>
          <w:szCs w:val="22"/>
        </w:rPr>
      </w:pPr>
    </w:p>
    <w:p w14:paraId="3853CF81" w14:textId="1C70E132" w:rsidR="009C5348" w:rsidRPr="00AE0786" w:rsidRDefault="00DD0A86" w:rsidP="00DE1F25">
      <w:pPr>
        <w:spacing w:after="0"/>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 xml:space="preserve">evolution, we might expect holocentric species to exhibit higher chromosome number. Anecdotal evidence does seem to suggest that some of </w:t>
      </w:r>
      <w:r w:rsidRPr="00AE0786">
        <w:rPr>
          <w:rFonts w:cstheme="minorHAnsi"/>
          <w:sz w:val="22"/>
          <w:szCs w:val="22"/>
        </w:rPr>
        <w:lastRenderedPageBreak/>
        <w:t>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91787F">
        <w:rPr>
          <w:rFonts w:cstheme="minorHAnsi"/>
          <w:sz w:val="22"/>
          <w:szCs w:val="22"/>
        </w:rPr>
        <w:instrText xml:space="preserve"> ADDIN EN.CITE &lt;EndNote&gt;&lt;Cite&gt;&lt;Author&gt;Blackmon&lt;/Author&gt;&lt;Year&gt;2017&lt;/Year&gt;&lt;RecNum&gt;2533&lt;/RecNum&gt;&lt;DisplayText&gt;(&lt;style face="smallcaps"&gt;Blackmon&lt;/style&gt;&lt;style face="italic"&gt; et al.&lt;/style&gt; 2017)&lt;/DisplayText&gt;&lt;record&gt;&lt;rec-number&gt;2533&lt;/rec-number&gt;&lt;foreign-keys&gt;&lt;key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Blackmon</w:t>
      </w:r>
      <w:r w:rsidR="0091787F" w:rsidRPr="0091787F">
        <w:rPr>
          <w:rFonts w:cstheme="minorHAnsi"/>
          <w:i/>
          <w:noProof/>
          <w:sz w:val="22"/>
          <w:szCs w:val="22"/>
        </w:rPr>
        <w:t xml:space="preserve"> et al.</w:t>
      </w:r>
      <w:r w:rsidR="0091787F">
        <w:rPr>
          <w:rFonts w:cstheme="minorHAnsi"/>
          <w:noProof/>
          <w:sz w:val="22"/>
          <w:szCs w:val="22"/>
        </w:rPr>
        <w:t xml:space="preserve"> 2017)</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40AD816"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ins w:id="4" w:author="Microsoft Office User" w:date="2020-06-02T00:09:00Z">
        <w:r w:rsidR="009F63DF">
          <w:rPr>
            <w:rFonts w:asciiTheme="minorHAnsi" w:hAnsiTheme="minorHAnsi" w:cstheme="minorHAnsi"/>
            <w:iCs/>
            <w:sz w:val="22"/>
          </w:rPr>
          <w:t xml:space="preserve">. </w:t>
        </w:r>
      </w:ins>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36B4F728"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del w:id="5" w:author="Microsoft Office User" w:date="2020-06-01T23:53:00Z">
        <w:r w:rsidRPr="00AE0786" w:rsidDel="002E0BC5">
          <w:rPr>
            <w:rFonts w:asciiTheme="minorHAnsi" w:hAnsiTheme="minorHAnsi" w:cstheme="minorHAnsi"/>
            <w:sz w:val="22"/>
          </w:rPr>
          <w:delText xml:space="preserve">for </w:delText>
        </w:r>
      </w:del>
      <w:ins w:id="6" w:author="Microsoft Office User" w:date="2020-06-01T23:53:00Z">
        <w:r w:rsidR="002E0BC5">
          <w:rPr>
            <w:rFonts w:asciiTheme="minorHAnsi" w:hAnsiTheme="minorHAnsi" w:cstheme="minorHAnsi"/>
            <w:sz w:val="22"/>
          </w:rPr>
          <w:t>of</w:t>
        </w:r>
        <w:r w:rsidR="002E0BC5" w:rsidRPr="00AE0786">
          <w:rPr>
            <w:rFonts w:asciiTheme="minorHAnsi" w:hAnsiTheme="minorHAnsi" w:cstheme="minorHAnsi"/>
            <w:sz w:val="22"/>
          </w:rPr>
          <w:t xml:space="preserve"> </w:t>
        </w:r>
      </w:ins>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DE1F25">
      <w:pPr>
        <w:spacing w:after="0"/>
        <w:rPr>
          <w:rFonts w:cstheme="minorHAnsi"/>
          <w:i/>
          <w:iCs/>
          <w:sz w:val="22"/>
          <w:szCs w:val="22"/>
        </w:rPr>
      </w:pPr>
    </w:p>
    <w:p w14:paraId="54167459" w14:textId="0DF5E221"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00AE36D6">
        <w:rPr>
          <w:rFonts w:cstheme="minorHAnsi"/>
          <w:sz w:val="22"/>
          <w:szCs w:val="22"/>
        </w:rPr>
        <w:t xml:space="preserve">then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 xml:space="preserve">evolution on each tree from the posterior distribution.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This model was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0ABF322C" w:rsidR="000E0649" w:rsidRDefault="00B52998" w:rsidP="00DE1F25">
      <w:pPr>
        <w:spacing w:after="0"/>
        <w:rPr>
          <w:rFonts w:cstheme="minorHAnsi"/>
          <w:sz w:val="22"/>
          <w:szCs w:val="22"/>
        </w:rPr>
      </w:pPr>
      <w:r w:rsidRPr="00AE0786">
        <w:rPr>
          <w:rFonts w:cstheme="minorHAnsi"/>
          <w:sz w:val="22"/>
          <w:szCs w:val="22"/>
        </w:rPr>
        <w:lastRenderedPageBreak/>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del w:id="7" w:author="Microsoft Office User" w:date="2020-06-02T00:34:00Z">
        <w:r w:rsidRPr="00AE0786" w:rsidDel="002C27AF">
          <w:rPr>
            <w:rFonts w:cstheme="minorHAnsi"/>
            <w:sz w:val="22"/>
            <w:szCs w:val="22"/>
          </w:rPr>
          <w:delText>both datasets and trees</w:delText>
        </w:r>
      </w:del>
      <w:ins w:id="8" w:author="Microsoft Office User" w:date="2020-06-02T00:34:00Z">
        <w:r w:rsidR="002C27AF">
          <w:rPr>
            <w:rFonts w:cstheme="minorHAnsi"/>
            <w:sz w:val="22"/>
            <w:szCs w:val="22"/>
          </w:rPr>
          <w:t xml:space="preserve">the </w:t>
        </w:r>
      </w:ins>
      <w:r w:rsidR="00AE36D6">
        <w:rPr>
          <w:rFonts w:cstheme="minorHAnsi"/>
          <w:sz w:val="22"/>
          <w:szCs w:val="22"/>
        </w:rPr>
        <w:t xml:space="preserve">chromosome </w:t>
      </w:r>
      <w:ins w:id="9" w:author="Microsoft Office User" w:date="2020-06-02T00:34:00Z">
        <w:r w:rsidR="002C27AF">
          <w:rPr>
            <w:rFonts w:cstheme="minorHAnsi"/>
            <w:sz w:val="22"/>
            <w:szCs w:val="22"/>
          </w:rPr>
          <w:t xml:space="preserve">dataset and </w:t>
        </w:r>
      </w:ins>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 like the one fit here the rates reported are </w:t>
      </w:r>
      <w:proofErr w:type="spellStart"/>
      <w:r w:rsidR="00A4749D">
        <w:rPr>
          <w:rFonts w:cstheme="minorHAnsi"/>
          <w:sz w:val="22"/>
          <w:szCs w:val="22"/>
        </w:rPr>
        <w:t>lamda</w:t>
      </w:r>
      <w:proofErr w:type="spellEnd"/>
      <w:r w:rsidR="00A4749D">
        <w:rPr>
          <w:rFonts w:cstheme="minorHAnsi"/>
          <w:sz w:val="22"/>
          <w:szCs w:val="22"/>
        </w:rPr>
        <w:t xml:space="preserve"> parameters that describe the expected waiting 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ins w:id="10" w:author="Microsoft Office User" w:date="2020-06-01T23:53:00Z">
        <w:r w:rsidR="002E0BC5">
          <w:rPr>
            <w:rFonts w:cstheme="minorHAnsi"/>
            <w:sz w:val="22"/>
            <w:szCs w:val="22"/>
          </w:rPr>
          <w:t>Markov chain Monte Carlo (</w:t>
        </w:r>
      </w:ins>
      <w:r w:rsidRPr="00AE0786">
        <w:rPr>
          <w:rFonts w:cstheme="minorHAnsi"/>
          <w:sz w:val="22"/>
          <w:szCs w:val="22"/>
        </w:rPr>
        <w:t>MCMC</w:t>
      </w:r>
      <w:ins w:id="11" w:author="Microsoft Office User" w:date="2020-06-01T23:53:00Z">
        <w:r w:rsidR="002E0BC5">
          <w:rPr>
            <w:rFonts w:cstheme="minorHAnsi"/>
            <w:sz w:val="22"/>
            <w:szCs w:val="22"/>
          </w:rPr>
          <w:t>)</w:t>
        </w:r>
      </w:ins>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 xml:space="preserve">s to create our estimate of the posterior </w:t>
      </w:r>
      <w:proofErr w:type="spellStart"/>
      <w:r w:rsidR="00A4749D">
        <w:rPr>
          <w:rFonts w:cstheme="minorHAnsi"/>
          <w:sz w:val="22"/>
          <w:szCs w:val="22"/>
        </w:rPr>
        <w:t>distribuion</w:t>
      </w:r>
      <w:proofErr w:type="spellEnd"/>
      <w:r w:rsidR="00A4749D">
        <w:rPr>
          <w:rFonts w:cstheme="minorHAnsi"/>
          <w:sz w:val="22"/>
          <w:szCs w:val="22"/>
        </w:rPr>
        <w:t xml:space="preserve">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46928F4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50D15F9A"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w:t>
      </w:r>
      <w:r w:rsidR="00A4749D" w:rsidRPr="00AE0786">
        <w:rPr>
          <w:rFonts w:cstheme="minorHAnsi"/>
          <w:sz w:val="22"/>
          <w:szCs w:val="22"/>
        </w:rPr>
        <w:t>models</w:t>
      </w:r>
      <w:r w:rsidR="00A4749D">
        <w:rPr>
          <w:rFonts w:cstheme="minorHAnsi"/>
          <w:sz w:val="22"/>
          <w:szCs w:val="22"/>
        </w:rPr>
        <w:t xml:space="preserve"> – with and without polyploidy. B</w:t>
      </w:r>
      <w:r w:rsidR="00A4749D" w:rsidRPr="00AE0786">
        <w:rPr>
          <w:rFonts w:cstheme="minorHAnsi"/>
          <w:sz w:val="22"/>
          <w:szCs w:val="22"/>
        </w:rPr>
        <w:t>ecause each order</w:t>
      </w:r>
      <w:r w:rsidR="00EA2D7F" w:rsidRPr="00AE0786">
        <w:rPr>
          <w:rFonts w:cstheme="minorHAnsi"/>
          <w:sz w:val="22"/>
          <w:szCs w:val="22"/>
        </w:rPr>
        <w:t xml:space="preserve"> is fixed for either holo- or monocentricity</w:t>
      </w:r>
      <w:ins w:id="12" w:author="Microsoft Office User" w:date="2020-06-02T00:42:00Z">
        <w:r w:rsidR="003F6492">
          <w:rPr>
            <w:rFonts w:cstheme="minorHAnsi"/>
            <w:sz w:val="22"/>
            <w:szCs w:val="22"/>
          </w:rPr>
          <w:t>.</w:t>
        </w:r>
      </w:ins>
      <w:r w:rsidR="00EA2D7F" w:rsidRPr="00AE0786">
        <w:rPr>
          <w:rFonts w:cstheme="minorHAnsi"/>
          <w:sz w:val="22"/>
          <w:szCs w:val="22"/>
        </w:rPr>
        <w:t xml:space="preserve"> </w:t>
      </w:r>
      <w:ins w:id="13" w:author="Microsoft Office User" w:date="2020-06-02T00:42:00Z">
        <w:r w:rsidR="003F6492">
          <w:rPr>
            <w:rFonts w:cstheme="minorHAnsi"/>
            <w:sz w:val="22"/>
            <w:szCs w:val="22"/>
          </w:rPr>
          <w:t>W</w:t>
        </w:r>
      </w:ins>
      <w:r w:rsidR="00EA2D7F" w:rsidRPr="00AE0786">
        <w:rPr>
          <w:rFonts w:cstheme="minorHAnsi"/>
          <w:sz w:val="22"/>
          <w:szCs w:val="22"/>
        </w:rPr>
        <w:t>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w:t>
      </w:r>
      <w:r w:rsidR="00A4749D">
        <w:rPr>
          <w:rFonts w:cstheme="minorHAnsi"/>
          <w:sz w:val="22"/>
          <w:szCs w:val="22"/>
        </w:rPr>
        <w:t xml:space="preserve"> </w:t>
      </w:r>
      <w:r w:rsidR="00687BFB" w:rsidRPr="00AE0786">
        <w:rPr>
          <w:rFonts w:cstheme="minorHAnsi"/>
          <w:sz w:val="22"/>
          <w:szCs w:val="22"/>
        </w:rPr>
        <w:t>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DE1F25">
      <w:pPr>
        <w:pStyle w:val="Default"/>
        <w:widowControl w:val="0"/>
        <w:rPr>
          <w:rFonts w:asciiTheme="minorHAnsi" w:hAnsiTheme="minorHAnsi" w:cstheme="minorHAnsi"/>
          <w:sz w:val="22"/>
        </w:rPr>
      </w:pPr>
    </w:p>
    <w:p w14:paraId="6C131BFE" w14:textId="380DEC60" w:rsidR="002D30B1" w:rsidRDefault="002D30B1" w:rsidP="00DE1F25">
      <w:pPr>
        <w:pStyle w:val="Default"/>
        <w:widowControl w:val="0"/>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lastRenderedPageBreak/>
        <w:t xml:space="preserve">posterior sampled based on the Rainford backbone </w:t>
      </w:r>
      <w:r w:rsidR="004D4F75">
        <w:rPr>
          <w:rFonts w:asciiTheme="minorHAnsi" w:hAnsiTheme="minorHAnsi" w:cstheme="minorHAnsi"/>
          <w:sz w:val="22"/>
        </w:rPr>
        <w:fldChar w:fldCharType="begin"/>
      </w:r>
      <w:r w:rsidR="004D4F75">
        <w:rPr>
          <w:rFonts w:asciiTheme="minorHAnsi" w:hAnsiTheme="minorHAnsi" w:cstheme="minorHAnsi"/>
          <w:sz w:val="22"/>
        </w:rPr>
        <w:instrText xml:space="preserve"> ADDIN EN.CITE &lt;EndNote&gt;&lt;Cite ExcludeAuth="1"&gt;&lt;Author&gt;Rainford&lt;/Author&gt;&lt;Year&gt;2014&lt;/Year&gt;&lt;RecNum&gt;2831&lt;/RecNum&gt;&lt;DisplayText&gt;(2014)&lt;/DisplayText&gt;&lt;record&gt;&lt;rec-number&gt;2831&lt;/rec-number&gt;&lt;foreign-keys&gt;&lt;key app="EN" db-id="20tzrfeaqpde50e5e2dvtwp7sr5fsss0txe9" timestamp="1591122165"&gt;2831&lt;/key&gt;&lt;/foreign-keys&gt;&lt;ref-type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4D4F75">
        <w:rPr>
          <w:rFonts w:asciiTheme="minorHAnsi" w:hAnsiTheme="minorHAnsi" w:cstheme="minorHAnsi"/>
          <w:sz w:val="22"/>
        </w:rPr>
        <w:fldChar w:fldCharType="separate"/>
      </w:r>
      <w:r w:rsidR="004D4F75">
        <w:rPr>
          <w:rFonts w:asciiTheme="minorHAnsi" w:hAnsiTheme="minorHAnsi" w:cstheme="minorHAnsi"/>
          <w:noProof/>
          <w:sz w:val="22"/>
        </w:rPr>
        <w:t>(2014)</w:t>
      </w:r>
      <w:r w:rsidR="004D4F75">
        <w:rPr>
          <w:rFonts w:asciiTheme="minorHAnsi" w:hAnsiTheme="minorHAnsi" w:cstheme="minorHAnsi"/>
          <w:sz w:val="22"/>
        </w:rPr>
        <w:fldChar w:fldCharType="end"/>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sampled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4D4F75">
        <w:rPr>
          <w:rFonts w:asciiTheme="minorHAnsi" w:hAnsiTheme="minorHAnsi" w:cstheme="minorHAnsi"/>
          <w:sz w:val="22"/>
        </w:rPr>
        <w:fldChar w:fldCharType="begin"/>
      </w:r>
      <w:r w:rsidR="004D4F75">
        <w:rPr>
          <w:rFonts w:asciiTheme="minorHAnsi" w:hAnsiTheme="minorHAnsi" w:cstheme="minorHAnsi"/>
          <w:sz w:val="22"/>
        </w:rPr>
        <w:instrText xml:space="preserve"> ADDIN EN.CITE &lt;EndNote&gt;&lt;Cite ExcludeAuth="1"&gt;&lt;Author&gt;Misof&lt;/Author&gt;&lt;Year&gt;2014&lt;/Year&gt;&lt;RecNum&gt;2425&lt;/RecNum&gt;&lt;DisplayText&gt;(2014)&lt;/DisplayText&gt;&lt;record&gt;&lt;rec-number&gt;2425&lt;/rec-number&gt;&lt;foreign-keys&gt;&lt;key app="EN" db-id="20tzrfeaqpde50e5e2dvtwp7sr5fsss0txe9" timestamp="1455477290"&gt;2425&lt;/key&gt;&lt;/foreign-keys&gt;&lt;ref-type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periodical&gt;&lt;pages&gt;763-767&lt;/pages&gt;&lt;volume&gt;346&lt;/volume&gt;&lt;number&gt;6210&lt;/number&gt;&lt;dates&gt;&lt;year&gt;2014&lt;/year&gt;&lt;/dates&gt;&lt;isbn&gt;0036-8075&lt;/isbn&gt;&lt;urls&gt;&lt;/urls&gt;&lt;/record&gt;&lt;/Cite&gt;&lt;/EndNote&gt;</w:instrText>
      </w:r>
      <w:r w:rsidR="004D4F75">
        <w:rPr>
          <w:rFonts w:asciiTheme="minorHAnsi" w:hAnsiTheme="minorHAnsi" w:cstheme="minorHAnsi"/>
          <w:sz w:val="22"/>
        </w:rPr>
        <w:fldChar w:fldCharType="separate"/>
      </w:r>
      <w:r w:rsidR="004D4F75">
        <w:rPr>
          <w:rFonts w:asciiTheme="minorHAnsi" w:hAnsiTheme="minorHAnsi" w:cstheme="minorHAnsi"/>
          <w:noProof/>
          <w:sz w:val="22"/>
        </w:rPr>
        <w:t>(2014)</w:t>
      </w:r>
      <w:r w:rsidR="004D4F75">
        <w:rPr>
          <w:rFonts w:asciiTheme="minorHAnsi" w:hAnsiTheme="minorHAnsi" w:cstheme="minorHAnsi"/>
          <w:sz w:val="22"/>
        </w:rPr>
        <w:fldChar w:fldCharType="end"/>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DE1F25">
      <w:pPr>
        <w:pStyle w:val="Default"/>
        <w:widowControl w:val="0"/>
        <w:rPr>
          <w:rFonts w:asciiTheme="minorHAnsi" w:hAnsiTheme="minorHAnsi" w:cstheme="minorHAnsi"/>
          <w:sz w:val="22"/>
        </w:rPr>
      </w:pPr>
    </w:p>
    <w:p w14:paraId="1184B4EF" w14:textId="4E2E52B8" w:rsidR="00CF31E9" w:rsidRDefault="009D45EA"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 This suggests that contrary to our hypothesis holocentric lineages do not have higher rates of chromosome number evolution. Because polyploidy events are likely rare, we also explored the impact of excluding polyploidy from the model. In this analysis we found that XXXXXXXXXX.</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536DF144"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Coleoptera, Diptera, Hymenoptera, Isoptera, Neuroptera, and Phasmatodea)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monocentric chromosomes</w:t>
      </w:r>
      <w:r w:rsidR="00CF31E9">
        <w:rPr>
          <w:rFonts w:asciiTheme="minorHAnsi" w:hAnsiTheme="minorHAnsi" w:cstheme="minorHAnsi"/>
          <w:iCs/>
          <w:sz w:val="22"/>
        </w:rPr>
        <w:t>.</w:t>
      </w:r>
      <w:r w:rsidR="009D45EA" w:rsidRPr="00AE0786">
        <w:rPr>
          <w:rFonts w:asciiTheme="minorHAnsi" w:hAnsiTheme="minorHAnsi" w:cstheme="minorHAnsi"/>
          <w:iCs/>
          <w:sz w:val="22"/>
        </w:rPr>
        <w:t xml:space="preserve"> </w:t>
      </w:r>
      <w:r w:rsidR="00CF31E9">
        <w:rPr>
          <w:rFonts w:asciiTheme="minorHAnsi" w:hAnsiTheme="minorHAnsi" w:cstheme="minorHAnsi"/>
          <w:iCs/>
          <w:sz w:val="22"/>
        </w:rPr>
        <w:t>For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Under the complex model monocentric orders exhibited the highest rates of fissions, fusions, and polyploidy</w:t>
      </w:r>
      <w:r w:rsidR="00515E10" w:rsidRPr="00AE0786">
        <w:rPr>
          <w:rFonts w:asciiTheme="minorHAnsi" w:hAnsiTheme="minorHAnsi" w:cstheme="minorHAnsi"/>
          <w:iCs/>
          <w:sz w:val="22"/>
        </w:rPr>
        <w:t xml:space="preserve"> </w:t>
      </w:r>
      <w:r w:rsidR="00515E10" w:rsidRPr="00484E9D">
        <w:rPr>
          <w:rFonts w:asciiTheme="minorHAnsi" w:hAnsiTheme="minorHAnsi" w:cstheme="minorHAnsi"/>
          <w:iCs/>
          <w:sz w:val="22"/>
          <w:highlight w:val="yellow"/>
        </w:rPr>
        <w:t xml:space="preserve">(Figure </w:t>
      </w:r>
      <w:r w:rsidR="006339AB" w:rsidRPr="00484E9D">
        <w:rPr>
          <w:rFonts w:asciiTheme="minorHAnsi" w:hAnsiTheme="minorHAnsi" w:cstheme="minorHAnsi"/>
          <w:iCs/>
          <w:sz w:val="22"/>
          <w:highlight w:val="yellow"/>
        </w:rPr>
        <w:t>3</w:t>
      </w:r>
      <w:r w:rsidR="00484E9D" w:rsidRPr="00484E9D">
        <w:rPr>
          <w:rFonts w:asciiTheme="minorHAnsi" w:hAnsiTheme="minorHAnsi" w:cstheme="minorHAnsi"/>
          <w:iCs/>
          <w:sz w:val="22"/>
          <w:highlight w:val="yellow"/>
        </w:rPr>
        <w:t>A</w:t>
      </w:r>
      <w:r w:rsidR="00515E10" w:rsidRPr="00484E9D">
        <w:rPr>
          <w:rFonts w:asciiTheme="minorHAnsi" w:hAnsiTheme="minorHAnsi" w:cstheme="minorHAnsi"/>
          <w:iCs/>
          <w:sz w:val="22"/>
          <w:highlight w:val="yellow"/>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Under the simplified model Lepidoptera (a holocentric lineage) exhibited the highest rates of chromosome number evolution (both fusions and fissions)</w:t>
      </w:r>
      <w:r w:rsidR="00484E9D">
        <w:rPr>
          <w:rFonts w:asciiTheme="minorHAnsi" w:hAnsiTheme="minorHAnsi" w:cstheme="minorHAnsi"/>
          <w:iCs/>
          <w:sz w:val="22"/>
        </w:rPr>
        <w:t xml:space="preserve"> </w:t>
      </w:r>
      <w:r w:rsidR="00484E9D" w:rsidRPr="00484E9D">
        <w:rPr>
          <w:rFonts w:asciiTheme="minorHAnsi" w:hAnsiTheme="minorHAnsi" w:cstheme="minorHAnsi"/>
          <w:iCs/>
          <w:sz w:val="22"/>
          <w:highlight w:val="yellow"/>
        </w:rPr>
        <w:t>(Figure 3B)</w:t>
      </w:r>
      <w:r w:rsidR="009F7D52" w:rsidRPr="00AE0786">
        <w:rPr>
          <w:rFonts w:asciiTheme="minorHAnsi" w:hAnsiTheme="minorHAnsi" w:cstheme="minorHAnsi"/>
          <w:iCs/>
          <w:sz w:val="22"/>
        </w:rPr>
        <w:t xml:space="preserve">. </w:t>
      </w:r>
      <w:r w:rsidR="00484E9D">
        <w:rPr>
          <w:rFonts w:asciiTheme="minorHAnsi" w:hAnsiTheme="minorHAnsi" w:cstheme="minorHAnsi"/>
          <w:iCs/>
          <w:sz w:val="22"/>
        </w:rPr>
        <w:t>However, most monocentric orders exhibited intermediate rates and the other two holocentric orders exhibited some of the lowest rates of fusions and fissions. Take together these results suggest that factors other than centromere type must be key in determining rates of chromosome number evolution</w:t>
      </w:r>
      <w:r w:rsidR="009F7D52" w:rsidRPr="00AE0786">
        <w:rPr>
          <w:rFonts w:asciiTheme="minorHAnsi" w:hAnsiTheme="minorHAnsi" w:cstheme="minorHAnsi"/>
          <w:iCs/>
          <w:sz w:val="22"/>
        </w:rPr>
        <w:t xml:space="preserve">. </w:t>
      </w:r>
    </w:p>
    <w:p w14:paraId="20724C6A" w14:textId="77777777" w:rsidR="00DE1F25" w:rsidRDefault="00DE1F25" w:rsidP="00DE1F25">
      <w:pPr>
        <w:pStyle w:val="Default"/>
        <w:widowControl w:val="0"/>
        <w:rPr>
          <w:rFonts w:asciiTheme="minorHAnsi" w:hAnsiTheme="minorHAnsi" w:cstheme="minorHAnsi"/>
          <w:iCs/>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19BEC10C" w14:textId="77777777" w:rsidR="00484E9D" w:rsidRDefault="003962ED" w:rsidP="00DE1F25">
      <w:pPr>
        <w:spacing w:after="0"/>
        <w:rPr>
          <w:rFonts w:cstheme="minorHAnsi"/>
          <w:sz w:val="22"/>
          <w:szCs w:val="22"/>
        </w:rPr>
      </w:pPr>
      <w:r>
        <w:rPr>
          <w:rFonts w:cstheme="minorHAnsi"/>
          <w:sz w:val="22"/>
          <w:szCs w:val="22"/>
        </w:rPr>
        <w:t>Lepidoptera have long been recognized as exhibit striking variation in chromosome number</w:t>
      </w:r>
      <w:r w:rsidR="00511CB8">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&lt;EndNote&gt;&lt;Cite&gt;&lt;Author&gt;Robinson&lt;/Author&gt;&lt;Year&gt;1971&lt;/Year&gt;&lt;RecNum&gt;2186&lt;/RecNum&gt;&lt;DisplayText&gt;(&lt;style face="smallcaps"&gt;Robinson&lt;/style&gt; 1971)&lt;/DisplayText&gt;&lt;record&gt;&lt;rec-number&gt;2186&lt;/rec-number&gt;&lt;foreign-keys&gt;&lt;key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Robinson</w:t>
      </w:r>
      <w:r w:rsidR="00511CB8">
        <w:rPr>
          <w:rFonts w:cstheme="minorHAnsi"/>
          <w:noProof/>
          <w:sz w:val="22"/>
          <w:szCs w:val="22"/>
        </w:rPr>
        <w:t xml:space="preserve"> 1971)</w:t>
      </w:r>
      <w:r w:rsidR="00511CB8">
        <w:rPr>
          <w:rFonts w:cstheme="minorHAnsi"/>
          <w:sz w:val="22"/>
          <w:szCs w:val="22"/>
        </w:rPr>
        <w:fldChar w:fldCharType="end"/>
      </w:r>
      <w:r>
        <w:rPr>
          <w:rFonts w:cstheme="minorHAnsi"/>
          <w:sz w:val="22"/>
          <w:szCs w:val="22"/>
        </w:rPr>
        <w:t xml:space="preserve">. </w:t>
      </w:r>
      <w:ins w:id="14" w:author="Microsoft Office User" w:date="2020-06-01T23:56:00Z">
        <w:r w:rsidR="002E0BC5">
          <w:rPr>
            <w:rFonts w:cstheme="minorHAnsi"/>
            <w:sz w:val="22"/>
            <w:szCs w:val="22"/>
          </w:rPr>
          <w:t xml:space="preserve"> </w:t>
        </w:r>
      </w:ins>
      <w:r w:rsidR="00484E9D">
        <w:rPr>
          <w:rFonts w:cstheme="minorHAnsi"/>
          <w:sz w:val="22"/>
          <w:szCs w:val="22"/>
        </w:rPr>
        <w:t xml:space="preserve">The extreme distribution of chromosome number observed in lepidoptera has been driving force in the development of the hypothesis that holocentricity allowed for rapid changes in chromosome number </w: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 </w:instrTex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EN.CITE.DATA </w:instrText>
      </w:r>
      <w:r w:rsidR="0091787F">
        <w:rPr>
          <w:rFonts w:cstheme="minorHAnsi"/>
          <w:sz w:val="22"/>
          <w:szCs w:val="22"/>
        </w:rPr>
      </w:r>
      <w:r w:rsidR="0091787F">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Lukhtanov</w:t>
      </w:r>
      <w:r w:rsidR="0091787F" w:rsidRPr="0091787F">
        <w:rPr>
          <w:rFonts w:cstheme="minorHAnsi"/>
          <w:i/>
          <w:noProof/>
          <w:sz w:val="22"/>
          <w:szCs w:val="22"/>
        </w:rPr>
        <w:t xml:space="preserve"> et al.</w:t>
      </w:r>
      <w:r w:rsidR="0091787F">
        <w:rPr>
          <w:rFonts w:cstheme="minorHAnsi"/>
          <w:noProof/>
          <w:sz w:val="22"/>
          <w:szCs w:val="22"/>
        </w:rPr>
        <w:t xml:space="preserve"> 2018; </w:t>
      </w:r>
      <w:r w:rsidR="0091787F" w:rsidRPr="0091787F">
        <w:rPr>
          <w:rFonts w:cstheme="minorHAnsi"/>
          <w:smallCaps/>
          <w:noProof/>
          <w:sz w:val="22"/>
          <w:szCs w:val="22"/>
        </w:rPr>
        <w:t>Hill</w:t>
      </w:r>
      <w:r w:rsidR="0091787F" w:rsidRPr="0091787F">
        <w:rPr>
          <w:rFonts w:cstheme="minorHAnsi"/>
          <w:i/>
          <w:noProof/>
          <w:sz w:val="22"/>
          <w:szCs w:val="22"/>
        </w:rPr>
        <w:t xml:space="preserve"> et al.</w:t>
      </w:r>
      <w:r w:rsidR="0091787F">
        <w:rPr>
          <w:rFonts w:cstheme="minorHAnsi"/>
          <w:noProof/>
          <w:sz w:val="22"/>
          <w:szCs w:val="22"/>
        </w:rPr>
        <w:t xml:space="preserve"> 2019)</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all </w:t>
      </w:r>
      <w:r>
        <w:rPr>
          <w:rFonts w:cstheme="minorHAnsi"/>
          <w:sz w:val="22"/>
          <w:szCs w:val="22"/>
        </w:rPr>
        <w:t xml:space="preserve">holocentric and </w:t>
      </w:r>
      <w:r w:rsidR="0091787F">
        <w:rPr>
          <w:rFonts w:cstheme="minorHAnsi"/>
          <w:sz w:val="22"/>
          <w:szCs w:val="22"/>
        </w:rPr>
        <w:t xml:space="preserve">all </w:t>
      </w:r>
      <w:r>
        <w:rPr>
          <w:rFonts w:cstheme="minorHAnsi"/>
          <w:sz w:val="22"/>
          <w:szCs w:val="22"/>
        </w:rPr>
        <w:t xml:space="preserve">monocentric clades </w:t>
      </w:r>
      <w:r w:rsidR="0091787F">
        <w:rPr>
          <w:rFonts w:cstheme="minorHAnsi"/>
          <w:sz w:val="22"/>
          <w:szCs w:val="22"/>
        </w:rPr>
        <w:t xml:space="preserve">are </w:t>
      </w:r>
      <w:del w:id="15" w:author="Microsoft Office User" w:date="2020-06-01T23:56:00Z">
        <w:r w:rsidR="0091787F" w:rsidDel="002E0BC5">
          <w:rPr>
            <w:rFonts w:cstheme="minorHAnsi"/>
            <w:sz w:val="22"/>
            <w:szCs w:val="22"/>
          </w:rPr>
          <w:delText xml:space="preserve">very </w:delText>
        </w:r>
      </w:del>
      <w:r w:rsidR="0091787F">
        <w:rPr>
          <w:rFonts w:cstheme="minorHAnsi"/>
          <w:sz w:val="22"/>
          <w:szCs w:val="22"/>
        </w:rPr>
        <w:t>near</w:t>
      </w:r>
      <w:ins w:id="16" w:author="Microsoft Office User" w:date="2020-06-01T23:56:00Z">
        <w:r w:rsidR="002E0BC5">
          <w:rPr>
            <w:rFonts w:cstheme="minorHAnsi"/>
            <w:sz w:val="22"/>
            <w:szCs w:val="22"/>
          </w:rPr>
          <w:t>ly</w:t>
        </w:r>
      </w:ins>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In fact,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w:t>
      </w:r>
    </w:p>
    <w:p w14:paraId="4D889B2A" w14:textId="5376ABFA" w:rsidR="00A900A4" w:rsidRDefault="00484E9D" w:rsidP="00DE1F25">
      <w:pPr>
        <w:spacing w:after="0"/>
        <w:rPr>
          <w:rFonts w:cstheme="minorHAnsi"/>
          <w:sz w:val="22"/>
          <w:szCs w:val="22"/>
        </w:rPr>
      </w:pPr>
      <w:r>
        <w:rPr>
          <w:rFonts w:cstheme="minorHAnsi"/>
          <w:sz w:val="22"/>
          <w:szCs w:val="22"/>
        </w:rPr>
        <w:t>(e.g. meiotic drive, polyploidy, phylogenetic history, and populations sizes).</w:t>
      </w:r>
    </w:p>
    <w:p w14:paraId="73B6033F" w14:textId="77777777" w:rsidR="00484E9D" w:rsidRDefault="00484E9D" w:rsidP="00DE1F25">
      <w:pPr>
        <w:spacing w:after="0"/>
        <w:rPr>
          <w:rFonts w:cstheme="minorHAnsi"/>
          <w:sz w:val="22"/>
          <w:szCs w:val="22"/>
        </w:rPr>
      </w:pPr>
    </w:p>
    <w:p w14:paraId="1877AD70" w14:textId="4863CDDF" w:rsidR="009A2FA9" w:rsidRDefault="00233069" w:rsidP="00A900A4">
      <w:pPr>
        <w:spacing w:after="0"/>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Pr>
          <w:rFonts w:cstheme="minorHAnsi"/>
          <w:noProof/>
          <w:sz w:val="22"/>
          <w:szCs w:val="22"/>
        </w:rPr>
        <w:t>(</w:t>
      </w:r>
      <w:r w:rsidRPr="00233069">
        <w:rPr>
          <w:rFonts w:cstheme="minorHAnsi"/>
          <w:smallCaps/>
          <w:noProof/>
          <w:sz w:val="22"/>
          <w:szCs w:val="22"/>
        </w:rPr>
        <w:t>Blackmon</w:t>
      </w:r>
      <w:r w:rsidRPr="00233069">
        <w:rPr>
          <w:rFonts w:cstheme="minorHAnsi"/>
          <w:i/>
          <w:noProof/>
          <w:sz w:val="22"/>
          <w:szCs w:val="22"/>
        </w:rPr>
        <w:t xml:space="preserve"> et al.</w:t>
      </w:r>
      <w:r>
        <w:rPr>
          <w:rFonts w:cstheme="minorHAnsi"/>
          <w:noProof/>
          <w:sz w:val="22"/>
          <w:szCs w:val="22"/>
        </w:rPr>
        <w:t xml:space="preserve"> 2019)</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A900A4"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Chmátal</w:t>
      </w:r>
      <w:r w:rsidR="00A900A4" w:rsidRPr="00AE0786">
        <w:rPr>
          <w:rFonts w:cstheme="minorHAnsi"/>
          <w:i/>
          <w:noProof/>
          <w:sz w:val="22"/>
          <w:szCs w:val="22"/>
        </w:rPr>
        <w:t xml:space="preserve"> et al.</w:t>
      </w:r>
      <w:r w:rsidR="00A900A4" w:rsidRPr="00AE0786">
        <w:rPr>
          <w:rFonts w:cstheme="minorHAnsi"/>
          <w:noProof/>
          <w:sz w:val="22"/>
          <w:szCs w:val="22"/>
        </w:rPr>
        <w:t xml:space="preserve"> 2014)</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w:t>
      </w:r>
      <w:r w:rsidR="00A900A4" w:rsidRPr="00AE0786">
        <w:rPr>
          <w:rFonts w:cstheme="minorHAnsi"/>
          <w:sz w:val="22"/>
          <w:szCs w:val="22"/>
        </w:rPr>
        <w:lastRenderedPageBreak/>
        <w:t xml:space="preserve">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A900A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Gassmann</w:t>
      </w:r>
      <w:r w:rsidR="00A900A4" w:rsidRPr="00AE0786">
        <w:rPr>
          <w:rFonts w:cstheme="minorHAnsi"/>
          <w:i/>
          <w:noProof/>
          <w:sz w:val="22"/>
          <w:szCs w:val="22"/>
        </w:rPr>
        <w:t xml:space="preserve"> et al.</w:t>
      </w:r>
      <w:r w:rsidR="00A900A4" w:rsidRPr="00AE0786">
        <w:rPr>
          <w:rFonts w:cstheme="minorHAnsi"/>
          <w:noProof/>
          <w:sz w:val="22"/>
          <w:szCs w:val="22"/>
        </w:rPr>
        <w:t xml:space="preserve"> 2012)</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ins w:id="17" w:author="Microsoft Office User" w:date="2020-06-02T00:03:00Z">
        <w:r w:rsidR="009F63DF">
          <w:rPr>
            <w:rFonts w:cstheme="minorHAnsi"/>
            <w:sz w:val="22"/>
            <w:szCs w:val="22"/>
          </w:rPr>
          <w:t>This may suggest monocentric cla</w:t>
        </w:r>
      </w:ins>
      <w:ins w:id="18" w:author="Microsoft Office User" w:date="2020-06-02T00:04:00Z">
        <w:r w:rsidR="009F63DF">
          <w:rPr>
            <w:rFonts w:cstheme="minorHAnsi"/>
            <w:sz w:val="22"/>
            <w:szCs w:val="22"/>
          </w:rPr>
          <w:t xml:space="preserve">des </w:t>
        </w:r>
      </w:ins>
      <w:r w:rsidR="009A2FA9">
        <w:rPr>
          <w:rFonts w:cstheme="minorHAnsi"/>
          <w:sz w:val="22"/>
          <w:szCs w:val="22"/>
        </w:rPr>
        <w:t>exhibit</w:t>
      </w:r>
      <w:ins w:id="19" w:author="Microsoft Office User" w:date="2020-06-02T00:04:00Z">
        <w:r w:rsidR="009F63DF">
          <w:rPr>
            <w:rFonts w:cstheme="minorHAnsi"/>
            <w:sz w:val="22"/>
            <w:szCs w:val="22"/>
          </w:rPr>
          <w:t xml:space="preserve"> more extreme rate variation dependent on the presence or absence of meiotic drive. </w:t>
        </w:r>
      </w:ins>
      <w:r w:rsidR="009A2FA9">
        <w:rPr>
          <w:rFonts w:cstheme="minorHAnsi"/>
          <w:sz w:val="22"/>
          <w:szCs w:val="22"/>
        </w:rPr>
        <w:t>This expectation matches well with 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DE1F25">
      <w:pPr>
        <w:spacing w:after="0"/>
        <w:rPr>
          <w:rFonts w:cstheme="minorHAnsi"/>
          <w:sz w:val="22"/>
          <w:szCs w:val="22"/>
        </w:rPr>
      </w:pPr>
    </w:p>
    <w:p w14:paraId="3CD535F0" w14:textId="47F4CAAB" w:rsidR="00254CAD" w:rsidRPr="009A2FA9" w:rsidRDefault="00233069" w:rsidP="00DE1F25">
      <w:pPr>
        <w:spacing w:after="0"/>
        <w:rPr>
          <w:rFonts w:cstheme="minorHAnsi"/>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large scale </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2018; </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 but see </w:t>
      </w:r>
      <w:r w:rsidR="00254CAD" w:rsidRPr="00254CAD">
        <w:rPr>
          <w:rFonts w:cstheme="minorHAnsi"/>
          <w:smallCaps/>
          <w:noProof/>
          <w:color w:val="000000" w:themeColor="text1"/>
          <w:sz w:val="22"/>
          <w:szCs w:val="22"/>
        </w:rPr>
        <w:t>Nakatani and McLysaght</w:t>
      </w:r>
      <w:r w:rsidR="00254CAD">
        <w:rPr>
          <w:rFonts w:cstheme="minorHAnsi"/>
          <w:noProof/>
          <w:color w:val="000000" w:themeColor="text1"/>
          <w:sz w:val="22"/>
          <w:szCs w:val="22"/>
        </w:rPr>
        <w:t xml:space="preserve"> 2019)</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Mayrose</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2010; </w:t>
      </w:r>
      <w:r w:rsidR="00254CAD" w:rsidRPr="00254CAD">
        <w:rPr>
          <w:rFonts w:cstheme="minorHAnsi"/>
          <w:smallCaps/>
          <w:noProof/>
          <w:color w:val="000000" w:themeColor="text1"/>
          <w:sz w:val="22"/>
          <w:szCs w:val="22"/>
        </w:rPr>
        <w:t>Glick and Mayrose</w:t>
      </w:r>
      <w:r w:rsidR="00254CAD">
        <w:rPr>
          <w:rFonts w:cstheme="minorHAnsi"/>
          <w:noProof/>
          <w:color w:val="000000" w:themeColor="text1"/>
          <w:sz w:val="22"/>
          <w:szCs w:val="22"/>
        </w:rPr>
        <w:t xml:space="preserve"> 2014; </w:t>
      </w:r>
      <w:r w:rsidR="00254CAD" w:rsidRPr="00254CAD">
        <w:rPr>
          <w:rFonts w:cstheme="minorHAnsi"/>
          <w:smallCaps/>
          <w:noProof/>
          <w:color w:val="000000" w:themeColor="text1"/>
          <w:sz w:val="22"/>
          <w:szCs w:val="22"/>
        </w:rPr>
        <w:t>Zenil‐Ferguson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2017; </w:t>
      </w:r>
      <w:r w:rsidR="00254CAD" w:rsidRPr="00254CAD">
        <w:rPr>
          <w:rFonts w:cstheme="minorHAnsi"/>
          <w:smallCaps/>
          <w:noProof/>
          <w:color w:val="000000" w:themeColor="text1"/>
          <w:sz w:val="22"/>
          <w:szCs w:val="22"/>
        </w:rPr>
        <w:t>Blackmon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p>
    <w:p w14:paraId="71DBA243" w14:textId="77777777" w:rsidR="00254CAD" w:rsidRDefault="00254CAD" w:rsidP="00DE1F25">
      <w:pPr>
        <w:spacing w:after="0"/>
        <w:rPr>
          <w:rFonts w:cstheme="minorHAnsi"/>
          <w:color w:val="000000" w:themeColor="text1"/>
          <w:sz w:val="22"/>
          <w:szCs w:val="22"/>
        </w:rPr>
      </w:pPr>
    </w:p>
    <w:p w14:paraId="5153997C" w14:textId="77777777" w:rsidR="007C5394" w:rsidRDefault="007C5394" w:rsidP="007C5394">
      <w:pPr>
        <w:spacing w:after="0"/>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 that we would predict to have higher rates of chromosome number evolution, but surveys of this group show that they have very little variation in chromosome number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&lt;EndNote&gt;&lt;Cite&gt;&lt;Author&gt;Poggio&lt;/Author&gt;&lt;Year&gt;2007&lt;/Year&gt;&lt;RecNum&gt;2828&lt;/RecNum&gt;&lt;DisplayText&gt;(&lt;style face="smallcaps"&gt;Poggio&lt;/style&gt;&lt;style face="italic"&gt; et al.&lt;/style&gt; 2007)&lt;/DisplayText&gt;&lt;record&gt;&lt;rec-number&gt;2828&lt;/rec-number&gt;&lt;foreign-keys&gt;&lt;key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54CAD">
        <w:rPr>
          <w:rFonts w:cstheme="minorHAnsi"/>
          <w:smallCaps/>
          <w:noProof/>
          <w:color w:val="000000" w:themeColor="text1"/>
          <w:sz w:val="22"/>
          <w:szCs w:val="22"/>
        </w:rPr>
        <w:t>Poggio</w:t>
      </w:r>
      <w:r w:rsidRPr="00254CAD">
        <w:rPr>
          <w:rFonts w:cstheme="minorHAnsi"/>
          <w:i/>
          <w:noProof/>
          <w:color w:val="000000" w:themeColor="text1"/>
          <w:sz w:val="22"/>
          <w:szCs w:val="22"/>
        </w:rPr>
        <w:t xml:space="preserve"> et al.</w:t>
      </w:r>
      <w:r>
        <w:rPr>
          <w:rFonts w:cstheme="minorHAnsi"/>
          <w:noProof/>
          <w:color w:val="000000" w:themeColor="text1"/>
          <w:sz w:val="22"/>
          <w:szCs w:val="22"/>
        </w:rPr>
        <w:t xml:space="preserve"> 2007)</w:t>
      </w:r>
      <w:r>
        <w:rPr>
          <w:rFonts w:cstheme="minorHAnsi"/>
          <w:color w:val="000000" w:themeColor="text1"/>
          <w:sz w:val="22"/>
          <w:szCs w:val="22"/>
        </w:rPr>
        <w:fldChar w:fldCharType="end"/>
      </w:r>
      <w:r>
        <w:rPr>
          <w:rFonts w:cstheme="minorHAnsi"/>
          <w:color w:val="000000" w:themeColor="text1"/>
          <w:sz w:val="22"/>
          <w:szCs w:val="22"/>
        </w:rPr>
        <w:t>. However, without a closely related clade with monocentric chromosomes, it is difficult to weight the evidence against the traditional hypothesis for increased rates in holocentric clades.  Furthermore, comparisons among studies is also difficult because rates are directly affected by divergence time estimates. We argue that comparisons of rates are only informative in cases where a single phylogeny with a consistent approach to dating has been applied to both clades with holocentric and monocentric chromosomes.</w:t>
      </w:r>
    </w:p>
    <w:p w14:paraId="0CF4BA66" w14:textId="77777777" w:rsidR="00254CAD" w:rsidRDefault="00254CAD" w:rsidP="00DE1F25">
      <w:pPr>
        <w:spacing w:after="0"/>
        <w:rPr>
          <w:rFonts w:cstheme="minorHAnsi"/>
          <w:b/>
          <w:bCs/>
          <w:color w:val="FF0000"/>
          <w:sz w:val="22"/>
          <w:szCs w:val="22"/>
        </w:rPr>
      </w:pPr>
    </w:p>
    <w:p w14:paraId="4FF39B65" w14:textId="48862117" w:rsidR="00FA56D7" w:rsidRPr="00E51865" w:rsidRDefault="002E1D42" w:rsidP="00FA56D7">
      <w:pPr>
        <w:spacing w:after="0"/>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&lt;EndNote&gt;&lt;Cite&gt;&lt;Author&gt;White&lt;/Author&gt;&lt;Year&gt;1978&lt;/Year&gt;&lt;RecNum&gt;2174&lt;/RecNum&gt;&lt;DisplayText&gt;(&lt;style face="smallcaps"&gt;White&lt;/style&gt; 1978b)&lt;/DisplayText&gt;&lt;record&gt;&lt;rec-number&gt;2174&lt;/rec-number&gt;&lt;foreign-keys&gt;&lt;key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Pr>
          <w:rFonts w:cstheme="minorHAnsi"/>
          <w:noProof/>
          <w:color w:val="000000" w:themeColor="text1"/>
          <w:sz w:val="22"/>
          <w:szCs w:val="22"/>
        </w:rPr>
        <w:t xml:space="preserve"> 1978b)</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&lt;EndNote&gt;&lt;Cite&gt;&lt;Author&gt;White&lt;/Author&gt;&lt;Year&gt;1969&lt;/Year&gt;&lt;RecNum&gt;2829&lt;/RecNum&gt;&lt;DisplayText&gt;(&lt;style face="smallcaps"&gt;White&lt;/style&gt;&lt;style face="italic"&gt; et al.&lt;/style&gt; 1969)&lt;/DisplayText&gt;&lt;record&gt;&lt;rec-number&gt;2829&lt;/rec-number&gt;&lt;foreign-keys&gt;&lt;key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sidRPr="002E1D42">
        <w:rPr>
          <w:rFonts w:cstheme="minorHAnsi"/>
          <w:i/>
          <w:noProof/>
          <w:color w:val="000000" w:themeColor="text1"/>
          <w:sz w:val="22"/>
          <w:szCs w:val="22"/>
        </w:rPr>
        <w:t xml:space="preserve"> et al.</w:t>
      </w:r>
      <w:r>
        <w:rPr>
          <w:rFonts w:cstheme="minorHAnsi"/>
          <w:noProof/>
          <w:color w:val="000000" w:themeColor="text1"/>
          <w:sz w:val="22"/>
          <w:szCs w:val="22"/>
        </w:rPr>
        <w:t xml:space="preserve"> 1969)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72574C">
        <w:rPr>
          <w:rFonts w:cstheme="minorHAnsi"/>
          <w:color w:val="000000" w:themeColor="text1"/>
          <w:sz w:val="22"/>
          <w:szCs w:val="22"/>
        </w:rPr>
        <w:instrText xml:space="preserve"> ADDIN EN.CITE &lt;EndNote&gt;&lt;Cite&gt;&lt;Author&gt;Lande&lt;/Author&gt;&lt;Year&gt;1984&lt;/Year&gt;&lt;RecNum&gt;2830&lt;/RecNum&gt;&lt;DisplayText&gt;(&lt;style face="smallcaps"&gt;Lande&lt;/style&gt; 1984)&lt;/DisplayText&gt;&lt;record&gt;&lt;rec-number&gt;2830&lt;/rec-number&gt;&lt;foreign-keys&gt;&lt;key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Lande</w:t>
      </w:r>
      <w:r w:rsidR="0072574C">
        <w:rPr>
          <w:rFonts w:cstheme="minorHAnsi"/>
          <w:noProof/>
          <w:color w:val="000000" w:themeColor="text1"/>
          <w:sz w:val="22"/>
          <w:szCs w:val="22"/>
        </w:rPr>
        <w:t xml:space="preserve"> 1984)</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 </w:instrTex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EN.CITE.DATA </w:instrText>
      </w:r>
      <w:r w:rsidR="0072574C">
        <w:rPr>
          <w:rFonts w:cstheme="minorHAnsi"/>
          <w:color w:val="000000" w:themeColor="text1"/>
          <w:sz w:val="22"/>
          <w:szCs w:val="22"/>
        </w:rPr>
      </w:r>
      <w:r w:rsidR="0072574C">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Wilson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1975b; </w:t>
      </w:r>
      <w:r w:rsidR="0072574C" w:rsidRPr="0072574C">
        <w:rPr>
          <w:rFonts w:cstheme="minorHAnsi"/>
          <w:smallCaps/>
          <w:noProof/>
          <w:color w:val="000000" w:themeColor="text1"/>
          <w:sz w:val="22"/>
          <w:szCs w:val="22"/>
        </w:rPr>
        <w:t>Bush</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1977; </w:t>
      </w:r>
      <w:r w:rsidR="0072574C" w:rsidRPr="0072574C">
        <w:rPr>
          <w:rFonts w:cstheme="minorHAnsi"/>
          <w:smallCaps/>
          <w:noProof/>
          <w:color w:val="000000" w:themeColor="text1"/>
          <w:sz w:val="22"/>
          <w:szCs w:val="22"/>
        </w:rPr>
        <w:t>Bengtsson</w:t>
      </w:r>
      <w:r w:rsidR="0072574C">
        <w:rPr>
          <w:rFonts w:cstheme="minorHAnsi"/>
          <w:noProof/>
          <w:color w:val="000000" w:themeColor="text1"/>
          <w:sz w:val="22"/>
          <w:szCs w:val="22"/>
        </w:rPr>
        <w:t xml:space="preserve"> 1980; </w:t>
      </w:r>
      <w:r w:rsidR="0072574C" w:rsidRPr="0072574C">
        <w:rPr>
          <w:rFonts w:cstheme="minorHAnsi"/>
          <w:smallCaps/>
          <w:noProof/>
          <w:color w:val="000000" w:themeColor="text1"/>
          <w:sz w:val="22"/>
          <w:szCs w:val="22"/>
        </w:rPr>
        <w:t>Imai</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1983; </w:t>
      </w:r>
      <w:r w:rsidR="0072574C" w:rsidRPr="0072574C">
        <w:rPr>
          <w:rFonts w:cstheme="minorHAnsi"/>
          <w:smallCaps/>
          <w:noProof/>
          <w:color w:val="000000" w:themeColor="text1"/>
          <w:sz w:val="22"/>
          <w:szCs w:val="22"/>
        </w:rPr>
        <w:t>Coyne</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Larson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Petitpierre</w:t>
      </w:r>
      <w:r w:rsidR="0072574C">
        <w:rPr>
          <w:rFonts w:cstheme="minorHAnsi"/>
          <w:noProof/>
          <w:color w:val="000000" w:themeColor="text1"/>
          <w:sz w:val="22"/>
          <w:szCs w:val="22"/>
        </w:rPr>
        <w:t xml:space="preserve"> 1987)</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DE1F25">
      <w:pPr>
        <w:spacing w:after="0"/>
        <w:rPr>
          <w:rFonts w:cstheme="minorHAnsi"/>
          <w:b/>
          <w:bCs/>
          <w:color w:val="FF0000"/>
          <w:sz w:val="22"/>
          <w:szCs w:val="22"/>
        </w:rPr>
      </w:pPr>
    </w:p>
    <w:p w14:paraId="2C9C9035" w14:textId="344671D6" w:rsidR="00460BC2" w:rsidRDefault="00A900A4" w:rsidP="00460BC2">
      <w:pPr>
        <w:spacing w:after="0"/>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w:t>
      </w:r>
      <w:r w:rsidRPr="00374043">
        <w:rPr>
          <w:rFonts w:cstheme="minorHAnsi"/>
          <w:color w:val="000000" w:themeColor="text1"/>
          <w:sz w:val="22"/>
          <w:szCs w:val="22"/>
        </w:rPr>
        <w:lastRenderedPageBreak/>
        <w:t xml:space="preserve">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commentRangeStart w:id="20"/>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commentRangeEnd w:id="20"/>
      <w:r w:rsidR="00E13ABD">
        <w:rPr>
          <w:rStyle w:val="CommentReference"/>
        </w:rPr>
        <w:commentReference w:id="20"/>
      </w:r>
    </w:p>
    <w:p w14:paraId="51B7144F" w14:textId="209E7D08"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12C3E0DF" w14:textId="4336458A" w:rsidR="00200F32" w:rsidRPr="00AE0786" w:rsidRDefault="00EB38C1" w:rsidP="00DE1F25">
      <w:pPr>
        <w:spacing w:after="0"/>
        <w:rPr>
          <w:rFonts w:cstheme="minorHAnsi"/>
          <w:sz w:val="22"/>
          <w:szCs w:val="22"/>
        </w:rPr>
      </w:pPr>
      <w:commentRangeStart w:id="21"/>
      <w:commentRangeEnd w:id="21"/>
      <w:r>
        <w:rPr>
          <w:rStyle w:val="CommentReference"/>
        </w:rPr>
        <w:lastRenderedPageBreak/>
        <w:commentReference w:id="21"/>
      </w:r>
      <w:ins w:id="22" w:author="Microsoft Office User" w:date="2020-06-02T01:44:00Z">
        <w:r w:rsidR="002923DD">
          <w:rPr>
            <w:rFonts w:cstheme="minorHAnsi"/>
            <w:noProof/>
            <w:sz w:val="22"/>
            <w:szCs w:val="22"/>
          </w:rPr>
          <w:drawing>
            <wp:inline distT="0" distB="0" distL="0" distR="0" wp14:anchorId="7B277079" wp14:editId="0E9B87A2">
              <wp:extent cx="5943600" cy="4808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1.44.4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ins>
    </w:p>
    <w:p w14:paraId="0563FA31" w14:textId="63F6EBDA"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w:t>
      </w:r>
      <w:ins w:id="23" w:author="Microsoft Office User" w:date="2020-06-02T00:52:00Z">
        <w:r w:rsidR="00081A5A">
          <w:rPr>
            <w:rFonts w:eastAsiaTheme="minorEastAsia" w:cstheme="minorHAnsi"/>
            <w:bCs/>
            <w:sz w:val="22"/>
            <w:szCs w:val="22"/>
          </w:rPr>
          <w:t xml:space="preserve">95% </w:t>
        </w:r>
      </w:ins>
      <w:r w:rsidR="0067543F">
        <w:rPr>
          <w:rFonts w:eastAsiaTheme="minorEastAsia" w:cstheme="minorHAnsi"/>
          <w:bCs/>
          <w:sz w:val="22"/>
          <w:szCs w:val="22"/>
        </w:rPr>
        <w:t>credible interval of each statistic. Since all overlap zero we infer 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322CA941"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w:t>
      </w:r>
      <w:r w:rsidR="00614AC6">
        <w:rPr>
          <w:rFonts w:cstheme="minorHAnsi"/>
          <w:sz w:val="22"/>
          <w:szCs w:val="22"/>
        </w:rPr>
        <w:t xml:space="preserve"> number</w:t>
      </w:r>
      <w:r w:rsidR="00FA0F20" w:rsidRPr="00AE0786">
        <w:rPr>
          <w:rFonts w:cstheme="minorHAnsi"/>
          <w:sz w:val="22"/>
          <w:szCs w:val="22"/>
        </w:rPr>
        <w:t xml:space="preserve"> evolution without polyploidy. The removal of polyploidy has kept most of the other species at about the same rates of chromosome </w:t>
      </w:r>
      <w:r w:rsidR="00614AC6">
        <w:rPr>
          <w:rFonts w:cstheme="minorHAnsi"/>
          <w:sz w:val="22"/>
          <w:szCs w:val="22"/>
        </w:rPr>
        <w:t xml:space="preserve">number </w:t>
      </w:r>
      <w:r w:rsidR="00FA0F20" w:rsidRPr="00AE0786">
        <w:rPr>
          <w:rFonts w:cstheme="minorHAnsi"/>
          <w:sz w:val="22"/>
          <w:szCs w:val="22"/>
        </w:rPr>
        <w:t>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 xml:space="preserve">Modeling for rates of chromosome </w:t>
      </w:r>
      <w:r w:rsidR="00614AC6">
        <w:rPr>
          <w:rFonts w:cstheme="minorHAnsi"/>
          <w:sz w:val="22"/>
          <w:szCs w:val="22"/>
        </w:rPr>
        <w:t xml:space="preserve">number </w:t>
      </w:r>
      <w:r w:rsidR="00FA0F20" w:rsidRPr="00AE0786">
        <w:rPr>
          <w:rFonts w:cstheme="minorHAnsi"/>
          <w:sz w:val="22"/>
          <w:szCs w:val="22"/>
        </w:rPr>
        <w:t xml:space="preserve">evolution with polyploidy. The addition of polyploidy in the model has decreased the variation of all rates of chromosome </w:t>
      </w:r>
      <w:r w:rsidR="00614AC6">
        <w:rPr>
          <w:rFonts w:cstheme="minorHAnsi"/>
          <w:sz w:val="22"/>
          <w:szCs w:val="22"/>
        </w:rPr>
        <w:t xml:space="preserve">number </w:t>
      </w:r>
      <w:r w:rsidR="00FA0F20" w:rsidRPr="00AE0786">
        <w:rPr>
          <w:rFonts w:cstheme="minorHAnsi"/>
          <w:sz w:val="22"/>
          <w:szCs w:val="22"/>
        </w:rPr>
        <w:t>evolution. There is no trend between holocentric and monocentric chromosome orders.</w:t>
      </w:r>
      <w:r w:rsidR="0009567D">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12">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364E0815" w14:textId="29801B74" w:rsidR="00077899" w:rsidRPr="00AE0786" w:rsidRDefault="0009567D" w:rsidP="00DE1F25">
      <w:pPr>
        <w:spacing w:after="0"/>
        <w:rPr>
          <w:rFonts w:cstheme="minorHAnsi"/>
          <w:sz w:val="22"/>
          <w:szCs w:val="22"/>
        </w:rPr>
      </w:pPr>
      <w:r w:rsidRPr="00081A5A">
        <w:rPr>
          <w:rFonts w:cstheme="minorHAnsi"/>
          <w:b/>
          <w:sz w:val="22"/>
          <w:szCs w:val="22"/>
          <w:rPrChange w:id="24" w:author="Microsoft Office User" w:date="2020-06-02T01:00:00Z">
            <w:rPr>
              <w:rFonts w:cstheme="minorHAnsi"/>
              <w:sz w:val="22"/>
              <w:szCs w:val="22"/>
            </w:rPr>
          </w:rPrChange>
        </w:rPr>
        <w:t xml:space="preserve">Supplemental Figure 1. </w:t>
      </w:r>
      <w:r w:rsidR="002D30B1" w:rsidRPr="00081A5A">
        <w:rPr>
          <w:rFonts w:cstheme="minorHAnsi"/>
          <w:b/>
          <w:sz w:val="22"/>
          <w:szCs w:val="22"/>
          <w:rPrChange w:id="25" w:author="Microsoft Office User" w:date="2020-06-02T01:00:00Z">
            <w:rPr>
              <w:rFonts w:cstheme="minorHAnsi"/>
              <w:sz w:val="22"/>
              <w:szCs w:val="22"/>
            </w:rPr>
          </w:rPrChange>
        </w:rPr>
        <w:t>Comparison</w:t>
      </w:r>
      <w:r w:rsidRPr="00081A5A">
        <w:rPr>
          <w:rFonts w:cstheme="minorHAnsi"/>
          <w:b/>
          <w:sz w:val="22"/>
          <w:szCs w:val="22"/>
          <w:rPrChange w:id="26" w:author="Microsoft Office User" w:date="2020-06-02T01:00:00Z">
            <w:rPr>
              <w:rFonts w:cstheme="minorHAnsi"/>
              <w:sz w:val="22"/>
              <w:szCs w:val="22"/>
            </w:rPr>
          </w:rPrChange>
        </w:rPr>
        <w:t xml:space="preserve"> of inferences under alternative backbones</w:t>
      </w:r>
      <w:r>
        <w:rPr>
          <w:rFonts w:cstheme="minorHAnsi"/>
          <w:sz w:val="22"/>
          <w:szCs w:val="22"/>
        </w:rPr>
        <w:t xml:space="preserve">.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r w:rsidR="00077899"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426824CB" w14:textId="77777777" w:rsidR="004D4F75" w:rsidRPr="004D4F75" w:rsidRDefault="006A5BDC" w:rsidP="004D4F75">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4D4F75" w:rsidRPr="004D4F75">
        <w:rPr>
          <w:noProof/>
        </w:rPr>
        <w:t>Bengtsson, B. O., 1980 Rates of karyotype evolution in placental mammals. Hereditas 92</w:t>
      </w:r>
      <w:r w:rsidR="004D4F75" w:rsidRPr="004D4F75">
        <w:rPr>
          <w:b/>
          <w:noProof/>
        </w:rPr>
        <w:t>:</w:t>
      </w:r>
      <w:r w:rsidR="004D4F75" w:rsidRPr="004D4F75">
        <w:rPr>
          <w:noProof/>
        </w:rPr>
        <w:t xml:space="preserve"> 37-47.</w:t>
      </w:r>
    </w:p>
    <w:p w14:paraId="4B0103AD" w14:textId="77777777" w:rsidR="004D4F75" w:rsidRPr="004D4F75" w:rsidRDefault="004D4F75" w:rsidP="004D4F75">
      <w:pPr>
        <w:pStyle w:val="EndNoteBibliography"/>
        <w:spacing w:after="0"/>
        <w:ind w:left="720" w:hanging="720"/>
        <w:rPr>
          <w:noProof/>
        </w:rPr>
      </w:pPr>
      <w:r w:rsidRPr="004D4F75">
        <w:rPr>
          <w:noProof/>
        </w:rPr>
        <w:t>Blackmon, H., J. Justison, I. Mayrose and E. E. Goldberg, 2019 Meiotic drive shapes rates of karyotype evolution in mammals. Evolution 73</w:t>
      </w:r>
      <w:r w:rsidRPr="004D4F75">
        <w:rPr>
          <w:b/>
          <w:noProof/>
        </w:rPr>
        <w:t>:</w:t>
      </w:r>
      <w:r w:rsidRPr="004D4F75">
        <w:rPr>
          <w:noProof/>
        </w:rPr>
        <w:t xml:space="preserve"> 511-523.</w:t>
      </w:r>
    </w:p>
    <w:p w14:paraId="19809C4B" w14:textId="77777777" w:rsidR="004D4F75" w:rsidRPr="004D4F75" w:rsidRDefault="004D4F75" w:rsidP="004D4F75">
      <w:pPr>
        <w:pStyle w:val="EndNoteBibliography"/>
        <w:spacing w:after="0"/>
        <w:ind w:left="720" w:hanging="720"/>
        <w:rPr>
          <w:noProof/>
        </w:rPr>
      </w:pPr>
      <w:r w:rsidRPr="004D4F75">
        <w:rPr>
          <w:noProof/>
        </w:rPr>
        <w:t>Blackmon, H., L. Ross and D. Bachtrog, 2017 Sex Determination, Sex Chromosomes, and Karyotype Evolution in Insects. Journal of Heredity 108</w:t>
      </w:r>
      <w:r w:rsidRPr="004D4F75">
        <w:rPr>
          <w:b/>
          <w:noProof/>
        </w:rPr>
        <w:t>:</w:t>
      </w:r>
      <w:r w:rsidRPr="004D4F75">
        <w:rPr>
          <w:noProof/>
        </w:rPr>
        <w:t xml:space="preserve"> 78-93.</w:t>
      </w:r>
    </w:p>
    <w:p w14:paraId="60600742" w14:textId="77777777" w:rsidR="004D4F75" w:rsidRPr="004D4F75" w:rsidRDefault="004D4F75" w:rsidP="004D4F75">
      <w:pPr>
        <w:pStyle w:val="EndNoteBibliography"/>
        <w:spacing w:after="0"/>
        <w:ind w:left="720" w:hanging="720"/>
        <w:rPr>
          <w:noProof/>
        </w:rPr>
      </w:pPr>
      <w:r w:rsidRPr="004D4F75">
        <w:rPr>
          <w:noProof/>
        </w:rPr>
        <w:t>Bush, G. L., 1982 What do we really know about speciation? Perspectives on evolution.</w:t>
      </w:r>
      <w:r w:rsidRPr="004D4F75">
        <w:rPr>
          <w:b/>
          <w:noProof/>
        </w:rPr>
        <w:t>:</w:t>
      </w:r>
      <w:r w:rsidRPr="004D4F75">
        <w:rPr>
          <w:noProof/>
        </w:rPr>
        <w:t xml:space="preserve"> 119-131.</w:t>
      </w:r>
    </w:p>
    <w:p w14:paraId="3D02014A" w14:textId="77777777" w:rsidR="004D4F75" w:rsidRPr="004D4F75" w:rsidRDefault="004D4F75" w:rsidP="004D4F75">
      <w:pPr>
        <w:pStyle w:val="EndNoteBibliography"/>
        <w:spacing w:after="0"/>
        <w:ind w:left="720" w:hanging="720"/>
        <w:rPr>
          <w:noProof/>
        </w:rPr>
      </w:pPr>
      <w:r w:rsidRPr="004D4F75">
        <w:rPr>
          <w:noProof/>
        </w:rPr>
        <w:t>Bush, G. L., S. M. Case, A. C. Wilson and J. L. Patton, 1977 Rapid speciation and chromosomal evolution in mammals. Proceedings of the National Academy of Sciences 74</w:t>
      </w:r>
      <w:r w:rsidRPr="004D4F75">
        <w:rPr>
          <w:b/>
          <w:noProof/>
        </w:rPr>
        <w:t>:</w:t>
      </w:r>
      <w:r w:rsidRPr="004D4F75">
        <w:rPr>
          <w:noProof/>
        </w:rPr>
        <w:t xml:space="preserve"> 3942-3946.</w:t>
      </w:r>
    </w:p>
    <w:p w14:paraId="1A442BA5" w14:textId="77777777" w:rsidR="004D4F75" w:rsidRPr="004D4F75" w:rsidRDefault="004D4F75" w:rsidP="004D4F75">
      <w:pPr>
        <w:pStyle w:val="EndNoteBibliography"/>
        <w:spacing w:after="0"/>
        <w:ind w:left="720" w:hanging="720"/>
        <w:rPr>
          <w:noProof/>
        </w:rPr>
      </w:pPr>
      <w:r w:rsidRPr="004D4F75">
        <w:rPr>
          <w:noProof/>
        </w:rPr>
        <w:t>Chmátal, L., S. I. Gabriel, G. P. Mitsainas, J. Martínez-Vargas, J. Ventura</w:t>
      </w:r>
      <w:r w:rsidRPr="004D4F75">
        <w:rPr>
          <w:i/>
          <w:noProof/>
        </w:rPr>
        <w:t xml:space="preserve"> et al.</w:t>
      </w:r>
      <w:r w:rsidRPr="004D4F75">
        <w:rPr>
          <w:noProof/>
        </w:rPr>
        <w:t>, 2014 Centromere strength provides the cell biological basis for meiotic drive and karyotype evolution in mice. Current Biology 24</w:t>
      </w:r>
      <w:r w:rsidRPr="004D4F75">
        <w:rPr>
          <w:b/>
          <w:noProof/>
        </w:rPr>
        <w:t>:</w:t>
      </w:r>
      <w:r w:rsidRPr="004D4F75">
        <w:rPr>
          <w:noProof/>
        </w:rPr>
        <w:t xml:space="preserve"> 2295-2300.</w:t>
      </w:r>
    </w:p>
    <w:p w14:paraId="1E4D086B" w14:textId="77777777" w:rsidR="004D4F75" w:rsidRPr="004D4F75" w:rsidRDefault="004D4F75" w:rsidP="004D4F75">
      <w:pPr>
        <w:pStyle w:val="EndNoteBibliography"/>
        <w:spacing w:after="0"/>
        <w:ind w:left="720" w:hanging="720"/>
        <w:rPr>
          <w:noProof/>
        </w:rPr>
      </w:pPr>
      <w:r w:rsidRPr="004D4F75">
        <w:rPr>
          <w:noProof/>
        </w:rPr>
        <w:t>Church, S. H., S. Donoughe, B. A. de Medeiros and C. G. Extavour, 2019 Insect egg size and shape evolve with ecology but not developmental rate. Nature 571</w:t>
      </w:r>
      <w:r w:rsidRPr="004D4F75">
        <w:rPr>
          <w:b/>
          <w:noProof/>
        </w:rPr>
        <w:t>:</w:t>
      </w:r>
      <w:r w:rsidRPr="004D4F75">
        <w:rPr>
          <w:noProof/>
        </w:rPr>
        <w:t xml:space="preserve"> 58-62.</w:t>
      </w:r>
    </w:p>
    <w:p w14:paraId="5976E045" w14:textId="77777777" w:rsidR="004D4F75" w:rsidRPr="004D4F75" w:rsidRDefault="004D4F75" w:rsidP="004D4F75">
      <w:pPr>
        <w:pStyle w:val="EndNoteBibliography"/>
        <w:spacing w:after="0"/>
        <w:ind w:left="720" w:hanging="720"/>
        <w:rPr>
          <w:noProof/>
        </w:rPr>
      </w:pPr>
      <w:r w:rsidRPr="004D4F75">
        <w:rPr>
          <w:noProof/>
        </w:rPr>
        <w:t>Cook, L. G., 2000 Extraordinary and extensive karyotypic variation: a 48-fold range in chromosome number in the gall-inducing scale insect Apiomorpha (Hemiptera: Coccoidea: Eriococcidae). Genome 43</w:t>
      </w:r>
      <w:r w:rsidRPr="004D4F75">
        <w:rPr>
          <w:b/>
          <w:noProof/>
        </w:rPr>
        <w:t>:</w:t>
      </w:r>
      <w:r w:rsidRPr="004D4F75">
        <w:rPr>
          <w:noProof/>
        </w:rPr>
        <w:t xml:space="preserve"> 255-263.</w:t>
      </w:r>
    </w:p>
    <w:p w14:paraId="16A6872F" w14:textId="77777777" w:rsidR="004D4F75" w:rsidRPr="004D4F75" w:rsidRDefault="004D4F75" w:rsidP="004D4F75">
      <w:pPr>
        <w:pStyle w:val="EndNoteBibliography"/>
        <w:spacing w:after="0"/>
        <w:ind w:left="720" w:hanging="720"/>
        <w:rPr>
          <w:noProof/>
        </w:rPr>
      </w:pPr>
      <w:r w:rsidRPr="004D4F75">
        <w:rPr>
          <w:noProof/>
        </w:rPr>
        <w:t xml:space="preserve">Cope, T., 1985 Cytology and hybridization in the Juncus bufonius L. aggregate in western Europe, pp.  in </w:t>
      </w:r>
      <w:r w:rsidRPr="004D4F75">
        <w:rPr>
          <w:i/>
          <w:noProof/>
        </w:rPr>
        <w:t>Watsonia</w:t>
      </w:r>
      <w:r w:rsidRPr="004D4F75">
        <w:rPr>
          <w:noProof/>
        </w:rPr>
        <w:t>. Citeseer.</w:t>
      </w:r>
    </w:p>
    <w:p w14:paraId="55039FD7" w14:textId="77777777" w:rsidR="004D4F75" w:rsidRPr="004D4F75" w:rsidRDefault="004D4F75" w:rsidP="004D4F75">
      <w:pPr>
        <w:pStyle w:val="EndNoteBibliography"/>
        <w:spacing w:after="0"/>
        <w:ind w:left="720" w:hanging="720"/>
        <w:rPr>
          <w:noProof/>
        </w:rPr>
      </w:pPr>
      <w:r w:rsidRPr="004D4F75">
        <w:rPr>
          <w:noProof/>
        </w:rPr>
        <w:t>Coyne, J. A., 1984 Correlation between heterozygosity and rate of chromosome evolution in animals. The American Naturalist 123</w:t>
      </w:r>
      <w:r w:rsidRPr="004D4F75">
        <w:rPr>
          <w:b/>
          <w:noProof/>
        </w:rPr>
        <w:t>:</w:t>
      </w:r>
      <w:r w:rsidRPr="004D4F75">
        <w:rPr>
          <w:noProof/>
        </w:rPr>
        <w:t xml:space="preserve"> 725-729.</w:t>
      </w:r>
    </w:p>
    <w:p w14:paraId="53691072" w14:textId="77777777" w:rsidR="004D4F75" w:rsidRPr="004D4F75" w:rsidRDefault="004D4F75" w:rsidP="004D4F75">
      <w:pPr>
        <w:pStyle w:val="EndNoteBibliography"/>
        <w:spacing w:after="0"/>
        <w:ind w:left="720" w:hanging="720"/>
        <w:rPr>
          <w:noProof/>
        </w:rPr>
      </w:pPr>
      <w:r w:rsidRPr="004D4F75">
        <w:rPr>
          <w:noProof/>
        </w:rPr>
        <w:t>Coyne, J. A., W. Meyers, A. P. Crittenden and P. Sniegowski, 1993 The fertility effects of pericentric inversions in Drosophila melanogaster. Genetics 134</w:t>
      </w:r>
      <w:r w:rsidRPr="004D4F75">
        <w:rPr>
          <w:b/>
          <w:noProof/>
        </w:rPr>
        <w:t>:</w:t>
      </w:r>
      <w:r w:rsidRPr="004D4F75">
        <w:rPr>
          <w:noProof/>
        </w:rPr>
        <w:t xml:space="preserve"> 487-496.</w:t>
      </w:r>
    </w:p>
    <w:p w14:paraId="3EE2DCAC" w14:textId="77777777" w:rsidR="004D4F75" w:rsidRPr="004D4F75" w:rsidRDefault="004D4F75" w:rsidP="004D4F75">
      <w:pPr>
        <w:pStyle w:val="EndNoteBibliography"/>
        <w:spacing w:after="0"/>
        <w:ind w:left="720" w:hanging="720"/>
        <w:rPr>
          <w:noProof/>
        </w:rPr>
      </w:pPr>
      <w:r w:rsidRPr="004D4F75">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4D4F75">
        <w:rPr>
          <w:b/>
          <w:noProof/>
        </w:rPr>
        <w:t>:</w:t>
      </w:r>
      <w:r w:rsidRPr="004D4F75">
        <w:rPr>
          <w:noProof/>
        </w:rPr>
        <w:t xml:space="preserve"> 1529-1536.</w:t>
      </w:r>
    </w:p>
    <w:p w14:paraId="1F5EC116" w14:textId="77777777" w:rsidR="004D4F75" w:rsidRPr="004D4F75" w:rsidRDefault="004D4F75" w:rsidP="004D4F75">
      <w:pPr>
        <w:pStyle w:val="EndNoteBibliography"/>
        <w:spacing w:after="0"/>
        <w:ind w:left="720" w:hanging="720"/>
        <w:rPr>
          <w:noProof/>
        </w:rPr>
      </w:pPr>
      <w:r w:rsidRPr="004D4F75">
        <w:rPr>
          <w:noProof/>
        </w:rPr>
        <w:t>Escudero, M., A. L. Hipp, T. F. Hansen, K. L. Voje and M. Luceño, 2012 Selection and inertia in the evolution of holocentric chromosomes in sedges (Carex, Cyperaceae). New Phytologist 195</w:t>
      </w:r>
      <w:r w:rsidRPr="004D4F75">
        <w:rPr>
          <w:b/>
          <w:noProof/>
        </w:rPr>
        <w:t>:</w:t>
      </w:r>
      <w:r w:rsidRPr="004D4F75">
        <w:rPr>
          <w:noProof/>
        </w:rPr>
        <w:t xml:space="preserve"> 237-247.</w:t>
      </w:r>
    </w:p>
    <w:p w14:paraId="0243B249" w14:textId="77777777" w:rsidR="004D4F75" w:rsidRPr="004D4F75" w:rsidRDefault="004D4F75" w:rsidP="004D4F75">
      <w:pPr>
        <w:pStyle w:val="EndNoteBibliography"/>
        <w:spacing w:after="0"/>
        <w:ind w:left="720" w:hanging="720"/>
        <w:rPr>
          <w:noProof/>
        </w:rPr>
      </w:pPr>
      <w:r w:rsidRPr="004D4F75">
        <w:rPr>
          <w:noProof/>
        </w:rPr>
        <w:t>Faria, R., and A. Navarro, 2010 Chromosomal speciation revisited: rearranging theory with pieces of evidence. Trends in ecology &amp; evolution 25</w:t>
      </w:r>
      <w:r w:rsidRPr="004D4F75">
        <w:rPr>
          <w:b/>
          <w:noProof/>
        </w:rPr>
        <w:t>:</w:t>
      </w:r>
      <w:r w:rsidRPr="004D4F75">
        <w:rPr>
          <w:noProof/>
        </w:rPr>
        <w:t xml:space="preserve"> 660-669.</w:t>
      </w:r>
    </w:p>
    <w:p w14:paraId="0546D8E9" w14:textId="77777777" w:rsidR="004D4F75" w:rsidRPr="004D4F75" w:rsidRDefault="004D4F75" w:rsidP="004D4F75">
      <w:pPr>
        <w:pStyle w:val="EndNoteBibliography"/>
        <w:spacing w:after="0"/>
        <w:ind w:left="720" w:hanging="720"/>
        <w:rPr>
          <w:noProof/>
        </w:rPr>
      </w:pPr>
      <w:r w:rsidRPr="004D4F75">
        <w:rPr>
          <w:noProof/>
        </w:rPr>
        <w:t>Faulkner, J., 1972 Chromosome studies on Carex section Acutae in north-west Europe. Botanical Journal of the Linnean Society 65</w:t>
      </w:r>
      <w:r w:rsidRPr="004D4F75">
        <w:rPr>
          <w:b/>
          <w:noProof/>
        </w:rPr>
        <w:t>:</w:t>
      </w:r>
      <w:r w:rsidRPr="004D4F75">
        <w:rPr>
          <w:noProof/>
        </w:rPr>
        <w:t xml:space="preserve"> 271-301.</w:t>
      </w:r>
    </w:p>
    <w:p w14:paraId="61A8404C" w14:textId="77777777" w:rsidR="004D4F75" w:rsidRPr="004D4F75" w:rsidRDefault="004D4F75" w:rsidP="004D4F75">
      <w:pPr>
        <w:pStyle w:val="EndNoteBibliography"/>
        <w:spacing w:after="0"/>
        <w:ind w:left="720" w:hanging="720"/>
        <w:rPr>
          <w:noProof/>
        </w:rPr>
      </w:pPr>
      <w:r w:rsidRPr="004D4F75">
        <w:rPr>
          <w:noProof/>
        </w:rPr>
        <w:t>FitzJohn, R. G., 2012 Diversitree: comparative phylogenetic analyses of diversification in R. Methods in Ecology and Evolution 3</w:t>
      </w:r>
      <w:r w:rsidRPr="004D4F75">
        <w:rPr>
          <w:b/>
          <w:noProof/>
        </w:rPr>
        <w:t>:</w:t>
      </w:r>
      <w:r w:rsidRPr="004D4F75">
        <w:rPr>
          <w:noProof/>
        </w:rPr>
        <w:t xml:space="preserve"> 1084-1092.</w:t>
      </w:r>
    </w:p>
    <w:p w14:paraId="035C689B" w14:textId="77777777" w:rsidR="004D4F75" w:rsidRPr="004D4F75" w:rsidRDefault="004D4F75" w:rsidP="004D4F75">
      <w:pPr>
        <w:pStyle w:val="EndNoteBibliography"/>
        <w:spacing w:after="0"/>
        <w:ind w:left="720" w:hanging="720"/>
        <w:rPr>
          <w:noProof/>
        </w:rPr>
      </w:pPr>
      <w:r w:rsidRPr="004D4F75">
        <w:rPr>
          <w:noProof/>
        </w:rPr>
        <w:t>Garagna, S., D. Broccoli, C. A. Redi, J. B. Searle, H. J. Cooke</w:t>
      </w:r>
      <w:r w:rsidRPr="004D4F75">
        <w:rPr>
          <w:i/>
          <w:noProof/>
        </w:rPr>
        <w:t xml:space="preserve"> et al.</w:t>
      </w:r>
      <w:r w:rsidRPr="004D4F75">
        <w:rPr>
          <w:noProof/>
        </w:rPr>
        <w:t>, 1995 Robertsonian metacentrics of the house mouse lose telomeric sequences but retain some minor satellite DNA in the pericentromeric area. Chromosoma 103</w:t>
      </w:r>
      <w:r w:rsidRPr="004D4F75">
        <w:rPr>
          <w:b/>
          <w:noProof/>
        </w:rPr>
        <w:t>:</w:t>
      </w:r>
      <w:r w:rsidRPr="004D4F75">
        <w:rPr>
          <w:noProof/>
        </w:rPr>
        <w:t xml:space="preserve"> 685-692.</w:t>
      </w:r>
    </w:p>
    <w:p w14:paraId="42931C7B" w14:textId="77777777" w:rsidR="004D4F75" w:rsidRPr="004D4F75" w:rsidRDefault="004D4F75" w:rsidP="004D4F75">
      <w:pPr>
        <w:pStyle w:val="EndNoteBibliography"/>
        <w:spacing w:after="0"/>
        <w:ind w:left="720" w:hanging="720"/>
        <w:rPr>
          <w:noProof/>
        </w:rPr>
      </w:pPr>
      <w:r w:rsidRPr="004D4F75">
        <w:rPr>
          <w:noProof/>
        </w:rPr>
        <w:t>Gassmann, R., A. Rechtsteiner, K. W. Yuen, A. Muroyama, T. Egelhofer</w:t>
      </w:r>
      <w:r w:rsidRPr="004D4F75">
        <w:rPr>
          <w:i/>
          <w:noProof/>
        </w:rPr>
        <w:t xml:space="preserve"> et al.</w:t>
      </w:r>
      <w:r w:rsidRPr="004D4F75">
        <w:rPr>
          <w:noProof/>
        </w:rPr>
        <w:t>, 2012 An inverse relationship to germline transcription defines centromeric chromatin in C. elegans. Nature 484</w:t>
      </w:r>
      <w:r w:rsidRPr="004D4F75">
        <w:rPr>
          <w:b/>
          <w:noProof/>
        </w:rPr>
        <w:t>:</w:t>
      </w:r>
      <w:r w:rsidRPr="004D4F75">
        <w:rPr>
          <w:noProof/>
        </w:rPr>
        <w:t xml:space="preserve"> 534-537.</w:t>
      </w:r>
    </w:p>
    <w:p w14:paraId="1AEB8F50" w14:textId="77777777" w:rsidR="004D4F75" w:rsidRPr="004D4F75" w:rsidRDefault="004D4F75" w:rsidP="004D4F75">
      <w:pPr>
        <w:pStyle w:val="EndNoteBibliography"/>
        <w:spacing w:after="0"/>
        <w:ind w:left="720" w:hanging="720"/>
        <w:rPr>
          <w:noProof/>
        </w:rPr>
      </w:pPr>
      <w:r w:rsidRPr="004D4F75">
        <w:rPr>
          <w:noProof/>
        </w:rPr>
        <w:lastRenderedPageBreak/>
        <w:t>Glick, L., and I. Mayrose, 2014 ChromEvol: assessing the pattern of chromosome number evolution and the inference of polyploidy along a phylogeny. Molecular biology and evolution 31</w:t>
      </w:r>
      <w:r w:rsidRPr="004D4F75">
        <w:rPr>
          <w:b/>
          <w:noProof/>
        </w:rPr>
        <w:t>:</w:t>
      </w:r>
      <w:r w:rsidRPr="004D4F75">
        <w:rPr>
          <w:noProof/>
        </w:rPr>
        <w:t xml:space="preserve"> 1914-1922.</w:t>
      </w:r>
    </w:p>
    <w:p w14:paraId="12ABE549" w14:textId="77777777" w:rsidR="004D4F75" w:rsidRPr="004D4F75" w:rsidRDefault="004D4F75" w:rsidP="004D4F75">
      <w:pPr>
        <w:pStyle w:val="EndNoteBibliography"/>
        <w:spacing w:after="0"/>
        <w:ind w:left="720" w:hanging="720"/>
        <w:rPr>
          <w:noProof/>
        </w:rPr>
      </w:pPr>
      <w:r w:rsidRPr="004D4F75">
        <w:rPr>
          <w:noProof/>
        </w:rPr>
        <w:t>Guerrero, R. F., and M. Kirkpatrick, 2014 Local adaptation and the evolution of chromosome fusions. Evolution 68</w:t>
      </w:r>
      <w:r w:rsidRPr="004D4F75">
        <w:rPr>
          <w:b/>
          <w:noProof/>
        </w:rPr>
        <w:t>:</w:t>
      </w:r>
      <w:r w:rsidRPr="004D4F75">
        <w:rPr>
          <w:noProof/>
        </w:rPr>
        <w:t xml:space="preserve"> 2747-2756.</w:t>
      </w:r>
    </w:p>
    <w:p w14:paraId="63A96DC9" w14:textId="77777777" w:rsidR="004D4F75" w:rsidRPr="004D4F75" w:rsidRDefault="004D4F75" w:rsidP="004D4F75">
      <w:pPr>
        <w:pStyle w:val="EndNoteBibliography"/>
        <w:spacing w:after="0"/>
        <w:ind w:left="720" w:hanging="720"/>
        <w:rPr>
          <w:noProof/>
        </w:rPr>
      </w:pPr>
      <w:r w:rsidRPr="004D4F75">
        <w:rPr>
          <w:noProof/>
        </w:rPr>
        <w:t>Harlan, J. R., and J. M. deWet, 1975 On Ö. Winge and a prayer: the origins of polyploidy. The botanical review 41</w:t>
      </w:r>
      <w:r w:rsidRPr="004D4F75">
        <w:rPr>
          <w:b/>
          <w:noProof/>
        </w:rPr>
        <w:t>:</w:t>
      </w:r>
      <w:r w:rsidRPr="004D4F75">
        <w:rPr>
          <w:noProof/>
        </w:rPr>
        <w:t xml:space="preserve"> 361-390.</w:t>
      </w:r>
    </w:p>
    <w:p w14:paraId="709256F6" w14:textId="77777777" w:rsidR="004D4F75" w:rsidRPr="004D4F75" w:rsidRDefault="004D4F75" w:rsidP="004D4F75">
      <w:pPr>
        <w:pStyle w:val="EndNoteBibliography"/>
        <w:spacing w:after="0"/>
        <w:ind w:left="720" w:hanging="720"/>
        <w:rPr>
          <w:noProof/>
        </w:rPr>
      </w:pPr>
      <w:r w:rsidRPr="004D4F75">
        <w:rPr>
          <w:noProof/>
        </w:rPr>
        <w:t>Hill, J., P. Rastas, E. A. Hornett, R. Neethiraj, N. Clark</w:t>
      </w:r>
      <w:r w:rsidRPr="004D4F75">
        <w:rPr>
          <w:i/>
          <w:noProof/>
        </w:rPr>
        <w:t xml:space="preserve"> et al.</w:t>
      </w:r>
      <w:r w:rsidRPr="004D4F75">
        <w:rPr>
          <w:noProof/>
        </w:rPr>
        <w:t>, 2019 Unprecedented reorganization of holocentric chromosomes provides insights into the enigma of lepidopteran chromosome evolution. Science advances 5</w:t>
      </w:r>
      <w:r w:rsidRPr="004D4F75">
        <w:rPr>
          <w:b/>
          <w:noProof/>
        </w:rPr>
        <w:t>:</w:t>
      </w:r>
      <w:r w:rsidRPr="004D4F75">
        <w:rPr>
          <w:noProof/>
        </w:rPr>
        <w:t xml:space="preserve"> eaau3648.</w:t>
      </w:r>
    </w:p>
    <w:p w14:paraId="4BC880EB" w14:textId="77777777" w:rsidR="004D4F75" w:rsidRPr="004D4F75" w:rsidRDefault="004D4F75" w:rsidP="004D4F75">
      <w:pPr>
        <w:pStyle w:val="EndNoteBibliography"/>
        <w:spacing w:after="0"/>
        <w:ind w:left="720" w:hanging="720"/>
        <w:rPr>
          <w:noProof/>
        </w:rPr>
      </w:pPr>
      <w:r w:rsidRPr="004D4F75">
        <w:rPr>
          <w:noProof/>
        </w:rPr>
        <w:t>Imai, H. T., T. Maruyama and R. H. Crozier, 1983 Rates of Mammalian Karyotype Evolution by the Karyograph Method. The American Naturalist 121</w:t>
      </w:r>
      <w:r w:rsidRPr="004D4F75">
        <w:rPr>
          <w:b/>
          <w:noProof/>
        </w:rPr>
        <w:t>:</w:t>
      </w:r>
      <w:r w:rsidRPr="004D4F75">
        <w:rPr>
          <w:noProof/>
        </w:rPr>
        <w:t xml:space="preserve"> 477-488.</w:t>
      </w:r>
    </w:p>
    <w:p w14:paraId="245C9D89" w14:textId="77777777" w:rsidR="004D4F75" w:rsidRPr="004D4F75" w:rsidRDefault="004D4F75" w:rsidP="004D4F75">
      <w:pPr>
        <w:pStyle w:val="EndNoteBibliography"/>
        <w:spacing w:after="0"/>
        <w:ind w:left="720" w:hanging="720"/>
        <w:rPr>
          <w:noProof/>
        </w:rPr>
      </w:pPr>
      <w:r w:rsidRPr="004D4F75">
        <w:rPr>
          <w:noProof/>
        </w:rPr>
        <w:t>Lande, R., 1984 The expected fixation rate of chromosomal inversions. Evolution</w:t>
      </w:r>
      <w:r w:rsidRPr="004D4F75">
        <w:rPr>
          <w:b/>
          <w:noProof/>
        </w:rPr>
        <w:t>:</w:t>
      </w:r>
      <w:r w:rsidRPr="004D4F75">
        <w:rPr>
          <w:noProof/>
        </w:rPr>
        <w:t xml:space="preserve"> 743-752.</w:t>
      </w:r>
    </w:p>
    <w:p w14:paraId="6EAE791E" w14:textId="77777777" w:rsidR="004D4F75" w:rsidRPr="004D4F75" w:rsidRDefault="004D4F75" w:rsidP="004D4F75">
      <w:pPr>
        <w:pStyle w:val="EndNoteBibliography"/>
        <w:spacing w:after="0"/>
        <w:ind w:left="720" w:hanging="720"/>
        <w:rPr>
          <w:noProof/>
        </w:rPr>
      </w:pPr>
      <w:r w:rsidRPr="004D4F75">
        <w:rPr>
          <w:noProof/>
        </w:rPr>
        <w:t>Larson, A., E. M. Prager and A. C. Wilson, 1984 Chromosomal evolution, speciation and morphological change in vertebrates: the role of social behaviour. Chromosomes Today 8</w:t>
      </w:r>
      <w:r w:rsidRPr="004D4F75">
        <w:rPr>
          <w:b/>
          <w:noProof/>
        </w:rPr>
        <w:t>:</w:t>
      </w:r>
      <w:r w:rsidRPr="004D4F75">
        <w:rPr>
          <w:noProof/>
        </w:rPr>
        <w:t xml:space="preserve"> 215-228.</w:t>
      </w:r>
    </w:p>
    <w:p w14:paraId="032536E8" w14:textId="77777777" w:rsidR="004D4F75" w:rsidRPr="004D4F75" w:rsidRDefault="004D4F75" w:rsidP="004D4F75">
      <w:pPr>
        <w:pStyle w:val="EndNoteBibliography"/>
        <w:spacing w:after="0"/>
        <w:ind w:left="720" w:hanging="720"/>
        <w:rPr>
          <w:noProof/>
        </w:rPr>
      </w:pPr>
      <w:r w:rsidRPr="004D4F75">
        <w:rPr>
          <w:noProof/>
        </w:rPr>
        <w:t>Li, Z., G. P. Tiley, S. R. Galuska, C. R. Reardon, T. I. Kidder</w:t>
      </w:r>
      <w:r w:rsidRPr="004D4F75">
        <w:rPr>
          <w:i/>
          <w:noProof/>
        </w:rPr>
        <w:t xml:space="preserve"> et al.</w:t>
      </w:r>
      <w:r w:rsidRPr="004D4F75">
        <w:rPr>
          <w:noProof/>
        </w:rPr>
        <w:t>, 2018 Multiple large-scale gene and genome duplications during the evolution of hexapods. Proceedings of the National Academy of Sciences 115</w:t>
      </w:r>
      <w:r w:rsidRPr="004D4F75">
        <w:rPr>
          <w:b/>
          <w:noProof/>
        </w:rPr>
        <w:t>:</w:t>
      </w:r>
      <w:r w:rsidRPr="004D4F75">
        <w:rPr>
          <w:noProof/>
        </w:rPr>
        <w:t xml:space="preserve"> 4713-4718.</w:t>
      </w:r>
    </w:p>
    <w:p w14:paraId="4335B8FF" w14:textId="77777777" w:rsidR="004D4F75" w:rsidRPr="004D4F75" w:rsidRDefault="004D4F75" w:rsidP="004D4F75">
      <w:pPr>
        <w:pStyle w:val="EndNoteBibliography"/>
        <w:spacing w:after="0"/>
        <w:ind w:left="720" w:hanging="720"/>
        <w:rPr>
          <w:noProof/>
        </w:rPr>
      </w:pPr>
      <w:r w:rsidRPr="004D4F75">
        <w:rPr>
          <w:noProof/>
        </w:rPr>
        <w:t>Li, Z., G. P. Tiley, R. J. Rundell and M. S. Barker, 2019 Reply to Nakatani and McLysaght: analyzing deep duplication events. Proceedings of the National Academy of Sciences 116</w:t>
      </w:r>
      <w:r w:rsidRPr="004D4F75">
        <w:rPr>
          <w:b/>
          <w:noProof/>
        </w:rPr>
        <w:t>:</w:t>
      </w:r>
      <w:r w:rsidRPr="004D4F75">
        <w:rPr>
          <w:noProof/>
        </w:rPr>
        <w:t xml:space="preserve"> 1819-1820.</w:t>
      </w:r>
    </w:p>
    <w:p w14:paraId="131F3147" w14:textId="77777777" w:rsidR="004D4F75" w:rsidRPr="004D4F75" w:rsidRDefault="004D4F75" w:rsidP="004D4F75">
      <w:pPr>
        <w:pStyle w:val="EndNoteBibliography"/>
        <w:spacing w:after="0"/>
        <w:ind w:left="720" w:hanging="720"/>
        <w:rPr>
          <w:noProof/>
        </w:rPr>
      </w:pPr>
      <w:r w:rsidRPr="004D4F75">
        <w:rPr>
          <w:noProof/>
        </w:rPr>
        <w:t>Lucek, K., 2018 Evolutionary mechanisms of varying chromosome numbers in the radiation of Erebia butterflies. Genes 9</w:t>
      </w:r>
      <w:r w:rsidRPr="004D4F75">
        <w:rPr>
          <w:b/>
          <w:noProof/>
        </w:rPr>
        <w:t>:</w:t>
      </w:r>
      <w:r w:rsidRPr="004D4F75">
        <w:rPr>
          <w:noProof/>
        </w:rPr>
        <w:t xml:space="preserve"> 166.</w:t>
      </w:r>
    </w:p>
    <w:p w14:paraId="050C06E3" w14:textId="77777777" w:rsidR="004D4F75" w:rsidRPr="004D4F75" w:rsidRDefault="004D4F75" w:rsidP="004D4F75">
      <w:pPr>
        <w:pStyle w:val="EndNoteBibliography"/>
        <w:spacing w:after="0"/>
        <w:ind w:left="720" w:hanging="720"/>
        <w:rPr>
          <w:noProof/>
        </w:rPr>
      </w:pPr>
      <w:r w:rsidRPr="004D4F75">
        <w:rPr>
          <w:noProof/>
        </w:rPr>
        <w:t>Luceño, M., and M. Guerra, 1996 Numerical variations in species exhibiting holocentric chromosomes: a nomenclatural proposal. Caryologia 49</w:t>
      </w:r>
      <w:r w:rsidRPr="004D4F75">
        <w:rPr>
          <w:b/>
          <w:noProof/>
        </w:rPr>
        <w:t>:</w:t>
      </w:r>
      <w:r w:rsidRPr="004D4F75">
        <w:rPr>
          <w:noProof/>
        </w:rPr>
        <w:t xml:space="preserve"> 301-309.</w:t>
      </w:r>
    </w:p>
    <w:p w14:paraId="6FA9DB63" w14:textId="77777777" w:rsidR="004D4F75" w:rsidRPr="004D4F75" w:rsidRDefault="004D4F75" w:rsidP="004D4F75">
      <w:pPr>
        <w:pStyle w:val="EndNoteBibliography"/>
        <w:spacing w:after="0"/>
        <w:ind w:left="720" w:hanging="720"/>
        <w:rPr>
          <w:noProof/>
        </w:rPr>
      </w:pPr>
      <w:r w:rsidRPr="004D4F75">
        <w:rPr>
          <w:noProof/>
        </w:rPr>
        <w:t>Lukhtanov, V. A., V. Dincă, M. Friberg, J. Šíchová, M. Olofsson</w:t>
      </w:r>
      <w:r w:rsidRPr="004D4F75">
        <w:rPr>
          <w:i/>
          <w:noProof/>
        </w:rPr>
        <w:t xml:space="preserve"> et al.</w:t>
      </w:r>
      <w:r w:rsidRPr="004D4F75">
        <w:rPr>
          <w:noProof/>
        </w:rPr>
        <w:t>, 2018 Versatility of multivalent orientation, inverted meiosis, and rescued fitness in holocentric chromosomal hybrids. Proceedings of the National Academy of Sciences 115</w:t>
      </w:r>
      <w:r w:rsidRPr="004D4F75">
        <w:rPr>
          <w:b/>
          <w:noProof/>
        </w:rPr>
        <w:t>:</w:t>
      </w:r>
      <w:r w:rsidRPr="004D4F75">
        <w:rPr>
          <w:noProof/>
        </w:rPr>
        <w:t xml:space="preserve"> E9610-E9619.</w:t>
      </w:r>
    </w:p>
    <w:p w14:paraId="649A79F0" w14:textId="77777777" w:rsidR="004D4F75" w:rsidRPr="004D4F75" w:rsidRDefault="004D4F75" w:rsidP="004D4F75">
      <w:pPr>
        <w:pStyle w:val="EndNoteBibliography"/>
        <w:spacing w:after="0"/>
        <w:ind w:left="720" w:hanging="720"/>
        <w:rPr>
          <w:noProof/>
        </w:rPr>
      </w:pPr>
      <w:r w:rsidRPr="004D4F75">
        <w:rPr>
          <w:noProof/>
        </w:rPr>
        <w:t>Malheiros-Garde, N., and A. Gardé, 1950 Fragmentation as a possible evolutionary process in the genus Luzula DC. Genetica Iberica 2</w:t>
      </w:r>
      <w:r w:rsidRPr="004D4F75">
        <w:rPr>
          <w:b/>
          <w:noProof/>
        </w:rPr>
        <w:t>:</w:t>
      </w:r>
      <w:r w:rsidRPr="004D4F75">
        <w:rPr>
          <w:noProof/>
        </w:rPr>
        <w:t xml:space="preserve"> 257-262.</w:t>
      </w:r>
    </w:p>
    <w:p w14:paraId="5FA0438B" w14:textId="77777777" w:rsidR="004D4F75" w:rsidRPr="004D4F75" w:rsidRDefault="004D4F75" w:rsidP="004D4F75">
      <w:pPr>
        <w:pStyle w:val="EndNoteBibliography"/>
        <w:spacing w:after="0"/>
        <w:ind w:left="720" w:hanging="720"/>
        <w:rPr>
          <w:noProof/>
        </w:rPr>
      </w:pPr>
      <w:r w:rsidRPr="004D4F75">
        <w:rPr>
          <w:noProof/>
        </w:rPr>
        <w:t>Matsumoto, T., and J. Kitano, 2016 The intricate relationship between sexually antagonistic selection and the evolution of sex chromosome fusions. Journal of theoretical biology 404</w:t>
      </w:r>
      <w:r w:rsidRPr="004D4F75">
        <w:rPr>
          <w:b/>
          <w:noProof/>
        </w:rPr>
        <w:t>:</w:t>
      </w:r>
      <w:r w:rsidRPr="004D4F75">
        <w:rPr>
          <w:noProof/>
        </w:rPr>
        <w:t xml:space="preserve"> 97-108.</w:t>
      </w:r>
    </w:p>
    <w:p w14:paraId="5B559051" w14:textId="77777777" w:rsidR="004D4F75" w:rsidRPr="004D4F75" w:rsidRDefault="004D4F75" w:rsidP="004D4F75">
      <w:pPr>
        <w:pStyle w:val="EndNoteBibliography"/>
        <w:spacing w:after="0"/>
        <w:ind w:left="720" w:hanging="720"/>
        <w:rPr>
          <w:noProof/>
        </w:rPr>
      </w:pPr>
      <w:r w:rsidRPr="004D4F75">
        <w:rPr>
          <w:noProof/>
        </w:rPr>
        <w:t>Mayrose, I., M. S. Barker and S. P. Otto, 2010 Probabilistic models of chromosome number evolution and the inference of polyploidy. Systematic Biology 59</w:t>
      </w:r>
      <w:r w:rsidRPr="004D4F75">
        <w:rPr>
          <w:b/>
          <w:noProof/>
        </w:rPr>
        <w:t>:</w:t>
      </w:r>
      <w:r w:rsidRPr="004D4F75">
        <w:rPr>
          <w:noProof/>
        </w:rPr>
        <w:t xml:space="preserve"> 132-144.</w:t>
      </w:r>
    </w:p>
    <w:p w14:paraId="6F36C29A" w14:textId="77777777" w:rsidR="004D4F75" w:rsidRPr="004D4F75" w:rsidRDefault="004D4F75" w:rsidP="004D4F75">
      <w:pPr>
        <w:pStyle w:val="EndNoteBibliography"/>
        <w:spacing w:after="0"/>
        <w:ind w:left="720" w:hanging="720"/>
        <w:rPr>
          <w:noProof/>
        </w:rPr>
      </w:pPr>
      <w:r w:rsidRPr="004D4F75">
        <w:rPr>
          <w:noProof/>
        </w:rPr>
        <w:t>Melters, D. P., L. V. Paliulis, I. F. Korf and S. W. Chan, 2012 Holocentric chromosomes: convergent evolution, meiotic adaptations, and genomic analysis. Chromosome Research 20</w:t>
      </w:r>
      <w:r w:rsidRPr="004D4F75">
        <w:rPr>
          <w:b/>
          <w:noProof/>
        </w:rPr>
        <w:t>:</w:t>
      </w:r>
      <w:r w:rsidRPr="004D4F75">
        <w:rPr>
          <w:noProof/>
        </w:rPr>
        <w:t xml:space="preserve"> 579-593.</w:t>
      </w:r>
    </w:p>
    <w:p w14:paraId="79A18F94" w14:textId="77777777" w:rsidR="004D4F75" w:rsidRPr="004D4F75" w:rsidRDefault="004D4F75" w:rsidP="004D4F75">
      <w:pPr>
        <w:pStyle w:val="EndNoteBibliography"/>
        <w:spacing w:after="0"/>
        <w:ind w:left="720" w:hanging="720"/>
        <w:rPr>
          <w:noProof/>
        </w:rPr>
      </w:pPr>
      <w:r w:rsidRPr="004D4F75">
        <w:rPr>
          <w:noProof/>
        </w:rPr>
        <w:t>Miga, K. H., 2017 Chromosome-specific centromere sequences provide an estimate of the ancestral chromosome 2 fusion event in hominin genomes. Journal of Heredity 108</w:t>
      </w:r>
      <w:r w:rsidRPr="004D4F75">
        <w:rPr>
          <w:b/>
          <w:noProof/>
        </w:rPr>
        <w:t>:</w:t>
      </w:r>
      <w:r w:rsidRPr="004D4F75">
        <w:rPr>
          <w:noProof/>
        </w:rPr>
        <w:t xml:space="preserve"> 45-52.</w:t>
      </w:r>
    </w:p>
    <w:p w14:paraId="284FCD9E" w14:textId="77777777" w:rsidR="004D4F75" w:rsidRPr="004D4F75" w:rsidRDefault="004D4F75" w:rsidP="004D4F75">
      <w:pPr>
        <w:pStyle w:val="EndNoteBibliography"/>
        <w:spacing w:after="0"/>
        <w:ind w:left="720" w:hanging="720"/>
        <w:rPr>
          <w:noProof/>
        </w:rPr>
      </w:pPr>
      <w:r w:rsidRPr="004D4F75">
        <w:rPr>
          <w:noProof/>
        </w:rPr>
        <w:lastRenderedPageBreak/>
        <w:t>Misof, B., S. Liu, K. Meusemann, R. S. Peters, A. Donath</w:t>
      </w:r>
      <w:r w:rsidRPr="004D4F75">
        <w:rPr>
          <w:i/>
          <w:noProof/>
        </w:rPr>
        <w:t xml:space="preserve"> et al.</w:t>
      </w:r>
      <w:r w:rsidRPr="004D4F75">
        <w:rPr>
          <w:noProof/>
        </w:rPr>
        <w:t>, 2014 Phylogenomics resolves the timing and pattern of insect evolution. Science 346</w:t>
      </w:r>
      <w:r w:rsidRPr="004D4F75">
        <w:rPr>
          <w:b/>
          <w:noProof/>
        </w:rPr>
        <w:t>:</w:t>
      </w:r>
      <w:r w:rsidRPr="004D4F75">
        <w:rPr>
          <w:noProof/>
        </w:rPr>
        <w:t xml:space="preserve"> 763-767.</w:t>
      </w:r>
    </w:p>
    <w:p w14:paraId="3889DBF6" w14:textId="77777777" w:rsidR="004D4F75" w:rsidRPr="004D4F75" w:rsidRDefault="004D4F75" w:rsidP="004D4F75">
      <w:pPr>
        <w:pStyle w:val="EndNoteBibliography"/>
        <w:spacing w:after="0"/>
        <w:ind w:left="720" w:hanging="720"/>
        <w:rPr>
          <w:noProof/>
        </w:rPr>
      </w:pPr>
      <w:r w:rsidRPr="004D4F75">
        <w:rPr>
          <w:noProof/>
        </w:rPr>
        <w:t>Mola, L., and A. Papeschi, 2006 Holokinetic chromosomes at a glance. BAG-Journal of Basic and Applied Genetics 17</w:t>
      </w:r>
      <w:r w:rsidRPr="004D4F75">
        <w:rPr>
          <w:b/>
          <w:noProof/>
        </w:rPr>
        <w:t>:</w:t>
      </w:r>
      <w:r w:rsidRPr="004D4F75">
        <w:rPr>
          <w:noProof/>
        </w:rPr>
        <w:t xml:space="preserve"> 17-33.</w:t>
      </w:r>
    </w:p>
    <w:p w14:paraId="6A26945C" w14:textId="77777777" w:rsidR="004D4F75" w:rsidRPr="004D4F75" w:rsidRDefault="004D4F75" w:rsidP="004D4F75">
      <w:pPr>
        <w:pStyle w:val="EndNoteBibliography"/>
        <w:spacing w:after="0"/>
        <w:ind w:left="720" w:hanging="720"/>
        <w:rPr>
          <w:noProof/>
        </w:rPr>
      </w:pPr>
      <w:r w:rsidRPr="004D4F75">
        <w:rPr>
          <w:noProof/>
        </w:rPr>
        <w:t>Mora, C., D. P. Tittensor, S. Adl, A. G. Simpson and B. Worm, 2011 How many species are there on Earth and in the ocean? PLoS biology 9.</w:t>
      </w:r>
    </w:p>
    <w:p w14:paraId="29F12B14" w14:textId="77777777" w:rsidR="004D4F75" w:rsidRPr="004D4F75" w:rsidRDefault="004D4F75" w:rsidP="004D4F75">
      <w:pPr>
        <w:pStyle w:val="EndNoteBibliography"/>
        <w:spacing w:after="0"/>
        <w:ind w:left="720" w:hanging="720"/>
        <w:rPr>
          <w:noProof/>
        </w:rPr>
      </w:pPr>
      <w:r w:rsidRPr="004D4F75">
        <w:rPr>
          <w:noProof/>
        </w:rPr>
        <w:t>Moretti, A., and S. Sabato, 1984 Karyotype evolution by centromeric fission inZamia (Cycadales). Plant Systematics and Evolution 146</w:t>
      </w:r>
      <w:r w:rsidRPr="004D4F75">
        <w:rPr>
          <w:b/>
          <w:noProof/>
        </w:rPr>
        <w:t>:</w:t>
      </w:r>
      <w:r w:rsidRPr="004D4F75">
        <w:rPr>
          <w:noProof/>
        </w:rPr>
        <w:t xml:space="preserve"> 215-223.</w:t>
      </w:r>
    </w:p>
    <w:p w14:paraId="14C0491A" w14:textId="77777777" w:rsidR="004D4F75" w:rsidRPr="004D4F75" w:rsidRDefault="004D4F75" w:rsidP="004D4F75">
      <w:pPr>
        <w:pStyle w:val="EndNoteBibliography"/>
        <w:spacing w:after="0"/>
        <w:ind w:left="720" w:hanging="720"/>
        <w:rPr>
          <w:noProof/>
        </w:rPr>
      </w:pPr>
      <w:r w:rsidRPr="004D4F75">
        <w:rPr>
          <w:noProof/>
        </w:rPr>
        <w:t>Nakatani, Y., and A. McLysaght, 2019 Macrosynteny analysis shows the absence of ancient whole-genome duplication in lepidopteran insects. Proceedings of the National Academy of Sciences 116</w:t>
      </w:r>
      <w:r w:rsidRPr="004D4F75">
        <w:rPr>
          <w:b/>
          <w:noProof/>
        </w:rPr>
        <w:t>:</w:t>
      </w:r>
      <w:r w:rsidRPr="004D4F75">
        <w:rPr>
          <w:noProof/>
        </w:rPr>
        <w:t xml:space="preserve"> 1816-1818.</w:t>
      </w:r>
    </w:p>
    <w:p w14:paraId="405E3A4B" w14:textId="77777777" w:rsidR="004D4F75" w:rsidRPr="004D4F75" w:rsidRDefault="004D4F75" w:rsidP="004D4F75">
      <w:pPr>
        <w:pStyle w:val="EndNoteBibliography"/>
        <w:spacing w:after="0"/>
        <w:ind w:left="720" w:hanging="720"/>
        <w:rPr>
          <w:noProof/>
        </w:rPr>
      </w:pPr>
      <w:r w:rsidRPr="004D4F75">
        <w:rPr>
          <w:noProof/>
        </w:rPr>
        <w:t>Panzera, F., R. Pérez, S. Hornos, Y. Panzera, R. Cestau</w:t>
      </w:r>
      <w:r w:rsidRPr="004D4F75">
        <w:rPr>
          <w:i/>
          <w:noProof/>
        </w:rPr>
        <w:t xml:space="preserve"> et al.</w:t>
      </w:r>
      <w:r w:rsidRPr="004D4F75">
        <w:rPr>
          <w:noProof/>
        </w:rPr>
        <w:t>, 1996 Chromosome numbers in the Triatominae (Hemiptera-Reduviidae): a review. Memórias do Instituto Oswaldo Cruz 91</w:t>
      </w:r>
      <w:r w:rsidRPr="004D4F75">
        <w:rPr>
          <w:b/>
          <w:noProof/>
        </w:rPr>
        <w:t>:</w:t>
      </w:r>
      <w:r w:rsidRPr="004D4F75">
        <w:rPr>
          <w:noProof/>
        </w:rPr>
        <w:t xml:space="preserve"> 515-518.</w:t>
      </w:r>
    </w:p>
    <w:p w14:paraId="65F40F14" w14:textId="77777777" w:rsidR="004D4F75" w:rsidRPr="004D4F75" w:rsidRDefault="004D4F75" w:rsidP="004D4F75">
      <w:pPr>
        <w:pStyle w:val="EndNoteBibliography"/>
        <w:spacing w:after="0"/>
        <w:ind w:left="720" w:hanging="720"/>
        <w:rPr>
          <w:noProof/>
        </w:rPr>
      </w:pPr>
      <w:r w:rsidRPr="004D4F75">
        <w:rPr>
          <w:noProof/>
        </w:rPr>
        <w:t>Pennell, M. W., M. Kirkpatrick, S. P. Otto, J. C. Vamosi, C. L. Peichel</w:t>
      </w:r>
      <w:r w:rsidRPr="004D4F75">
        <w:rPr>
          <w:i/>
          <w:noProof/>
        </w:rPr>
        <w:t xml:space="preserve"> et al.</w:t>
      </w:r>
      <w:r w:rsidRPr="004D4F75">
        <w:rPr>
          <w:noProof/>
        </w:rPr>
        <w:t>, 2015 Y fuse? Sex chromosome fusions in fishes and reptiles. PLoS Genet 11</w:t>
      </w:r>
      <w:r w:rsidRPr="004D4F75">
        <w:rPr>
          <w:b/>
          <w:noProof/>
        </w:rPr>
        <w:t>:</w:t>
      </w:r>
      <w:r w:rsidRPr="004D4F75">
        <w:rPr>
          <w:noProof/>
        </w:rPr>
        <w:t xml:space="preserve"> e1005237.</w:t>
      </w:r>
    </w:p>
    <w:p w14:paraId="0418C405" w14:textId="77777777" w:rsidR="004D4F75" w:rsidRPr="004D4F75" w:rsidRDefault="004D4F75" w:rsidP="004D4F75">
      <w:pPr>
        <w:pStyle w:val="EndNoteBibliography"/>
        <w:spacing w:after="0"/>
        <w:ind w:left="720" w:hanging="720"/>
        <w:rPr>
          <w:noProof/>
        </w:rPr>
      </w:pPr>
      <w:r w:rsidRPr="004D4F75">
        <w:rPr>
          <w:noProof/>
        </w:rPr>
        <w:t>Petitpierre, E., 1987 Why beetles have strikingly different rates of chromosomal evolution. Elytron 1</w:t>
      </w:r>
      <w:r w:rsidRPr="004D4F75">
        <w:rPr>
          <w:b/>
          <w:noProof/>
        </w:rPr>
        <w:t>:</w:t>
      </w:r>
      <w:r w:rsidRPr="004D4F75">
        <w:rPr>
          <w:noProof/>
        </w:rPr>
        <w:t xml:space="preserve"> 25-32.</w:t>
      </w:r>
    </w:p>
    <w:p w14:paraId="2B778B4E" w14:textId="77777777" w:rsidR="004D4F75" w:rsidRPr="004D4F75" w:rsidRDefault="004D4F75" w:rsidP="004D4F75">
      <w:pPr>
        <w:pStyle w:val="EndNoteBibliography"/>
        <w:spacing w:after="0"/>
        <w:ind w:left="720" w:hanging="720"/>
        <w:rPr>
          <w:noProof/>
        </w:rPr>
      </w:pPr>
      <w:r w:rsidRPr="004D4F75">
        <w:rPr>
          <w:noProof/>
        </w:rPr>
        <w:t>Poggio, M., M. Bressa and A. Papeschi, 2007 Karyotype evolution in Reduviidae (Insecta: Heteroptera) with special reference to Stenopodainae and Harpactorinae. Comparative Cytogenetics 1</w:t>
      </w:r>
      <w:r w:rsidRPr="004D4F75">
        <w:rPr>
          <w:b/>
          <w:noProof/>
        </w:rPr>
        <w:t>:</w:t>
      </w:r>
      <w:r w:rsidRPr="004D4F75">
        <w:rPr>
          <w:noProof/>
        </w:rPr>
        <w:t xml:space="preserve"> 159-168.</w:t>
      </w:r>
    </w:p>
    <w:p w14:paraId="566F20A0" w14:textId="77777777" w:rsidR="004D4F75" w:rsidRPr="004D4F75" w:rsidRDefault="004D4F75" w:rsidP="004D4F75">
      <w:pPr>
        <w:pStyle w:val="EndNoteBibliography"/>
        <w:spacing w:after="0"/>
        <w:ind w:left="720" w:hanging="720"/>
        <w:rPr>
          <w:noProof/>
        </w:rPr>
      </w:pPr>
      <w:r w:rsidRPr="004D4F75">
        <w:rPr>
          <w:noProof/>
        </w:rPr>
        <w:t>Rainford, J. L., M. Hofreiter, D. B. Nicholson and P. J. Mayhew, 2014 Phylogenetic distribution of extant richness suggests metamorphosis is a key innovation driving diversification in insects. PLoS One 9.</w:t>
      </w:r>
    </w:p>
    <w:p w14:paraId="1FFD5FDF" w14:textId="77777777" w:rsidR="004D4F75" w:rsidRPr="004D4F75" w:rsidRDefault="004D4F75" w:rsidP="004D4F75">
      <w:pPr>
        <w:pStyle w:val="EndNoteBibliography"/>
        <w:spacing w:after="0"/>
        <w:ind w:left="720" w:hanging="720"/>
        <w:rPr>
          <w:noProof/>
        </w:rPr>
      </w:pPr>
      <w:r w:rsidRPr="004D4F75">
        <w:rPr>
          <w:noProof/>
        </w:rPr>
        <w:t>Rieseberg, L. H., 2001 Chromosomal rearrangements and speciation. Trends in ecology &amp; evolution 16</w:t>
      </w:r>
      <w:r w:rsidRPr="004D4F75">
        <w:rPr>
          <w:b/>
          <w:noProof/>
        </w:rPr>
        <w:t>:</w:t>
      </w:r>
      <w:r w:rsidRPr="004D4F75">
        <w:rPr>
          <w:noProof/>
        </w:rPr>
        <w:t xml:space="preserve"> 351-358.</w:t>
      </w:r>
    </w:p>
    <w:p w14:paraId="65FEB530" w14:textId="77777777" w:rsidR="004D4F75" w:rsidRPr="004D4F75" w:rsidRDefault="004D4F75" w:rsidP="004D4F75">
      <w:pPr>
        <w:pStyle w:val="EndNoteBibliography"/>
        <w:spacing w:after="0"/>
        <w:ind w:left="720" w:hanging="720"/>
        <w:rPr>
          <w:noProof/>
        </w:rPr>
      </w:pPr>
      <w:r w:rsidRPr="004D4F75">
        <w:rPr>
          <w:noProof/>
        </w:rPr>
        <w:t xml:space="preserve">Robinson, R., 1971 </w:t>
      </w:r>
      <w:r w:rsidRPr="004D4F75">
        <w:rPr>
          <w:i/>
          <w:noProof/>
        </w:rPr>
        <w:t>Lepidoptera genetics.</w:t>
      </w:r>
      <w:r w:rsidRPr="004D4F75">
        <w:rPr>
          <w:noProof/>
        </w:rPr>
        <w:t xml:space="preserve"> Pergamon Press, Oxford.</w:t>
      </w:r>
    </w:p>
    <w:p w14:paraId="7DAC86BD" w14:textId="77777777" w:rsidR="004D4F75" w:rsidRPr="004D4F75" w:rsidRDefault="004D4F75" w:rsidP="004D4F75">
      <w:pPr>
        <w:pStyle w:val="EndNoteBibliography"/>
        <w:spacing w:after="0"/>
        <w:ind w:left="720" w:hanging="720"/>
        <w:rPr>
          <w:noProof/>
        </w:rPr>
      </w:pPr>
      <w:r w:rsidRPr="004D4F75">
        <w:rPr>
          <w:noProof/>
        </w:rPr>
        <w:t>Ross, L., H. Blackmon, P. Lorite, V. E. Gokhman and N. B. Hardy, 2015 Recombination, chromosome number and eusociality in the Hymenoptera. Journal of evolutionary biology 28</w:t>
      </w:r>
      <w:r w:rsidRPr="004D4F75">
        <w:rPr>
          <w:b/>
          <w:noProof/>
        </w:rPr>
        <w:t>:</w:t>
      </w:r>
      <w:r w:rsidRPr="004D4F75">
        <w:rPr>
          <w:noProof/>
        </w:rPr>
        <w:t xml:space="preserve"> 105-116.</w:t>
      </w:r>
    </w:p>
    <w:p w14:paraId="70799569" w14:textId="77777777" w:rsidR="004D4F75" w:rsidRPr="004D4F75" w:rsidRDefault="004D4F75" w:rsidP="004D4F75">
      <w:pPr>
        <w:pStyle w:val="EndNoteBibliography"/>
        <w:spacing w:after="0"/>
        <w:ind w:left="720" w:hanging="720"/>
        <w:rPr>
          <w:noProof/>
        </w:rPr>
      </w:pPr>
      <w:r w:rsidRPr="004D4F75">
        <w:rPr>
          <w:noProof/>
        </w:rPr>
        <w:t>Schneider, M. C., A. A. Zacaro, R. Pinto-da-Rocha, D. M. Candido and D. M. Cella, 2009 Complex meiotic configuration of the holocentric chromosomes: the intriguing case of the scorpion Tityus bahiensis. Chromosome Research 17</w:t>
      </w:r>
      <w:r w:rsidRPr="004D4F75">
        <w:rPr>
          <w:b/>
          <w:noProof/>
        </w:rPr>
        <w:t>:</w:t>
      </w:r>
      <w:r w:rsidRPr="004D4F75">
        <w:rPr>
          <w:noProof/>
        </w:rPr>
        <w:t xml:space="preserve"> 883-898.</w:t>
      </w:r>
    </w:p>
    <w:p w14:paraId="72855822" w14:textId="77777777" w:rsidR="004D4F75" w:rsidRPr="004D4F75" w:rsidRDefault="004D4F75" w:rsidP="004D4F75">
      <w:pPr>
        <w:pStyle w:val="EndNoteBibliography"/>
        <w:spacing w:after="0"/>
        <w:ind w:left="720" w:hanging="720"/>
        <w:rPr>
          <w:noProof/>
        </w:rPr>
      </w:pPr>
      <w:r w:rsidRPr="004D4F75">
        <w:rPr>
          <w:noProof/>
        </w:rPr>
        <w:t>Sites Jr, J. W., and C. Moritz, 1987 Chromosomal evolution and speciation revisited. Systematic Zoology 36</w:t>
      </w:r>
      <w:r w:rsidRPr="004D4F75">
        <w:rPr>
          <w:b/>
          <w:noProof/>
        </w:rPr>
        <w:t>:</w:t>
      </w:r>
      <w:r w:rsidRPr="004D4F75">
        <w:rPr>
          <w:noProof/>
        </w:rPr>
        <w:t xml:space="preserve"> 153-174.</w:t>
      </w:r>
    </w:p>
    <w:p w14:paraId="22B2E2FF" w14:textId="77777777" w:rsidR="004D4F75" w:rsidRPr="004D4F75" w:rsidRDefault="004D4F75" w:rsidP="004D4F75">
      <w:pPr>
        <w:pStyle w:val="EndNoteBibliography"/>
        <w:spacing w:after="0"/>
        <w:ind w:left="720" w:hanging="720"/>
        <w:rPr>
          <w:noProof/>
        </w:rPr>
      </w:pPr>
      <w:r w:rsidRPr="004D4F75">
        <w:rPr>
          <w:noProof/>
        </w:rPr>
        <w:t>Torres, E. M., B. R. Williams and A. Amon, 2008 Aneuploidy: cells losing their balance. Genetics 179</w:t>
      </w:r>
      <w:r w:rsidRPr="004D4F75">
        <w:rPr>
          <w:b/>
          <w:noProof/>
        </w:rPr>
        <w:t>:</w:t>
      </w:r>
      <w:r w:rsidRPr="004D4F75">
        <w:rPr>
          <w:noProof/>
        </w:rPr>
        <w:t xml:space="preserve"> 737-746.</w:t>
      </w:r>
    </w:p>
    <w:p w14:paraId="477FC662" w14:textId="77777777" w:rsidR="004D4F75" w:rsidRPr="004D4F75" w:rsidRDefault="004D4F75" w:rsidP="004D4F75">
      <w:pPr>
        <w:pStyle w:val="EndNoteBibliography"/>
        <w:spacing w:after="0"/>
        <w:ind w:left="720" w:hanging="720"/>
        <w:rPr>
          <w:noProof/>
        </w:rPr>
      </w:pPr>
      <w:r w:rsidRPr="004D4F75">
        <w:rPr>
          <w:noProof/>
        </w:rPr>
        <w:t>Vershinina, A. O., and V. A. Lukhtanov, 2017 Evolutionary mechanisms of runaway chromosome number change in Agrodiaetus butterflies. Scientific reports 7</w:t>
      </w:r>
      <w:r w:rsidRPr="004D4F75">
        <w:rPr>
          <w:b/>
          <w:noProof/>
        </w:rPr>
        <w:t>:</w:t>
      </w:r>
      <w:r w:rsidRPr="004D4F75">
        <w:rPr>
          <w:noProof/>
        </w:rPr>
        <w:t xml:space="preserve"> 1-9.</w:t>
      </w:r>
    </w:p>
    <w:p w14:paraId="2F043A9A" w14:textId="77777777" w:rsidR="004D4F75" w:rsidRPr="004D4F75" w:rsidRDefault="004D4F75" w:rsidP="004D4F75">
      <w:pPr>
        <w:pStyle w:val="EndNoteBibliography"/>
        <w:spacing w:after="0"/>
        <w:ind w:left="720" w:hanging="720"/>
        <w:rPr>
          <w:noProof/>
        </w:rPr>
      </w:pPr>
      <w:r w:rsidRPr="004D4F75">
        <w:rPr>
          <w:noProof/>
        </w:rPr>
        <w:t>White, M., K. Key, M. André and J. Cheney, 1969 Cytogenetics of the viatica group of morabine grasshoppers II. Kangaroo Island populations. Australian Journal of Zoology 17</w:t>
      </w:r>
      <w:r w:rsidRPr="004D4F75">
        <w:rPr>
          <w:b/>
          <w:noProof/>
        </w:rPr>
        <w:t>:</w:t>
      </w:r>
      <w:r w:rsidRPr="004D4F75">
        <w:rPr>
          <w:noProof/>
        </w:rPr>
        <w:t xml:space="preserve"> 313-328.</w:t>
      </w:r>
    </w:p>
    <w:p w14:paraId="17A42092" w14:textId="77777777" w:rsidR="004D4F75" w:rsidRPr="004D4F75" w:rsidRDefault="004D4F75" w:rsidP="004D4F75">
      <w:pPr>
        <w:pStyle w:val="EndNoteBibliography"/>
        <w:spacing w:after="0"/>
        <w:ind w:left="720" w:hanging="720"/>
        <w:rPr>
          <w:noProof/>
        </w:rPr>
      </w:pPr>
      <w:r w:rsidRPr="004D4F75">
        <w:rPr>
          <w:noProof/>
        </w:rPr>
        <w:t>White, M. J., 1978a Modes of speciation, pp.</w:t>
      </w:r>
    </w:p>
    <w:p w14:paraId="35A98C2B" w14:textId="77777777" w:rsidR="004D4F75" w:rsidRPr="004D4F75" w:rsidRDefault="004D4F75" w:rsidP="004D4F75">
      <w:pPr>
        <w:pStyle w:val="EndNoteBibliography"/>
        <w:spacing w:after="0"/>
        <w:ind w:left="720" w:hanging="720"/>
        <w:rPr>
          <w:noProof/>
        </w:rPr>
      </w:pPr>
      <w:r w:rsidRPr="004D4F75">
        <w:rPr>
          <w:noProof/>
        </w:rPr>
        <w:t xml:space="preserve">White, M. J. D., 1978b </w:t>
      </w:r>
      <w:r w:rsidRPr="004D4F75">
        <w:rPr>
          <w:i/>
          <w:noProof/>
        </w:rPr>
        <w:t>Modes of speciation</w:t>
      </w:r>
      <w:r w:rsidRPr="004D4F75">
        <w:rPr>
          <w:noProof/>
        </w:rPr>
        <w:t>. WH Freeman, San Francisco: .</w:t>
      </w:r>
    </w:p>
    <w:p w14:paraId="0D13DD48" w14:textId="77777777" w:rsidR="004D4F75" w:rsidRPr="004D4F75" w:rsidRDefault="004D4F75" w:rsidP="004D4F75">
      <w:pPr>
        <w:pStyle w:val="EndNoteBibliography"/>
        <w:spacing w:after="0"/>
        <w:ind w:left="720" w:hanging="720"/>
        <w:rPr>
          <w:noProof/>
        </w:rPr>
      </w:pPr>
      <w:r w:rsidRPr="004D4F75">
        <w:rPr>
          <w:noProof/>
        </w:rPr>
        <w:lastRenderedPageBreak/>
        <w:t>Wilson, A., G. Bush, S. Case and M. King, 1975a Social structuring of mammalian populations and rate of chromosomal evolution. Proceedings of the National Academy of Sciences 72</w:t>
      </w:r>
      <w:r w:rsidRPr="004D4F75">
        <w:rPr>
          <w:b/>
          <w:noProof/>
        </w:rPr>
        <w:t>:</w:t>
      </w:r>
      <w:r w:rsidRPr="004D4F75">
        <w:rPr>
          <w:noProof/>
        </w:rPr>
        <w:t xml:space="preserve"> 5061-5065.</w:t>
      </w:r>
    </w:p>
    <w:p w14:paraId="341768DB" w14:textId="77777777" w:rsidR="004D4F75" w:rsidRPr="004D4F75" w:rsidRDefault="004D4F75" w:rsidP="004D4F75">
      <w:pPr>
        <w:pStyle w:val="EndNoteBibliography"/>
        <w:spacing w:after="0"/>
        <w:ind w:left="720" w:hanging="720"/>
        <w:rPr>
          <w:noProof/>
        </w:rPr>
      </w:pPr>
      <w:r w:rsidRPr="004D4F75">
        <w:rPr>
          <w:noProof/>
        </w:rPr>
        <w:t>Wilson, A. C., G. L. Bush, S. M. Case and M. C. King, 1975b Social structuring of mammalian populations and rate of chromosomal evolution. Proceedings of the National Academy of Sciences 72</w:t>
      </w:r>
      <w:r w:rsidRPr="004D4F75">
        <w:rPr>
          <w:b/>
          <w:noProof/>
        </w:rPr>
        <w:t>:</w:t>
      </w:r>
      <w:r w:rsidRPr="004D4F75">
        <w:rPr>
          <w:noProof/>
        </w:rPr>
        <w:t xml:space="preserve"> 5061-5065.</w:t>
      </w:r>
    </w:p>
    <w:p w14:paraId="1E5810CF" w14:textId="77777777" w:rsidR="004D4F75" w:rsidRPr="004D4F75" w:rsidRDefault="004D4F75" w:rsidP="004D4F75">
      <w:pPr>
        <w:pStyle w:val="EndNoteBibliography"/>
        <w:ind w:left="720" w:hanging="720"/>
        <w:rPr>
          <w:noProof/>
        </w:rPr>
      </w:pPr>
      <w:r w:rsidRPr="004D4F75">
        <w:rPr>
          <w:noProof/>
        </w:rPr>
        <w:t>Zenil‐Ferguson, R., J. M. Ponciano and J. G. Burleigh, 2017 Testing the association of phenotypes with polyploidy: An example using herbaceous and woody eudicots. Evolution 71</w:t>
      </w:r>
      <w:r w:rsidRPr="004D4F75">
        <w:rPr>
          <w:b/>
          <w:noProof/>
        </w:rPr>
        <w:t>:</w:t>
      </w:r>
      <w:r w:rsidRPr="004D4F75">
        <w:rPr>
          <w:noProof/>
        </w:rPr>
        <w:t xml:space="preserve"> 1138-1148.</w:t>
      </w:r>
    </w:p>
    <w:p w14:paraId="2914EA79" w14:textId="04752D50"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icrosoft Office User" w:date="2020-06-02T01:41:00Z" w:initials="MOU">
    <w:p w14:paraId="29AE11B6" w14:textId="343D3283" w:rsidR="009A2FA9" w:rsidRDefault="009A2FA9">
      <w:pPr>
        <w:pStyle w:val="CommentText"/>
      </w:pPr>
      <w:r>
        <w:rPr>
          <w:rStyle w:val="CommentReference"/>
        </w:rPr>
        <w:annotationRef/>
      </w:r>
      <w:r>
        <w:t>I tried working on the new function. This script has an error when I run it</w:t>
      </w:r>
    </w:p>
    <w:p w14:paraId="5580A83D" w14:textId="77777777" w:rsidR="009A2FA9" w:rsidRDefault="009A2FA9">
      <w:pPr>
        <w:pStyle w:val="CommentText"/>
      </w:pPr>
    </w:p>
    <w:p w14:paraId="379ECC54" w14:textId="77777777" w:rsidR="009A2FA9" w:rsidRDefault="009A2FA9">
      <w:pPr>
        <w:pStyle w:val="CommentText"/>
      </w:pPr>
      <w:r>
        <w:t>Error in ‘times’ argument</w:t>
      </w:r>
    </w:p>
    <w:p w14:paraId="51FC69B6" w14:textId="77777777" w:rsidR="009A2FA9" w:rsidRDefault="009A2FA9">
      <w:pPr>
        <w:pStyle w:val="CommentText"/>
      </w:pPr>
    </w:p>
    <w:p w14:paraId="2F9FB7C7" w14:textId="43384465" w:rsidR="009A2FA9" w:rsidRDefault="009A2FA9">
      <w:pPr>
        <w:pStyle w:val="CommentText"/>
      </w:pPr>
      <w:r>
        <w:t>It has something to do with plotting</w:t>
      </w:r>
    </w:p>
  </w:comment>
  <w:comment w:id="21" w:author="Microsoft Office User" w:date="2020-06-02T01:12:00Z" w:initials="MOU">
    <w:p w14:paraId="7E7B0A2B" w14:textId="33868347" w:rsidR="009A2FA9" w:rsidRDefault="009A2FA9">
      <w:pPr>
        <w:pStyle w:val="CommentText"/>
      </w:pPr>
      <w:r>
        <w:rPr>
          <w:rStyle w:val="CommentReference"/>
        </w:rPr>
        <w:annotationRef/>
      </w:r>
      <w:r>
        <w:t>It was suggested the credile shifts were darkened. I manually darkened it because the script took longer than 30 minutes to get through the simmaps and I’m not even sure if it was the right one to make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9FB7C7" w15:done="0"/>
  <w15:commentEx w15:paraId="7E7B0A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9FB7C7" w16cid:durableId="22802CAE"/>
  <w16cid:commentId w16cid:paraId="7E7B0A2B" w16cid:durableId="228026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8A1A8" w14:textId="77777777" w:rsidR="00E923F8" w:rsidRDefault="00E923F8" w:rsidP="00854D0F">
      <w:pPr>
        <w:spacing w:after="0"/>
      </w:pPr>
      <w:r>
        <w:separator/>
      </w:r>
    </w:p>
  </w:endnote>
  <w:endnote w:type="continuationSeparator" w:id="0">
    <w:p w14:paraId="1F53A61B" w14:textId="77777777" w:rsidR="00E923F8" w:rsidRDefault="00E923F8"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546E2" w14:textId="77777777" w:rsidR="00E923F8" w:rsidRDefault="00E923F8" w:rsidP="00854D0F">
      <w:pPr>
        <w:spacing w:after="0"/>
      </w:pPr>
      <w:r>
        <w:separator/>
      </w:r>
    </w:p>
  </w:footnote>
  <w:footnote w:type="continuationSeparator" w:id="0">
    <w:p w14:paraId="49D1DE9D" w14:textId="77777777" w:rsidR="00E923F8" w:rsidRDefault="00E923F8"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NKgFALbppHkt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4&lt;/item&gt;&lt;item&gt;2186&lt;/item&gt;&lt;item&gt;2365&lt;/item&gt;&lt;item&gt;2366&lt;/item&gt;&lt;item&gt;2367&lt;/item&gt;&lt;item&gt;2368&lt;/item&gt;&lt;item&gt;2369&lt;/item&gt;&lt;item&gt;2371&lt;/item&gt;&lt;item&gt;2372&lt;/item&gt;&lt;item&gt;2425&lt;/item&gt;&lt;item&gt;2427&lt;/item&gt;&lt;item&gt;2533&lt;/item&gt;&lt;item&gt;2546&lt;/item&gt;&lt;item&gt;2717&lt;/item&gt;&lt;item&gt;2780&lt;/item&gt;&lt;item&gt;2820&lt;/item&gt;&lt;item&gt;2821&lt;/item&gt;&lt;item&gt;2822&lt;/item&gt;&lt;item&gt;2823&lt;/item&gt;&lt;item&gt;2824&lt;/item&gt;&lt;item&gt;2825&lt;/item&gt;&lt;item&gt;2826&lt;/item&gt;&lt;item&gt;2827&lt;/item&gt;&lt;item&gt;2828&lt;/item&gt;&lt;item&gt;2829&lt;/item&gt;&lt;item&gt;2830&lt;/item&gt;&lt;item&gt;2831&lt;/item&gt;&lt;/record-ids&gt;&lt;/item&gt;&lt;/Libraries&gt;"/>
  </w:docVars>
  <w:rsids>
    <w:rsidRoot w:val="00E466B2"/>
    <w:rsid w:val="00000988"/>
    <w:rsid w:val="00000ADE"/>
    <w:rsid w:val="00006095"/>
    <w:rsid w:val="00020DAE"/>
    <w:rsid w:val="00045392"/>
    <w:rsid w:val="00053A54"/>
    <w:rsid w:val="00077899"/>
    <w:rsid w:val="00081A5A"/>
    <w:rsid w:val="00085A8D"/>
    <w:rsid w:val="00087532"/>
    <w:rsid w:val="0009189E"/>
    <w:rsid w:val="0009567D"/>
    <w:rsid w:val="000C7CF3"/>
    <w:rsid w:val="000E001D"/>
    <w:rsid w:val="000E0649"/>
    <w:rsid w:val="000E33F0"/>
    <w:rsid w:val="001066A8"/>
    <w:rsid w:val="00111ACE"/>
    <w:rsid w:val="00113E41"/>
    <w:rsid w:val="001221A6"/>
    <w:rsid w:val="00122986"/>
    <w:rsid w:val="00141B90"/>
    <w:rsid w:val="00153D22"/>
    <w:rsid w:val="001577E5"/>
    <w:rsid w:val="00162DA7"/>
    <w:rsid w:val="00164074"/>
    <w:rsid w:val="00186372"/>
    <w:rsid w:val="00195C79"/>
    <w:rsid w:val="001A663F"/>
    <w:rsid w:val="001B0FEA"/>
    <w:rsid w:val="001B1357"/>
    <w:rsid w:val="001C23EF"/>
    <w:rsid w:val="001C2504"/>
    <w:rsid w:val="001C3E57"/>
    <w:rsid w:val="00200F32"/>
    <w:rsid w:val="00215E65"/>
    <w:rsid w:val="00230E16"/>
    <w:rsid w:val="00233069"/>
    <w:rsid w:val="00235A0B"/>
    <w:rsid w:val="00244164"/>
    <w:rsid w:val="00254CAD"/>
    <w:rsid w:val="00257AC8"/>
    <w:rsid w:val="002923DD"/>
    <w:rsid w:val="00297E6F"/>
    <w:rsid w:val="002A05AD"/>
    <w:rsid w:val="002C27AF"/>
    <w:rsid w:val="002D26E1"/>
    <w:rsid w:val="002D30B1"/>
    <w:rsid w:val="002E0BC5"/>
    <w:rsid w:val="002E1D42"/>
    <w:rsid w:val="003022CF"/>
    <w:rsid w:val="003050E6"/>
    <w:rsid w:val="00306EE0"/>
    <w:rsid w:val="0033695D"/>
    <w:rsid w:val="00337A0D"/>
    <w:rsid w:val="00343031"/>
    <w:rsid w:val="00360330"/>
    <w:rsid w:val="00374043"/>
    <w:rsid w:val="00380E81"/>
    <w:rsid w:val="003861C7"/>
    <w:rsid w:val="003873E6"/>
    <w:rsid w:val="003962ED"/>
    <w:rsid w:val="003A0DAF"/>
    <w:rsid w:val="003B52AF"/>
    <w:rsid w:val="003C6248"/>
    <w:rsid w:val="003F14DB"/>
    <w:rsid w:val="003F6492"/>
    <w:rsid w:val="004034FA"/>
    <w:rsid w:val="0041099B"/>
    <w:rsid w:val="0042532B"/>
    <w:rsid w:val="00427E90"/>
    <w:rsid w:val="00433F19"/>
    <w:rsid w:val="00442BC8"/>
    <w:rsid w:val="0044329A"/>
    <w:rsid w:val="00450ECD"/>
    <w:rsid w:val="00460BC2"/>
    <w:rsid w:val="00462268"/>
    <w:rsid w:val="00466109"/>
    <w:rsid w:val="0046738E"/>
    <w:rsid w:val="004770B5"/>
    <w:rsid w:val="00484E9D"/>
    <w:rsid w:val="004877A9"/>
    <w:rsid w:val="004C1B60"/>
    <w:rsid w:val="004D4F75"/>
    <w:rsid w:val="004E02E1"/>
    <w:rsid w:val="00511CB8"/>
    <w:rsid w:val="00515E10"/>
    <w:rsid w:val="00520088"/>
    <w:rsid w:val="00531EBF"/>
    <w:rsid w:val="005329D6"/>
    <w:rsid w:val="00543B0A"/>
    <w:rsid w:val="005512B9"/>
    <w:rsid w:val="00554932"/>
    <w:rsid w:val="00564244"/>
    <w:rsid w:val="00571CA8"/>
    <w:rsid w:val="005744BE"/>
    <w:rsid w:val="00590DFB"/>
    <w:rsid w:val="00595FCA"/>
    <w:rsid w:val="005969E6"/>
    <w:rsid w:val="00596E61"/>
    <w:rsid w:val="005A3DA6"/>
    <w:rsid w:val="005A4333"/>
    <w:rsid w:val="00614AC6"/>
    <w:rsid w:val="006315DE"/>
    <w:rsid w:val="006339AB"/>
    <w:rsid w:val="0064352A"/>
    <w:rsid w:val="0064695D"/>
    <w:rsid w:val="00652826"/>
    <w:rsid w:val="0065584C"/>
    <w:rsid w:val="00661EAB"/>
    <w:rsid w:val="006654C1"/>
    <w:rsid w:val="00671853"/>
    <w:rsid w:val="006732FE"/>
    <w:rsid w:val="0067543F"/>
    <w:rsid w:val="00687BFB"/>
    <w:rsid w:val="006910F6"/>
    <w:rsid w:val="006A2295"/>
    <w:rsid w:val="006A5BDC"/>
    <w:rsid w:val="006B401A"/>
    <w:rsid w:val="006C5152"/>
    <w:rsid w:val="006C71CA"/>
    <w:rsid w:val="006E0083"/>
    <w:rsid w:val="006E135F"/>
    <w:rsid w:val="007029AE"/>
    <w:rsid w:val="00722510"/>
    <w:rsid w:val="00722FED"/>
    <w:rsid w:val="0072574C"/>
    <w:rsid w:val="007B6D6F"/>
    <w:rsid w:val="007C5394"/>
    <w:rsid w:val="007F2FA0"/>
    <w:rsid w:val="007F3446"/>
    <w:rsid w:val="008160A4"/>
    <w:rsid w:val="00821B6D"/>
    <w:rsid w:val="00823011"/>
    <w:rsid w:val="0084141E"/>
    <w:rsid w:val="00845083"/>
    <w:rsid w:val="00854D0F"/>
    <w:rsid w:val="0086047F"/>
    <w:rsid w:val="008612EC"/>
    <w:rsid w:val="008745ED"/>
    <w:rsid w:val="00882560"/>
    <w:rsid w:val="00883E36"/>
    <w:rsid w:val="008925B5"/>
    <w:rsid w:val="00894C6E"/>
    <w:rsid w:val="008B016B"/>
    <w:rsid w:val="008B1174"/>
    <w:rsid w:val="008B1CC5"/>
    <w:rsid w:val="008B4B51"/>
    <w:rsid w:val="008E6082"/>
    <w:rsid w:val="008F1532"/>
    <w:rsid w:val="008F1E2B"/>
    <w:rsid w:val="0090352F"/>
    <w:rsid w:val="00906B10"/>
    <w:rsid w:val="00914247"/>
    <w:rsid w:val="0091787F"/>
    <w:rsid w:val="009202C0"/>
    <w:rsid w:val="00925E22"/>
    <w:rsid w:val="00941605"/>
    <w:rsid w:val="00941A9B"/>
    <w:rsid w:val="009467CE"/>
    <w:rsid w:val="00947779"/>
    <w:rsid w:val="009612EA"/>
    <w:rsid w:val="009659FA"/>
    <w:rsid w:val="00980022"/>
    <w:rsid w:val="009805C9"/>
    <w:rsid w:val="00982557"/>
    <w:rsid w:val="00997DF4"/>
    <w:rsid w:val="009A2FA9"/>
    <w:rsid w:val="009A70F8"/>
    <w:rsid w:val="009C5348"/>
    <w:rsid w:val="009D361E"/>
    <w:rsid w:val="009D45EA"/>
    <w:rsid w:val="009E4E3A"/>
    <w:rsid w:val="009F63DF"/>
    <w:rsid w:val="009F7D52"/>
    <w:rsid w:val="00A11DB9"/>
    <w:rsid w:val="00A243F8"/>
    <w:rsid w:val="00A352D4"/>
    <w:rsid w:val="00A40753"/>
    <w:rsid w:val="00A4749D"/>
    <w:rsid w:val="00A612D9"/>
    <w:rsid w:val="00A62304"/>
    <w:rsid w:val="00A631A4"/>
    <w:rsid w:val="00A70594"/>
    <w:rsid w:val="00A86549"/>
    <w:rsid w:val="00A900A4"/>
    <w:rsid w:val="00A945D5"/>
    <w:rsid w:val="00AA1CDE"/>
    <w:rsid w:val="00AA221D"/>
    <w:rsid w:val="00AB025A"/>
    <w:rsid w:val="00AE0786"/>
    <w:rsid w:val="00AE36D6"/>
    <w:rsid w:val="00B01304"/>
    <w:rsid w:val="00B10B2C"/>
    <w:rsid w:val="00B237BD"/>
    <w:rsid w:val="00B41D41"/>
    <w:rsid w:val="00B52998"/>
    <w:rsid w:val="00B52DD3"/>
    <w:rsid w:val="00B52E05"/>
    <w:rsid w:val="00B810DC"/>
    <w:rsid w:val="00BA26CE"/>
    <w:rsid w:val="00BB6F51"/>
    <w:rsid w:val="00BD0893"/>
    <w:rsid w:val="00C15ED0"/>
    <w:rsid w:val="00C17203"/>
    <w:rsid w:val="00C30D50"/>
    <w:rsid w:val="00C31ED2"/>
    <w:rsid w:val="00C328DC"/>
    <w:rsid w:val="00C674C3"/>
    <w:rsid w:val="00C84AE0"/>
    <w:rsid w:val="00C91CA8"/>
    <w:rsid w:val="00CD3686"/>
    <w:rsid w:val="00CF31E9"/>
    <w:rsid w:val="00D15514"/>
    <w:rsid w:val="00D26044"/>
    <w:rsid w:val="00D32443"/>
    <w:rsid w:val="00D7569D"/>
    <w:rsid w:val="00D83307"/>
    <w:rsid w:val="00D92D83"/>
    <w:rsid w:val="00D935B0"/>
    <w:rsid w:val="00D97F3B"/>
    <w:rsid w:val="00DB797E"/>
    <w:rsid w:val="00DD0A86"/>
    <w:rsid w:val="00DD3DFC"/>
    <w:rsid w:val="00DD5BFC"/>
    <w:rsid w:val="00DE1F25"/>
    <w:rsid w:val="00E13ABD"/>
    <w:rsid w:val="00E16704"/>
    <w:rsid w:val="00E23285"/>
    <w:rsid w:val="00E238CE"/>
    <w:rsid w:val="00E27CBD"/>
    <w:rsid w:val="00E30419"/>
    <w:rsid w:val="00E3165A"/>
    <w:rsid w:val="00E35653"/>
    <w:rsid w:val="00E35FCD"/>
    <w:rsid w:val="00E366BE"/>
    <w:rsid w:val="00E427C1"/>
    <w:rsid w:val="00E442C8"/>
    <w:rsid w:val="00E466B2"/>
    <w:rsid w:val="00E501D9"/>
    <w:rsid w:val="00E51865"/>
    <w:rsid w:val="00E876A6"/>
    <w:rsid w:val="00E923F8"/>
    <w:rsid w:val="00EA0DA4"/>
    <w:rsid w:val="00EA2D7F"/>
    <w:rsid w:val="00EB38C1"/>
    <w:rsid w:val="00EB4A1A"/>
    <w:rsid w:val="00ED07A0"/>
    <w:rsid w:val="00EE6581"/>
    <w:rsid w:val="00EF003F"/>
    <w:rsid w:val="00EF0C3D"/>
    <w:rsid w:val="00F16B64"/>
    <w:rsid w:val="00F262BD"/>
    <w:rsid w:val="00F316F8"/>
    <w:rsid w:val="00F347FE"/>
    <w:rsid w:val="00F81B68"/>
    <w:rsid w:val="00FA0F20"/>
    <w:rsid w:val="00FA3C3F"/>
    <w:rsid w:val="00FA56D7"/>
    <w:rsid w:val="00FA7A5E"/>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10167</Words>
  <Characters>57954</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67986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2</cp:revision>
  <dcterms:created xsi:type="dcterms:W3CDTF">2020-06-02T20:09:00Z</dcterms:created>
  <dcterms:modified xsi:type="dcterms:W3CDTF">2020-06-02T20:09:00Z</dcterms:modified>
  <cp:category/>
</cp:coreProperties>
</file>