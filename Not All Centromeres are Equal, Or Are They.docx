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685822BA" w:rsidR="00EE6581" w:rsidRPr="009612EA" w:rsidRDefault="00111ACE" w:rsidP="00DE1F25">
      <w:pPr>
        <w:pStyle w:val="Default"/>
        <w:widowControl w:val="0"/>
        <w:rPr>
          <w:rFonts w:asciiTheme="minorHAnsi" w:hAnsiTheme="minorHAnsi" w:cstheme="minorHAnsi"/>
          <w:iCs/>
          <w:sz w:val="22"/>
        </w:rPr>
      </w:pPr>
      <w:r>
        <w:rPr>
          <w:rFonts w:asciiTheme="minorHAnsi" w:hAnsiTheme="minorHAnsi" w:cstheme="minorHAnsi"/>
          <w:iCs/>
          <w:sz w:val="22"/>
        </w:rPr>
        <w:t xml:space="preserve">The reliable segregation of chromosome during cell division is a fundamental requirement for life. Centromeres function as the site on chromosomes to which spindle fibers attach allowing for ordered segregation of chromosome. Despite the fundamental nature of centromeres two fundamentally different types of centromeres are observed across plants and animals. Monocentric chromosomes possess a single region that function as the centromere while in holocentric chromosomes centromere activity is present across the length of the whole chromosome. </w:t>
      </w:r>
      <w:r w:rsidR="00C328DC">
        <w:rPr>
          <w:rFonts w:asciiTheme="minorHAnsi" w:hAnsiTheme="minorHAnsi" w:cstheme="minorHAnsi"/>
          <w:iCs/>
          <w:sz w:val="22"/>
        </w:rPr>
        <w:t>When chromosomal fusion or fission occurs species with monocentric chromosomes can fail to properly segregate chromosomes that have either no or multiple</w:t>
      </w:r>
      <w:r>
        <w:rPr>
          <w:rFonts w:asciiTheme="minorHAnsi" w:hAnsiTheme="minorHAnsi" w:cstheme="minorHAnsi"/>
          <w:iCs/>
          <w:sz w:val="22"/>
        </w:rPr>
        <w:t xml:space="preserve"> </w:t>
      </w:r>
      <w:r w:rsidR="00C328DC">
        <w:rPr>
          <w:rFonts w:asciiTheme="minorHAnsi" w:hAnsiTheme="minorHAnsi" w:cstheme="minorHAnsi"/>
          <w:iCs/>
          <w:sz w:val="22"/>
        </w:rPr>
        <w:t xml:space="preserve">centromeres. In contrast species with holocentric chromosome should still be able to safely segregate these chromosomes.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947779" w:rsidRPr="009612EA">
        <w:rPr>
          <w:rFonts w:asciiTheme="minorHAnsi" w:hAnsiTheme="minorHAnsi" w:cstheme="minorHAnsi"/>
          <w:iCs/>
          <w:sz w:val="22"/>
        </w:rPr>
        <w:t>Insects exhibit a wide range of chromosome number and several large clades with monocentric or holocentric chromosomes</w:t>
      </w:r>
      <w:r w:rsidR="00947779">
        <w:rPr>
          <w:rFonts w:asciiTheme="minorHAnsi" w:hAnsiTheme="minorHAnsi" w:cstheme="minorHAnsi"/>
          <w:iCs/>
          <w:sz w:val="22"/>
        </w:rPr>
        <w:t xml:space="preserve"> making them ideal for </w:t>
      </w:r>
      <w:r w:rsidR="00C328DC">
        <w:rPr>
          <w:rFonts w:asciiTheme="minorHAnsi" w:hAnsiTheme="minorHAnsi" w:cstheme="minorHAnsi"/>
          <w:iCs/>
          <w:sz w:val="22"/>
        </w:rPr>
        <w:t>detecting differences in chromosome evolution in clades with different types of centromeres</w:t>
      </w:r>
      <w:r w:rsidR="00947779"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Lepidoptera</w:t>
      </w:r>
      <w:r w:rsidR="00980022">
        <w:rPr>
          <w:rFonts w:asciiTheme="minorHAnsi" w:hAnsiTheme="minorHAnsi" w:cstheme="minorHAnsi"/>
          <w:iCs/>
          <w:sz w:val="22"/>
        </w:rPr>
        <w:t xml:space="preserve">, </w:t>
      </w:r>
      <w:r w:rsidR="00EB4A1A" w:rsidRPr="009612EA">
        <w:rPr>
          <w:rFonts w:asciiTheme="minorHAnsi" w:hAnsiTheme="minorHAnsi" w:cstheme="minorHAnsi"/>
          <w:iCs/>
          <w:sz w:val="22"/>
        </w:rPr>
        <w:t>a holocent</w:t>
      </w:r>
      <w:r w:rsidR="00E23285" w:rsidRPr="009612EA">
        <w:rPr>
          <w:rFonts w:asciiTheme="minorHAnsi" w:hAnsiTheme="minorHAnsi" w:cstheme="minorHAnsi"/>
          <w:iCs/>
          <w:sz w:val="22"/>
        </w:rPr>
        <w:t>r</w:t>
      </w:r>
      <w:r w:rsidR="00EB4A1A" w:rsidRPr="009612EA">
        <w:rPr>
          <w:rFonts w:asciiTheme="minorHAnsi" w:hAnsiTheme="minorHAnsi" w:cstheme="minorHAnsi"/>
          <w:iCs/>
          <w:sz w:val="22"/>
        </w:rPr>
        <w:t>ic clade</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exhibits some of the highest rates</w:t>
      </w:r>
      <w:r w:rsidR="00947779">
        <w:rPr>
          <w:rFonts w:asciiTheme="minorHAnsi" w:hAnsiTheme="minorHAnsi" w:cstheme="minorHAnsi"/>
          <w:iCs/>
          <w:sz w:val="22"/>
        </w:rPr>
        <w:t>, while other holocentric clades exhibit some of the lowest rates</w:t>
      </w:r>
      <w:r w:rsidR="00EB4A1A" w:rsidRPr="009612EA">
        <w:rPr>
          <w:rFonts w:asciiTheme="minorHAnsi" w:hAnsiTheme="minorHAnsi" w:cstheme="minorHAnsi"/>
          <w:iCs/>
          <w:sz w:val="22"/>
        </w:rPr>
        <w:t xml:space="preserve">. </w:t>
      </w:r>
      <w:r w:rsidR="00C328DC">
        <w:rPr>
          <w:rFonts w:asciiTheme="minorHAnsi" w:hAnsiTheme="minorHAnsi" w:cstheme="minorHAnsi"/>
          <w:iCs/>
          <w:sz w:val="22"/>
        </w:rPr>
        <w:t>L</w:t>
      </w:r>
      <w:r w:rsidR="00EB4A1A" w:rsidRPr="009612EA">
        <w:rPr>
          <w:rFonts w:asciiTheme="minorHAnsi" w:hAnsiTheme="minorHAnsi" w:cstheme="minorHAnsi"/>
          <w:iCs/>
          <w:sz w:val="22"/>
        </w:rPr>
        <w:t>ooking 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 xml:space="preserve">other coevolving traits must explain striking </w:t>
      </w:r>
      <w:r w:rsidR="00947779">
        <w:rPr>
          <w:rFonts w:asciiTheme="minorHAnsi" w:hAnsiTheme="minorHAnsi" w:cstheme="minorHAnsi"/>
          <w:iCs/>
          <w:sz w:val="22"/>
        </w:rPr>
        <w:t xml:space="preserve">differences among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6BE1933D"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6AACF3F"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235A0B">
        <w:rPr>
          <w:rFonts w:cstheme="minorHAnsi"/>
          <w:sz w:val="22"/>
          <w:szCs w:val="22"/>
        </w:rPr>
        <w:t xml:space="preserve">However, studies of </w:t>
      </w:r>
      <w:r w:rsidR="00511CB8">
        <w:rPr>
          <w:rFonts w:cstheme="minorHAnsi"/>
          <w:sz w:val="22"/>
          <w:szCs w:val="22"/>
        </w:rPr>
        <w:t>individual holocentric</w:t>
      </w:r>
      <w:r w:rsidR="00235A0B">
        <w:rPr>
          <w:rFonts w:cstheme="minorHAnsi"/>
          <w:sz w:val="22"/>
          <w:szCs w:val="22"/>
        </w:rPr>
        <w:t xml:space="preserve"> clades have </w:t>
      </w:r>
      <w:r w:rsidR="00511CB8">
        <w:rPr>
          <w:rFonts w:cstheme="minorHAnsi"/>
          <w:sz w:val="22"/>
          <w:szCs w:val="22"/>
        </w:rPr>
        <w:t xml:space="preserve">been mixed with some clades showing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w:t>
      </w:r>
      <w:r w:rsidR="0091787F">
        <w:rPr>
          <w:rFonts w:cstheme="minorHAnsi"/>
          <w:noProof/>
          <w:sz w:val="22"/>
          <w:szCs w:val="22"/>
        </w:rPr>
        <w:lastRenderedPageBreak/>
        <w:t>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The MCMC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t>
      </w:r>
      <w:r w:rsidR="00FE73E4" w:rsidRPr="00AE0786">
        <w:rPr>
          <w:rFonts w:cstheme="minorHAnsi"/>
          <w:sz w:val="22"/>
          <w:szCs w:val="22"/>
        </w:rPr>
        <w:lastRenderedPageBreak/>
        <w:t>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B3B5789"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3425C39A"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lastRenderedPageBreak/>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00A54079" w:rsidR="003962ED" w:rsidRDefault="003962ED" w:rsidP="003962ED">
      <w:pPr>
        <w:spacing w:after="0"/>
        <w:rPr>
          <w:ins w:id="0" w:author="Microsoft Office User" w:date="2020-05-20T12:07:00Z"/>
          <w:rFonts w:cstheme="minorHAnsi"/>
          <w:sz w:val="22"/>
          <w:szCs w:val="22"/>
        </w:rPr>
      </w:pPr>
      <w:r>
        <w:rPr>
          <w:rFonts w:cstheme="minorHAnsi"/>
          <w:sz w:val="22"/>
          <w:szCs w:val="22"/>
        </w:rPr>
        <w:t>Lepidoptera have long been recognized as exhibiting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The hypothesis that holocentricity may allow for rapid changes in chromosome number has been widely viewed as an </w:t>
      </w:r>
      <w:r w:rsidR="0091787F">
        <w:rPr>
          <w:rFonts w:cstheme="minorHAnsi"/>
          <w:sz w:val="22"/>
          <w:szCs w:val="22"/>
        </w:rPr>
        <w:t xml:space="preserve">explanation for the extreme distribution of chromosome number in Lepidoptera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are very near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p>
    <w:p w14:paraId="4D889B2A" w14:textId="0CB565CA" w:rsidR="00A900A4" w:rsidRDefault="00A900A4" w:rsidP="00DE1F25">
      <w:pPr>
        <w:spacing w:after="0"/>
        <w:rPr>
          <w:rFonts w:cstheme="minorHAnsi"/>
          <w:sz w:val="22"/>
          <w:szCs w:val="22"/>
        </w:rPr>
      </w:pPr>
    </w:p>
    <w:p w14:paraId="65D51380" w14:textId="2EC862A9"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either increase or decrease rates of chromosome number evolution. This might suggest </w:t>
      </w:r>
      <w:r>
        <w:rPr>
          <w:rFonts w:cstheme="minorHAnsi"/>
          <w:sz w:val="22"/>
          <w:szCs w:val="22"/>
        </w:rPr>
        <w:lastRenderedPageBreak/>
        <w:t>that in monocentric clades more extreme rate variation would be expected due to the presence or absence of meiotic drive. We note however that we observe roughly equal amounts of variation 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6AFAEBFE"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529248D6" w:rsidR="00374043" w:rsidRDefault="00254CAD" w:rsidP="00DE1F25">
      <w:pPr>
        <w:spacing w:after="0"/>
        <w:rPr>
          <w:rFonts w:cstheme="minorHAnsi"/>
          <w:color w:val="000000" w:themeColor="text1"/>
          <w:sz w:val="22"/>
          <w:szCs w:val="22"/>
        </w:rPr>
      </w:pPr>
      <w:r>
        <w:rPr>
          <w:rFonts w:cstheme="minorHAnsi"/>
          <w:color w:val="000000" w:themeColor="text1"/>
          <w:sz w:val="22"/>
          <w:szCs w:val="22"/>
        </w:rPr>
        <w:t>Likewise</w:t>
      </w:r>
      <w:r w:rsidR="00980022">
        <w:rPr>
          <w:rFonts w:cstheme="minorHAnsi"/>
          <w:color w:val="000000" w:themeColor="text1"/>
          <w:sz w:val="22"/>
          <w:szCs w:val="22"/>
        </w:rPr>
        <w:t>,</w:t>
      </w:r>
      <w:r>
        <w:rPr>
          <w:rFonts w:cstheme="minorHAnsi"/>
          <w:color w:val="000000" w:themeColor="text1"/>
          <w:sz w:val="22"/>
          <w:szCs w:val="22"/>
        </w:rPr>
        <w:t xml:space="preserv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However, without a closely related clade with monocentric chromosomes</w:t>
      </w:r>
      <w:r w:rsidR="00980022">
        <w:rPr>
          <w:rFonts w:cstheme="minorHAnsi"/>
          <w:color w:val="000000" w:themeColor="text1"/>
          <w:sz w:val="22"/>
          <w:szCs w:val="22"/>
        </w:rPr>
        <w:t>,</w:t>
      </w:r>
      <w:r w:rsidR="00FA56D7">
        <w:rPr>
          <w:rFonts w:cstheme="minorHAnsi"/>
          <w:color w:val="000000" w:themeColor="text1"/>
          <w:sz w:val="22"/>
          <w:szCs w:val="22"/>
        </w:rPr>
        <w:t xml:space="preserve">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2C9C9035" w14:textId="6AE691E7" w:rsidR="00460BC2" w:rsidRDefault="00A900A4" w:rsidP="00460BC2">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bookmarkStart w:id="1" w:name="_GoBack"/>
      <w:bookmarkEnd w:id="1"/>
      <w:r w:rsidR="00460BC2">
        <w:rPr>
          <w:rFonts w:cstheme="minorHAnsi"/>
          <w:color w:val="000000" w:themeColor="text1"/>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51B7144F" w14:textId="209E7D08"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563FA31" w14:textId="0BBE9FD7" w:rsidR="00380E81" w:rsidRPr="00460BC2"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3E4D654"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r w:rsidR="0009567D">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364E0815" w14:textId="29801B74" w:rsidR="00077899" w:rsidRPr="00AE0786" w:rsidRDefault="0009567D" w:rsidP="00DE1F25">
      <w:pPr>
        <w:spacing w:after="0"/>
        <w:rPr>
          <w:rFonts w:cstheme="minorHAnsi"/>
          <w:sz w:val="22"/>
          <w:szCs w:val="22"/>
        </w:rPr>
      </w:pPr>
      <w:r>
        <w:rPr>
          <w:rFonts w:cstheme="minorHAnsi"/>
          <w:sz w:val="22"/>
          <w:szCs w:val="22"/>
        </w:rPr>
        <w:t xml:space="preserve">Supplemental Figure 1. </w:t>
      </w:r>
      <w:r w:rsidR="002D30B1">
        <w:rPr>
          <w:rFonts w:cstheme="minorHAnsi"/>
          <w:sz w:val="22"/>
          <w:szCs w:val="22"/>
        </w:rPr>
        <w:t>Comparison</w:t>
      </w:r>
      <w:r>
        <w:rPr>
          <w:rFonts w:cstheme="minorHAnsi"/>
          <w:sz w:val="22"/>
          <w:szCs w:val="22"/>
        </w:rPr>
        <w:t xml:space="preserve"> of inferences under alternative backbones.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r w:rsidR="00077899"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0BCDB7" w14:textId="77777777" w:rsidR="00571CA8" w:rsidRDefault="00571CA8" w:rsidP="00854D0F">
      <w:pPr>
        <w:spacing w:after="0"/>
      </w:pPr>
      <w:r>
        <w:separator/>
      </w:r>
    </w:p>
  </w:endnote>
  <w:endnote w:type="continuationSeparator" w:id="0">
    <w:p w14:paraId="79E71F0C" w14:textId="77777777" w:rsidR="00571CA8" w:rsidRDefault="00571CA8"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190E2" w14:textId="77777777" w:rsidR="00571CA8" w:rsidRDefault="00571CA8" w:rsidP="00854D0F">
      <w:pPr>
        <w:spacing w:after="0"/>
      </w:pPr>
      <w:r>
        <w:separator/>
      </w:r>
    </w:p>
  </w:footnote>
  <w:footnote w:type="continuationSeparator" w:id="0">
    <w:p w14:paraId="41A52C6E" w14:textId="77777777" w:rsidR="00571CA8" w:rsidRDefault="00571CA8"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0ADE"/>
    <w:rsid w:val="00006095"/>
    <w:rsid w:val="00020DAE"/>
    <w:rsid w:val="00045392"/>
    <w:rsid w:val="00053A54"/>
    <w:rsid w:val="00077899"/>
    <w:rsid w:val="00085A8D"/>
    <w:rsid w:val="00087532"/>
    <w:rsid w:val="0009189E"/>
    <w:rsid w:val="0009567D"/>
    <w:rsid w:val="000C7CF3"/>
    <w:rsid w:val="000E001D"/>
    <w:rsid w:val="000E0649"/>
    <w:rsid w:val="000E33F0"/>
    <w:rsid w:val="001066A8"/>
    <w:rsid w:val="00111ACE"/>
    <w:rsid w:val="001221A6"/>
    <w:rsid w:val="00122986"/>
    <w:rsid w:val="00141B90"/>
    <w:rsid w:val="00153D22"/>
    <w:rsid w:val="001577E5"/>
    <w:rsid w:val="00162DA7"/>
    <w:rsid w:val="00164074"/>
    <w:rsid w:val="00186372"/>
    <w:rsid w:val="00195C79"/>
    <w:rsid w:val="001A663F"/>
    <w:rsid w:val="001B0FEA"/>
    <w:rsid w:val="001B1357"/>
    <w:rsid w:val="001C2504"/>
    <w:rsid w:val="001C3E57"/>
    <w:rsid w:val="00200F32"/>
    <w:rsid w:val="00215E65"/>
    <w:rsid w:val="00230E16"/>
    <w:rsid w:val="00233069"/>
    <w:rsid w:val="00235A0B"/>
    <w:rsid w:val="00244164"/>
    <w:rsid w:val="00254CAD"/>
    <w:rsid w:val="00257AC8"/>
    <w:rsid w:val="00297E6F"/>
    <w:rsid w:val="002A05AD"/>
    <w:rsid w:val="002D26E1"/>
    <w:rsid w:val="002D30B1"/>
    <w:rsid w:val="002E1D42"/>
    <w:rsid w:val="003022CF"/>
    <w:rsid w:val="003050E6"/>
    <w:rsid w:val="00343031"/>
    <w:rsid w:val="00360330"/>
    <w:rsid w:val="00374043"/>
    <w:rsid w:val="00380E81"/>
    <w:rsid w:val="003861C7"/>
    <w:rsid w:val="003873E6"/>
    <w:rsid w:val="003962ED"/>
    <w:rsid w:val="003A0DAF"/>
    <w:rsid w:val="003B52AF"/>
    <w:rsid w:val="003C6248"/>
    <w:rsid w:val="003F14DB"/>
    <w:rsid w:val="004034FA"/>
    <w:rsid w:val="0041099B"/>
    <w:rsid w:val="00433F19"/>
    <w:rsid w:val="00442BC8"/>
    <w:rsid w:val="0044329A"/>
    <w:rsid w:val="00450ECD"/>
    <w:rsid w:val="00460BC2"/>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71CA8"/>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2574C"/>
    <w:rsid w:val="007B6D6F"/>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328DC"/>
    <w:rsid w:val="00C674C3"/>
    <w:rsid w:val="00C84AE0"/>
    <w:rsid w:val="00CD3686"/>
    <w:rsid w:val="00D15514"/>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A56D7"/>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15</Pages>
  <Words>9793</Words>
  <Characters>55824</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65487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50</cp:revision>
  <dcterms:created xsi:type="dcterms:W3CDTF">2020-04-16T02:37:00Z</dcterms:created>
  <dcterms:modified xsi:type="dcterms:W3CDTF">2020-05-24T07:06:00Z</dcterms:modified>
  <cp:category/>
</cp:coreProperties>
</file>