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commentRangeStart w:id="0"/>
      <w:r w:rsidRPr="00AE0786">
        <w:rPr>
          <w:rFonts w:asciiTheme="minorHAnsi" w:hAnsiTheme="minorHAnsi" w:cstheme="minorHAnsi"/>
          <w:b/>
          <w:bCs/>
          <w:iCs/>
          <w:sz w:val="22"/>
        </w:rPr>
        <w:lastRenderedPageBreak/>
        <w:t>Abstract</w:t>
      </w:r>
      <w:commentRangeEnd w:id="0"/>
      <w:r w:rsidR="00DE1F25">
        <w:rPr>
          <w:rStyle w:val="CommentReference"/>
          <w:rFonts w:asciiTheme="minorHAnsi" w:hAnsiTheme="minorHAnsi"/>
        </w:rPr>
        <w:commentReference w:id="0"/>
      </w:r>
    </w:p>
    <w:p w14:paraId="08BD9323" w14:textId="16D4898B" w:rsidR="00EE6581" w:rsidRPr="00AE0786" w:rsidRDefault="003873E6" w:rsidP="00DE1F25">
      <w:pPr>
        <w:pStyle w:val="Default"/>
        <w:widowControl w:val="0"/>
        <w:rPr>
          <w:rFonts w:asciiTheme="minorHAnsi" w:hAnsiTheme="minorHAnsi" w:cstheme="minorHAnsi"/>
          <w:iCs/>
          <w:sz w:val="22"/>
        </w:rPr>
      </w:pPr>
      <w:r w:rsidRPr="00AE0786">
        <w:rPr>
          <w:rFonts w:asciiTheme="minorHAnsi" w:hAnsiTheme="minorHAnsi" w:cstheme="minorHAnsi"/>
          <w:b/>
          <w:bCs/>
          <w:iCs/>
          <w:sz w:val="22"/>
        </w:rPr>
        <w:tab/>
      </w:r>
      <w:r w:rsidR="009805C9" w:rsidRPr="00AE0786">
        <w:rPr>
          <w:rFonts w:asciiTheme="minorHAnsi" w:hAnsiTheme="minorHAnsi" w:cstheme="minorHAnsi"/>
          <w:iCs/>
          <w:sz w:val="22"/>
        </w:rPr>
        <w:t>Despite a century of research, many fundamental aspects of chromosome number evolution remain a mystery.</w:t>
      </w:r>
      <w:r w:rsidRPr="00AE0786">
        <w:rPr>
          <w:rFonts w:asciiTheme="minorHAnsi" w:hAnsiTheme="minorHAnsi" w:cstheme="minorHAnsi"/>
          <w:iCs/>
          <w:sz w:val="22"/>
        </w:rPr>
        <w:t xml:space="preserve"> </w:t>
      </w:r>
      <w:r w:rsidR="009805C9" w:rsidRPr="00AE0786">
        <w:rPr>
          <w:rFonts w:asciiTheme="minorHAnsi" w:hAnsiTheme="minorHAnsi" w:cstheme="minorHAnsi"/>
          <w:iCs/>
          <w:sz w:val="22"/>
        </w:rPr>
        <w:t>One example is the dynamics of fissions</w:t>
      </w:r>
      <w:r w:rsidR="00AA1CDE" w:rsidRPr="00AE0786">
        <w:rPr>
          <w:rFonts w:asciiTheme="minorHAnsi" w:hAnsiTheme="minorHAnsi" w:cstheme="minorHAnsi"/>
          <w:iCs/>
          <w:sz w:val="22"/>
        </w:rPr>
        <w:t xml:space="preserve"> and fusions</w:t>
      </w:r>
      <w:r w:rsidR="009805C9" w:rsidRPr="00AE0786">
        <w:rPr>
          <w:rFonts w:asciiTheme="minorHAnsi" w:hAnsiTheme="minorHAnsi" w:cstheme="minorHAnsi"/>
          <w:iCs/>
          <w:sz w:val="22"/>
        </w:rPr>
        <w:t xml:space="preserve"> in </w:t>
      </w:r>
      <w:r w:rsidR="0064695D" w:rsidRPr="00AE0786">
        <w:rPr>
          <w:rFonts w:asciiTheme="minorHAnsi" w:hAnsiTheme="minorHAnsi" w:cstheme="minorHAnsi"/>
          <w:iCs/>
          <w:sz w:val="22"/>
        </w:rPr>
        <w:t xml:space="preserve">clades with </w:t>
      </w:r>
      <w:r w:rsidR="009805C9" w:rsidRPr="00AE0786">
        <w:rPr>
          <w:rFonts w:asciiTheme="minorHAnsi" w:hAnsiTheme="minorHAnsi" w:cstheme="minorHAnsi"/>
          <w:iCs/>
          <w:sz w:val="22"/>
        </w:rPr>
        <w:t xml:space="preserve">holocentric </w:t>
      </w:r>
      <w:r w:rsidR="0064695D" w:rsidRPr="00AE0786">
        <w:rPr>
          <w:rFonts w:asciiTheme="minorHAnsi" w:hAnsiTheme="minorHAnsi" w:cstheme="minorHAnsi"/>
          <w:iCs/>
          <w:sz w:val="22"/>
        </w:rPr>
        <w:t xml:space="preserve">or </w:t>
      </w:r>
      <w:r w:rsidR="009805C9" w:rsidRPr="00AE0786">
        <w:rPr>
          <w:rFonts w:asciiTheme="minorHAnsi" w:hAnsiTheme="minorHAnsi" w:cstheme="minorHAnsi"/>
          <w:iCs/>
          <w:sz w:val="22"/>
        </w:rPr>
        <w:t xml:space="preserve">monocentric chromosomes. </w:t>
      </w:r>
      <w:r w:rsidRPr="00AE0786">
        <w:rPr>
          <w:rFonts w:asciiTheme="minorHAnsi" w:hAnsiTheme="minorHAnsi" w:cstheme="minorHAnsi"/>
          <w:sz w:val="22"/>
        </w:rPr>
        <w:t>Holocentric</w:t>
      </w:r>
      <w:r w:rsidR="00D32443" w:rsidRPr="00AE0786">
        <w:rPr>
          <w:rFonts w:asciiTheme="minorHAnsi" w:hAnsiTheme="minorHAnsi" w:cstheme="minorHAnsi"/>
          <w:sz w:val="22"/>
        </w:rPr>
        <w:t xml:space="preserve"> chromosomes have</w:t>
      </w:r>
      <w:r w:rsidRPr="00AE0786">
        <w:rPr>
          <w:rFonts w:asciiTheme="minorHAnsi" w:hAnsiTheme="minorHAnsi" w:cstheme="minorHAnsi"/>
          <w:sz w:val="22"/>
        </w:rPr>
        <w:t xml:space="preserve"> centromeres </w:t>
      </w:r>
      <w:r w:rsidR="00D32443" w:rsidRPr="00AE0786">
        <w:rPr>
          <w:rFonts w:asciiTheme="minorHAnsi" w:hAnsiTheme="minorHAnsi" w:cstheme="minorHAnsi"/>
          <w:sz w:val="22"/>
        </w:rPr>
        <w:t xml:space="preserve">that </w:t>
      </w:r>
      <w:r w:rsidRPr="00AE0786">
        <w:rPr>
          <w:rFonts w:asciiTheme="minorHAnsi" w:hAnsiTheme="minorHAnsi" w:cstheme="minorHAnsi"/>
          <w:sz w:val="22"/>
        </w:rPr>
        <w:t xml:space="preserve">are diffuse and spindle fibers attach along the entire length of the chromosome, while monocentric chromosomes have a single, localized centromere. This difference in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arrangement has led to the hypothesis that species with holocentric chromosomes </w:t>
      </w:r>
      <w:r w:rsidR="00EB4A1A" w:rsidRPr="00AE0786">
        <w:rPr>
          <w:rFonts w:asciiTheme="minorHAnsi" w:hAnsiTheme="minorHAnsi" w:cstheme="minorHAnsi"/>
          <w:sz w:val="22"/>
        </w:rPr>
        <w:t>may</w:t>
      </w:r>
      <w:r w:rsidRPr="00AE0786">
        <w:rPr>
          <w:rFonts w:asciiTheme="minorHAnsi" w:hAnsiTheme="minorHAnsi" w:cstheme="minorHAnsi"/>
          <w:sz w:val="22"/>
        </w:rPr>
        <w:t xml:space="preserve"> tolerate fissions </w:t>
      </w:r>
      <w:r w:rsidR="00EB4A1A" w:rsidRPr="00AE0786">
        <w:rPr>
          <w:rFonts w:asciiTheme="minorHAnsi" w:hAnsiTheme="minorHAnsi" w:cstheme="minorHAnsi"/>
          <w:sz w:val="22"/>
        </w:rPr>
        <w:t xml:space="preserve">with less impact on fitness </w:t>
      </w:r>
      <w:r w:rsidRPr="00AE0786">
        <w:rPr>
          <w:rFonts w:asciiTheme="minorHAnsi" w:hAnsiTheme="minorHAnsi" w:cstheme="minorHAnsi"/>
          <w:sz w:val="22"/>
        </w:rPr>
        <w:t xml:space="preserve">as compared to </w:t>
      </w:r>
      <w:r w:rsidR="00EB4A1A" w:rsidRPr="00AE0786">
        <w:rPr>
          <w:rFonts w:asciiTheme="minorHAnsi" w:hAnsiTheme="minorHAnsi" w:cstheme="minorHAnsi"/>
          <w:sz w:val="22"/>
        </w:rPr>
        <w:t xml:space="preserve">species with </w:t>
      </w:r>
      <w:r w:rsidRPr="00AE0786">
        <w:rPr>
          <w:rFonts w:asciiTheme="minorHAnsi" w:hAnsiTheme="minorHAnsi" w:cstheme="minorHAnsi"/>
          <w:sz w:val="22"/>
        </w:rPr>
        <w:t>monocentric chromosomes</w:t>
      </w:r>
      <w:r w:rsidR="00EB4A1A" w:rsidRPr="00AE0786">
        <w:rPr>
          <w:rFonts w:asciiTheme="minorHAnsi" w:hAnsiTheme="minorHAnsi" w:cstheme="minorHAnsi"/>
          <w:sz w:val="22"/>
        </w:rPr>
        <w:t xml:space="preserve">. This is based on the idea that fissions may lead to </w:t>
      </w:r>
      <w:r w:rsidRPr="00AE0786">
        <w:rPr>
          <w:rFonts w:asciiTheme="minorHAnsi" w:hAnsiTheme="minorHAnsi" w:cstheme="minorHAnsi"/>
          <w:sz w:val="22"/>
        </w:rPr>
        <w:t xml:space="preserve">chromosomal fragments </w:t>
      </w:r>
      <w:r w:rsidR="00EB4A1A" w:rsidRPr="00AE0786">
        <w:rPr>
          <w:rFonts w:asciiTheme="minorHAnsi" w:hAnsiTheme="minorHAnsi" w:cstheme="minorHAnsi"/>
          <w:sz w:val="22"/>
        </w:rPr>
        <w:t xml:space="preserve">that contain important genes but </w:t>
      </w:r>
      <w:r w:rsidRPr="00AE0786">
        <w:rPr>
          <w:rFonts w:asciiTheme="minorHAnsi" w:hAnsiTheme="minorHAnsi" w:cstheme="minorHAnsi"/>
          <w:sz w:val="22"/>
        </w:rPr>
        <w:t>lack centromeres</w:t>
      </w:r>
      <w:r w:rsidR="00AA1CDE" w:rsidRPr="00AE0786">
        <w:rPr>
          <w:rFonts w:asciiTheme="minorHAnsi" w:hAnsiTheme="minorHAnsi" w:cstheme="minorHAnsi"/>
          <w:sz w:val="22"/>
        </w:rPr>
        <w:t xml:space="preserve"> </w:t>
      </w:r>
      <w:r w:rsidR="00EB4A1A" w:rsidRPr="00AE0786">
        <w:rPr>
          <w:rFonts w:asciiTheme="minorHAnsi" w:hAnsiTheme="minorHAnsi" w:cstheme="minorHAnsi"/>
          <w:sz w:val="22"/>
        </w:rPr>
        <w:t xml:space="preserve">and thus </w:t>
      </w:r>
      <w:r w:rsidR="00AA1CDE" w:rsidRPr="00AE0786">
        <w:rPr>
          <w:rFonts w:asciiTheme="minorHAnsi" w:hAnsiTheme="minorHAnsi" w:cstheme="minorHAnsi"/>
          <w:sz w:val="22"/>
        </w:rPr>
        <w:t xml:space="preserve">cannot segregate </w:t>
      </w:r>
      <w:r w:rsidR="00EB4A1A" w:rsidRPr="00AE0786">
        <w:rPr>
          <w:rFonts w:asciiTheme="minorHAnsi" w:hAnsiTheme="minorHAnsi" w:cstheme="minorHAnsi"/>
          <w:sz w:val="22"/>
        </w:rPr>
        <w:t>properly</w:t>
      </w:r>
      <w:r w:rsidR="00AA1CDE" w:rsidRPr="00AE0786">
        <w:rPr>
          <w:rFonts w:asciiTheme="minorHAnsi" w:hAnsiTheme="minorHAnsi" w:cstheme="minorHAnsi"/>
          <w:sz w:val="22"/>
        </w:rPr>
        <w:t xml:space="preserve"> monocentric </w:t>
      </w:r>
      <w:r w:rsidR="002D26E1" w:rsidRPr="00AE0786">
        <w:rPr>
          <w:rFonts w:asciiTheme="minorHAnsi" w:hAnsiTheme="minorHAnsi" w:cstheme="minorHAnsi"/>
          <w:sz w:val="22"/>
        </w:rPr>
        <w:t>species</w:t>
      </w:r>
      <w:r w:rsidRPr="00AE0786">
        <w:rPr>
          <w:rFonts w:asciiTheme="minorHAnsi" w:hAnsiTheme="minorHAnsi" w:cstheme="minorHAnsi"/>
          <w:sz w:val="22"/>
        </w:rPr>
        <w:t xml:space="preserve">. </w:t>
      </w:r>
      <w:r w:rsidR="00EB4A1A" w:rsidRPr="00AE0786">
        <w:rPr>
          <w:rFonts w:asciiTheme="minorHAnsi" w:hAnsiTheme="minorHAnsi" w:cstheme="minorHAnsi"/>
          <w:iCs/>
          <w:sz w:val="22"/>
        </w:rPr>
        <w:t xml:space="preserve">Insects exhibit a wide range of chromosome number and several large clades with monocentric or holocentric chromosomes. </w:t>
      </w:r>
      <w:r w:rsidR="00D32443" w:rsidRPr="00AE0786">
        <w:rPr>
          <w:rFonts w:asciiTheme="minorHAnsi" w:hAnsiTheme="minorHAnsi" w:cstheme="minorHAnsi"/>
          <w:sz w:val="22"/>
        </w:rPr>
        <w:t>To test for differences in the rates of fissions w</w:t>
      </w:r>
      <w:r w:rsidRPr="00AE0786">
        <w:rPr>
          <w:rFonts w:asciiTheme="minorHAnsi" w:hAnsiTheme="minorHAnsi" w:cstheme="minorHAnsi"/>
          <w:iCs/>
          <w:sz w:val="22"/>
        </w:rPr>
        <w:t xml:space="preserve">e </w:t>
      </w:r>
      <w:r w:rsidR="00DD5BFC" w:rsidRPr="00AE0786">
        <w:rPr>
          <w:rFonts w:asciiTheme="minorHAnsi" w:hAnsiTheme="minorHAnsi" w:cstheme="minorHAnsi"/>
          <w:iCs/>
          <w:sz w:val="22"/>
        </w:rPr>
        <w:t xml:space="preserve">analyzed data from </w:t>
      </w:r>
      <w:r w:rsidRPr="00AE0786">
        <w:rPr>
          <w:rFonts w:asciiTheme="minorHAnsi" w:hAnsiTheme="minorHAnsi" w:cstheme="minorHAnsi"/>
          <w:iCs/>
          <w:sz w:val="22"/>
        </w:rPr>
        <w:t xml:space="preserve">12,412 species of insects </w:t>
      </w:r>
      <w:r w:rsidR="00DD5BFC" w:rsidRPr="00AE0786">
        <w:rPr>
          <w:rFonts w:asciiTheme="minorHAnsi" w:hAnsiTheme="minorHAnsi" w:cstheme="minorHAnsi"/>
          <w:iCs/>
          <w:sz w:val="22"/>
        </w:rPr>
        <w:t>in both a taxonomic and phylogenetic framework</w:t>
      </w:r>
      <w:r w:rsidR="00D32443" w:rsidRPr="00AE0786">
        <w:rPr>
          <w:rFonts w:asciiTheme="minorHAnsi" w:hAnsiTheme="minorHAnsi" w:cstheme="minorHAnsi"/>
          <w:iCs/>
          <w:sz w:val="22"/>
        </w:rPr>
        <w:t xml:space="preserve">. </w:t>
      </w:r>
      <w:r w:rsidR="00EB4A1A" w:rsidRPr="00AE0786">
        <w:rPr>
          <w:rFonts w:asciiTheme="minorHAnsi" w:hAnsiTheme="minorHAnsi" w:cstheme="minorHAnsi"/>
          <w:iCs/>
          <w:sz w:val="22"/>
        </w:rPr>
        <w:t>We found insect orders exhibit striking differences in rates of fissions as well as fusion and polyploidy. Lepidoptera (a holocent</w:t>
      </w:r>
      <w:r w:rsidR="00E23285">
        <w:rPr>
          <w:rFonts w:asciiTheme="minorHAnsi" w:hAnsiTheme="minorHAnsi" w:cstheme="minorHAnsi"/>
          <w:iCs/>
          <w:sz w:val="22"/>
        </w:rPr>
        <w:t>r</w:t>
      </w:r>
      <w:r w:rsidR="00EB4A1A" w:rsidRPr="00AE0786">
        <w:rPr>
          <w:rFonts w:asciiTheme="minorHAnsi" w:hAnsiTheme="minorHAnsi" w:cstheme="minorHAnsi"/>
          <w:iCs/>
          <w:sz w:val="22"/>
        </w:rPr>
        <w:t>ic clade) exhibits some of the highest rates. However, looking across all insects we found no evidence that holocentric clades have higher rates of fission, fusion, or polyploidy than do monocentric clades.</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55373AA3"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aWxzb248L3N0eWxlPjxzdHlsZSBmYWNlPSJpdGFsaWMiPiBldCBhbC48L3N0eWxlPiAxOTc1OyA8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</w:fldData>
        </w:fldChar>
      </w:r>
      <w:r w:rsidR="00EF0C3D">
        <w:rPr>
          <w:rFonts w:asciiTheme="minorHAnsi" w:hAnsiTheme="minorHAnsi" w:cstheme="minorHAnsi"/>
          <w:color w:val="000000" w:themeColor="text1"/>
          <w:sz w:val="22"/>
        </w:rPr>
        <w:instrText xml:space="preserve"> ADDIN EN.CITE </w:instrText>
      </w:r>
      <w:r w:rsidR="00EF0C3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aWxzb248L3N0eWxlPjxzdHlsZSBmYWNlPSJpdGFsaWMiPiBldCBhbC48L3N0eWxlPiAxOTc1OyA8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</w:fldData>
        </w:fldChar>
      </w:r>
      <w:r w:rsidR="00EF0C3D">
        <w:rPr>
          <w:rFonts w:asciiTheme="minorHAnsi" w:hAnsiTheme="minorHAnsi" w:cstheme="minorHAnsi"/>
          <w:color w:val="000000" w:themeColor="text1"/>
          <w:sz w:val="22"/>
        </w:rPr>
        <w:instrText xml:space="preserve"> ADDIN EN.CITE.DATA </w:instrText>
      </w:r>
      <w:r w:rsidR="00EF0C3D">
        <w:rPr>
          <w:rFonts w:asciiTheme="minorHAnsi" w:hAnsiTheme="minorHAnsi" w:cstheme="minorHAnsi"/>
          <w:color w:val="000000" w:themeColor="text1"/>
          <w:sz w:val="22"/>
        </w:rPr>
      </w:r>
      <w:r w:rsidR="00EF0C3D">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EF0C3D">
        <w:rPr>
          <w:rFonts w:asciiTheme="minorHAnsi" w:hAnsiTheme="minorHAnsi" w:cstheme="minorHAnsi"/>
          <w:noProof/>
          <w:color w:val="000000" w:themeColor="text1"/>
          <w:sz w:val="22"/>
        </w:rPr>
        <w:t>(</w:t>
      </w:r>
      <w:r w:rsidR="00EF0C3D" w:rsidRPr="00EF0C3D">
        <w:rPr>
          <w:rFonts w:asciiTheme="minorHAnsi" w:hAnsiTheme="minorHAnsi" w:cstheme="minorHAnsi"/>
          <w:smallCaps/>
          <w:noProof/>
          <w:color w:val="000000" w:themeColor="text1"/>
          <w:sz w:val="22"/>
        </w:rPr>
        <w:t>Wilson</w:t>
      </w:r>
      <w:r w:rsidR="00EF0C3D" w:rsidRPr="00EF0C3D">
        <w:rPr>
          <w:rFonts w:asciiTheme="minorHAnsi" w:hAnsiTheme="minorHAnsi" w:cstheme="minorHAnsi"/>
          <w:i/>
          <w:noProof/>
          <w:color w:val="000000" w:themeColor="text1"/>
          <w:sz w:val="22"/>
        </w:rPr>
        <w:t xml:space="preserve"> et al.</w:t>
      </w:r>
      <w:r w:rsidR="00EF0C3D">
        <w:rPr>
          <w:rFonts w:asciiTheme="minorHAnsi" w:hAnsiTheme="minorHAnsi" w:cstheme="minorHAnsi"/>
          <w:noProof/>
          <w:color w:val="000000" w:themeColor="text1"/>
          <w:sz w:val="22"/>
        </w:rPr>
        <w:t xml:space="preserve"> 1975; </w:t>
      </w:r>
      <w:r w:rsidR="00EF0C3D" w:rsidRPr="00EF0C3D">
        <w:rPr>
          <w:rFonts w:asciiTheme="minorHAnsi" w:hAnsiTheme="minorHAnsi" w:cstheme="minorHAnsi"/>
          <w:smallCaps/>
          <w:noProof/>
          <w:color w:val="000000" w:themeColor="text1"/>
          <w:sz w:val="22"/>
        </w:rPr>
        <w:t>White</w:t>
      </w:r>
      <w:r w:rsidR="00EF0C3D">
        <w:rPr>
          <w:rFonts w:asciiTheme="minorHAnsi" w:hAnsiTheme="minorHAnsi" w:cstheme="minorHAnsi"/>
          <w:noProof/>
          <w:color w:val="000000" w:themeColor="text1"/>
          <w:sz w:val="22"/>
        </w:rPr>
        <w:t xml:space="preserve"> 1978; </w:t>
      </w:r>
      <w:r w:rsidR="00EF0C3D" w:rsidRPr="00EF0C3D">
        <w:rPr>
          <w:rFonts w:asciiTheme="minorHAnsi" w:hAnsiTheme="minorHAnsi" w:cstheme="minorHAnsi"/>
          <w:smallCaps/>
          <w:noProof/>
          <w:color w:val="000000" w:themeColor="text1"/>
          <w:sz w:val="22"/>
        </w:rPr>
        <w:t>Bush</w:t>
      </w:r>
      <w:r w:rsidR="00EF0C3D">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Chromosome number</w:t>
      </w:r>
      <w:r w:rsidR="00442BC8" w:rsidRPr="00AE0786">
        <w:rPr>
          <w:rFonts w:asciiTheme="minorHAnsi" w:hAnsiTheme="minorHAnsi" w:cstheme="minorHAnsi"/>
          <w:sz w:val="22"/>
        </w:rPr>
        <w:t xml:space="preserve"> has even been proposed as a possible driver of speciation</w:t>
      </w:r>
      <w:ins w:id="1" w:author="Microsoft Office User" w:date="2020-05-20T02:22:00Z">
        <w:r w:rsidR="00BB6F51">
          <w:rPr>
            <w:rFonts w:asciiTheme="minorHAnsi" w:hAnsiTheme="minorHAnsi" w:cstheme="minorHAnsi"/>
            <w:sz w:val="22"/>
          </w:rPr>
          <w:t xml:space="preserve"> </w:t>
        </w:r>
      </w:ins>
      <w:r w:rsidR="00BB6F51">
        <w:rPr>
          <w:rFonts w:asciiTheme="minorHAnsi" w:hAnsiTheme="minorHAnsi" w:cstheme="minorHAnsi"/>
          <w:sz w:val="22"/>
        </w:rPr>
        <w:fldChar w:fldCharType="begin"/>
      </w:r>
      <w:r w:rsidR="00882560">
        <w:rPr>
          <w:rFonts w:asciiTheme="minorHAnsi" w:hAnsiTheme="minorHAnsi" w:cstheme="minorHAnsi"/>
          <w:sz w:val="22"/>
        </w:rPr>
        <w:instrText xml:space="preserve"> ADDIN EN.CITE &lt;EndNote&gt;&lt;Cite&gt;&lt;Author&gt;White&lt;/Author&gt;&lt;Year&gt;1978&lt;/Year&gt;&lt;RecNum&gt;437&lt;/RecNum&gt;&lt;DisplayText&gt;(&lt;style face="smallcaps"&gt;White&lt;/style&gt; 1978)&lt;/DisplayText&gt;&lt;record&gt;&lt;rec-number&gt;437&lt;/rec-number&gt;&lt;foreign-keys&gt;&lt;key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BB6F51">
        <w:rPr>
          <w:rFonts w:asciiTheme="minorHAnsi" w:hAnsiTheme="minorHAnsi" w:cstheme="minorHAnsi"/>
          <w:noProof/>
          <w:sz w:val="22"/>
        </w:rPr>
        <w:t>(</w:t>
      </w:r>
      <w:r w:rsidR="00BB6F51" w:rsidRPr="00BB6F51">
        <w:rPr>
          <w:rFonts w:asciiTheme="minorHAnsi" w:hAnsiTheme="minorHAnsi" w:cstheme="minorHAnsi"/>
          <w:smallCaps/>
          <w:noProof/>
          <w:sz w:val="22"/>
        </w:rPr>
        <w:t>White</w:t>
      </w:r>
      <w:r w:rsidR="00BB6F51">
        <w:rPr>
          <w:rFonts w:asciiTheme="minorHAnsi" w:hAnsiTheme="minorHAnsi" w:cstheme="minorHAnsi"/>
          <w:noProof/>
          <w:sz w:val="22"/>
        </w:rPr>
        <w:t xml:space="preserve"> 1978)</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w:t>
      </w:r>
      <w:proofErr w:type="spellStart"/>
      <w:r w:rsidR="00442BC8" w:rsidRPr="00AE0786">
        <w:rPr>
          <w:rFonts w:asciiTheme="minorHAnsi" w:hAnsiTheme="minorHAnsi" w:cstheme="minorHAnsi"/>
          <w:sz w:val="22"/>
        </w:rPr>
        <w:t>stasipatric</w:t>
      </w:r>
      <w:proofErr w:type="spellEnd"/>
      <w:r w:rsidR="00442BC8" w:rsidRPr="00AE0786">
        <w:rPr>
          <w:rFonts w:asciiTheme="minorHAnsi" w:hAnsiTheme="minorHAnsi" w:cstheme="minorHAnsi"/>
          <w:sz w:val="22"/>
        </w:rPr>
        <w:t xml:space="preserve">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3EEAF3D9"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0A91416A"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 xml:space="preserve"> </w:t>
      </w:r>
      <w:r w:rsidR="006C71CA" w:rsidRPr="00AE0786">
        <w:rPr>
          <w:rFonts w:cstheme="minorHAnsi"/>
          <w:sz w:val="22"/>
          <w:szCs w:val="22"/>
        </w:rPr>
        <w:fldChar w:fldCharType="begin"/>
      </w:r>
      <w:r w:rsidR="00D7569D" w:rsidRPr="00AE0786">
        <w:rPr>
          <w:rFonts w:cstheme="minorHAnsi"/>
          <w:sz w:val="22"/>
          <w:szCs w:val="22"/>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Escudero</w:t>
      </w:r>
      <w:r w:rsidR="00D7569D" w:rsidRPr="00AE0786">
        <w:rPr>
          <w:rFonts w:cstheme="minorHAnsi"/>
          <w:i/>
          <w:noProof/>
          <w:sz w:val="22"/>
          <w:szCs w:val="22"/>
        </w:rPr>
        <w:t xml:space="preserve"> et al.</w:t>
      </w:r>
      <w:r w:rsidR="00D7569D" w:rsidRPr="00AE0786">
        <w:rPr>
          <w:rFonts w:cstheme="minorHAnsi"/>
          <w:noProof/>
          <w:sz w:val="22"/>
          <w:szCs w:val="22"/>
        </w:rPr>
        <w:t xml:space="preserve"> 2012)</w:t>
      </w:r>
      <w:r w:rsidR="006C71CA" w:rsidRPr="00AE0786">
        <w:rPr>
          <w:rFonts w:cstheme="minorHAnsi"/>
          <w:sz w:val="22"/>
          <w:szCs w:val="22"/>
        </w:rPr>
        <w:fldChar w:fldCharType="end"/>
      </w:r>
      <w:r w:rsidR="006C71CA" w:rsidRPr="00AE0786">
        <w:rPr>
          <w:rFonts w:cstheme="minorHAnsi"/>
          <w:sz w:val="22"/>
          <w:szCs w:val="22"/>
        </w:rPr>
        <w:t>.</w:t>
      </w:r>
      <w:r w:rsidR="00E427C1" w:rsidRPr="00AE0786">
        <w:rPr>
          <w:rFonts w:cstheme="minorHAnsi"/>
          <w:sz w:val="22"/>
          <w:szCs w:val="22"/>
        </w:rPr>
        <w:t xml:space="preserve"> </w:t>
      </w:r>
    </w:p>
    <w:p w14:paraId="2DF661C1" w14:textId="77777777" w:rsidR="00DE1F25" w:rsidRDefault="00DE1F25" w:rsidP="00DE1F25">
      <w:pPr>
        <w:spacing w:after="0"/>
        <w:rPr>
          <w:rFonts w:cstheme="minorHAnsi"/>
          <w:sz w:val="22"/>
          <w:szCs w:val="22"/>
        </w:rPr>
      </w:pPr>
    </w:p>
    <w:p w14:paraId="3853CF81" w14:textId="3BEA7E27"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164074" w:rsidRPr="00AE0786">
        <w:rPr>
          <w:rFonts w:cstheme="minorHAnsi"/>
          <w:sz w:val="22"/>
          <w:szCs w:val="22"/>
        </w:rPr>
        <w:t xml:space="preserve"> </w:t>
      </w:r>
      <w:r w:rsidR="00164074" w:rsidRPr="00AE0786">
        <w:rPr>
          <w:rFonts w:cstheme="minorHAnsi"/>
          <w:sz w:val="22"/>
          <w:szCs w:val="22"/>
        </w:rPr>
        <w:fldChar w:fldCharType="begin"/>
      </w:r>
      <w:r w:rsidR="00164074" w:rsidRPr="00AE0786">
        <w:rPr>
          <w:rFonts w:cstheme="minorHAnsi"/>
          <w:sz w:val="22"/>
          <w:szCs w:val="22"/>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Blackman</w:t>
      </w:r>
      <w:r w:rsidR="00164074" w:rsidRPr="00AE0786">
        <w:rPr>
          <w:rFonts w:cstheme="minorHAnsi"/>
          <w:noProof/>
          <w:sz w:val="22"/>
          <w:szCs w:val="22"/>
        </w:rPr>
        <w:t xml:space="preserve"> 1980)</w:t>
      </w:r>
      <w:r w:rsidR="00164074" w:rsidRPr="00AE0786">
        <w:rPr>
          <w:rFonts w:cstheme="minorHAnsi"/>
          <w:sz w:val="22"/>
          <w:szCs w:val="22"/>
        </w:rPr>
        <w:fldChar w:fldCharType="end"/>
      </w:r>
      <w:r w:rsidRPr="00AE0786">
        <w:rPr>
          <w:rFonts w:cstheme="minorHAnsi"/>
          <w:sz w:val="22"/>
          <w:szCs w:val="22"/>
        </w:rPr>
        <w:t xml:space="preserve">. However, initial analyses have found no significant difference in chromosome number among </w:t>
      </w:r>
      <w:r w:rsidRPr="00AE0786">
        <w:rPr>
          <w:rFonts w:cstheme="minorHAnsi"/>
          <w:sz w:val="22"/>
          <w:szCs w:val="22"/>
        </w:rPr>
        <w:lastRenderedPageBreak/>
        <w:t>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5355E4B2"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ins w:id="2" w:author="Microsoft Office User" w:date="2020-05-20T01:57:00Z">
        <w:r w:rsidR="00343031">
          <w:rPr>
            <w:rFonts w:asciiTheme="minorHAnsi" w:hAnsiTheme="minorHAnsi" w:cstheme="minorHAnsi"/>
            <w:sz w:val="22"/>
          </w:rPr>
          <w:t>1</w:t>
        </w:r>
      </w:ins>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w:t>
      </w:r>
      <w:commentRangeStart w:id="3"/>
      <w:commentRangeStart w:id="4"/>
      <w:r w:rsidR="00045392" w:rsidRPr="00AE0786">
        <w:rPr>
          <w:rFonts w:asciiTheme="minorHAnsi" w:hAnsiTheme="minorHAnsi" w:cstheme="minorHAnsi"/>
          <w:sz w:val="22"/>
        </w:rPr>
        <w:t xml:space="preserve">There are 3,465 species with holocentric chromosomes and 8,946 species with monocentric chromosomes. </w:t>
      </w:r>
      <w:commentRangeEnd w:id="3"/>
      <w:r w:rsidR="006B401A" w:rsidRPr="00AE0786">
        <w:rPr>
          <w:rStyle w:val="CommentReference"/>
          <w:rFonts w:asciiTheme="minorHAnsi" w:hAnsiTheme="minorHAnsi" w:cstheme="minorHAnsi"/>
          <w:sz w:val="22"/>
          <w:szCs w:val="22"/>
        </w:rPr>
        <w:commentReference w:id="3"/>
      </w:r>
      <w:commentRangeEnd w:id="4"/>
      <w:r w:rsidR="00343031">
        <w:rPr>
          <w:rStyle w:val="CommentReference"/>
          <w:rFonts w:asciiTheme="minorHAnsi" w:hAnsiTheme="minorHAnsi"/>
        </w:rPr>
        <w:commentReference w:id="4"/>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ins w:id="5" w:author="Microsoft Office User" w:date="2020-05-20T01:31:00Z">
        <w:r w:rsidR="00A86549">
          <w:rPr>
            <w:rFonts w:asciiTheme="minorHAnsi" w:hAnsiTheme="minorHAnsi" w:cstheme="minorHAnsi"/>
            <w:sz w:val="22"/>
          </w:rPr>
          <w:t xml:space="preserve"> </w:t>
        </w:r>
      </w:ins>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ins w:id="6" w:author="Microsoft Office User" w:date="2020-05-20T01:39:00Z">
        <w:r w:rsidR="001C2504">
          <w:rPr>
            <w:rFonts w:asciiTheme="minorHAnsi" w:hAnsiTheme="minorHAnsi" w:cstheme="minorHAnsi"/>
            <w:sz w:val="22"/>
          </w:rPr>
          <w:t xml:space="preserve"> </w:t>
        </w:r>
      </w:ins>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ins w:id="7" w:author="Microsoft Office User" w:date="2020-05-20T01:39:00Z">
        <w:r w:rsidR="001C2504" w:rsidRPr="001C2504">
          <w:rPr>
            <w:rFonts w:asciiTheme="minorHAnsi" w:hAnsiTheme="minorHAnsi" w:cstheme="minorHAnsi"/>
            <w:sz w:val="22"/>
          </w:rPr>
          <w:t>.</w:t>
        </w:r>
      </w:ins>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The MCMC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w:t>
      </w:r>
      <w:r w:rsidRPr="00AE0786">
        <w:rPr>
          <w:rFonts w:cstheme="minorHAnsi"/>
          <w:sz w:val="22"/>
          <w:szCs w:val="22"/>
        </w:rPr>
        <w:lastRenderedPageBreak/>
        <w:t xml:space="preserve">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7EDE31D0" w14:textId="57756D28" w:rsidR="00DE1F25" w:rsidRDefault="001221A6" w:rsidP="00DE1F25">
      <w:pPr>
        <w:pStyle w:val="Default"/>
        <w:widowControl w:val="0"/>
        <w:rPr>
          <w:rFonts w:asciiTheme="minorHAnsi" w:hAnsiTheme="minorHAnsi" w:cstheme="minorHAnsi"/>
          <w:sz w:val="22"/>
        </w:rPr>
      </w:pPr>
      <w:r>
        <w:rPr>
          <w:rFonts w:asciiTheme="minorHAnsi" w:hAnsiTheme="minorHAnsi" w:cstheme="minorHAnsi"/>
          <w:i/>
          <w:iCs/>
          <w:sz w:val="22"/>
        </w:rPr>
        <w:t>Absolute difference in holocentric and monocentric clades:</w:t>
      </w:r>
      <w:r>
        <w:rPr>
          <w:rFonts w:asciiTheme="minorHAnsi" w:hAnsiTheme="minorHAnsi" w:cstheme="minorHAnsi"/>
          <w:sz w:val="22"/>
        </w:rPr>
        <w:t xml:space="preserve"> We fit a standard ANOVA and a phylogenetic ANOVA to determine whether there was an absolute difference in chromosome number among holocentric and monocentric clades.</w:t>
      </w:r>
    </w:p>
    <w:p w14:paraId="4EE988D2" w14:textId="7032D2B4" w:rsidR="001221A6" w:rsidRDefault="001221A6" w:rsidP="00DE1F25">
      <w:pPr>
        <w:pStyle w:val="Default"/>
        <w:widowControl w:val="0"/>
        <w:rPr>
          <w:rFonts w:asciiTheme="minorHAnsi" w:hAnsiTheme="minorHAnsi" w:cstheme="minorHAnsi"/>
          <w:sz w:val="22"/>
        </w:rPr>
      </w:pPr>
    </w:p>
    <w:p w14:paraId="68CA2B3D" w14:textId="77777777" w:rsidR="001221A6" w:rsidRPr="001221A6" w:rsidRDefault="001221A6" w:rsidP="00DE1F25">
      <w:pPr>
        <w:pStyle w:val="Default"/>
        <w:widowControl w:val="0"/>
        <w:rPr>
          <w:rFonts w:asciiTheme="minorHAnsi" w:hAnsiTheme="minorHAnsi" w:cstheme="minorHAnsi"/>
          <w:sz w:val="22"/>
        </w:rPr>
      </w:pPr>
    </w:p>
    <w:p w14:paraId="1220EEF2" w14:textId="6D674F28"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934FA48"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F81B68" w:rsidRPr="00AE0786">
        <w:rPr>
          <w:rFonts w:asciiTheme="minorHAnsi" w:hAnsiTheme="minorHAnsi" w:cstheme="minorHAnsi"/>
          <w:iCs/>
          <w:sz w:val="22"/>
        </w:rPr>
        <w:t xml:space="preserve">a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4A025FF6" w14:textId="4269E3C5" w:rsidR="00200F32" w:rsidRPr="00AE0786" w:rsidRDefault="00200F32" w:rsidP="00DE1F25">
      <w:pPr>
        <w:spacing w:after="0"/>
        <w:rPr>
          <w:rFonts w:cstheme="minorHAnsi"/>
          <w:sz w:val="22"/>
          <w:szCs w:val="22"/>
        </w:rPr>
      </w:pPr>
      <w:r w:rsidRPr="00AE0786">
        <w:rPr>
          <w:rFonts w:cstheme="minorHAnsi"/>
          <w:sz w:val="22"/>
          <w:szCs w:val="22"/>
        </w:rPr>
        <w:t xml:space="preserve">The hypothesis that holocentric chromosomes are more tolerant </w:t>
      </w:r>
      <w:r w:rsidR="00F81B68" w:rsidRPr="00AE0786">
        <w:rPr>
          <w:rFonts w:cstheme="minorHAnsi"/>
          <w:sz w:val="22"/>
          <w:szCs w:val="22"/>
        </w:rPr>
        <w:t>of</w:t>
      </w:r>
      <w:r w:rsidRPr="00AE0786">
        <w:rPr>
          <w:rFonts w:cstheme="minorHAnsi"/>
          <w:sz w:val="22"/>
          <w:szCs w:val="22"/>
        </w:rPr>
        <w:t xml:space="preserve"> fusions and fissions and therefore have a higher rate of chromosome </w:t>
      </w:r>
      <w:r w:rsidR="00D26044" w:rsidRPr="00AE0786">
        <w:rPr>
          <w:rFonts w:cstheme="minorHAnsi"/>
          <w:sz w:val="22"/>
          <w:szCs w:val="22"/>
        </w:rPr>
        <w:t xml:space="preserve">number </w:t>
      </w:r>
      <w:r w:rsidRPr="00AE0786">
        <w:rPr>
          <w:rFonts w:cstheme="minorHAnsi"/>
          <w:sz w:val="22"/>
          <w:szCs w:val="22"/>
        </w:rPr>
        <w:t xml:space="preserve">evolution was not supported by our data. Overall, the rates of chromosome </w:t>
      </w:r>
      <w:r w:rsidR="009E4E3A" w:rsidRPr="00AE0786">
        <w:rPr>
          <w:rFonts w:cstheme="minorHAnsi"/>
          <w:sz w:val="22"/>
          <w:szCs w:val="22"/>
        </w:rPr>
        <w:t xml:space="preserve">number </w:t>
      </w:r>
      <w:r w:rsidRPr="00AE0786">
        <w:rPr>
          <w:rFonts w:cstheme="minorHAnsi"/>
          <w:sz w:val="22"/>
          <w:szCs w:val="22"/>
        </w:rPr>
        <w:t>evolution were similar among monocentric and holocentric species. When our data was separated based on orders, the rates showed differences among orders</w:t>
      </w:r>
      <w:r w:rsidR="00D26044" w:rsidRPr="00AE0786">
        <w:rPr>
          <w:rFonts w:cstheme="minorHAnsi"/>
          <w:sz w:val="22"/>
          <w:szCs w:val="22"/>
        </w:rPr>
        <w:t>, however</w:t>
      </w:r>
      <w:r w:rsidR="00F81B68" w:rsidRPr="00AE0786">
        <w:rPr>
          <w:rFonts w:cstheme="minorHAnsi"/>
          <w:sz w:val="22"/>
          <w:szCs w:val="22"/>
        </w:rPr>
        <w:t>,</w:t>
      </w:r>
      <w:r w:rsidR="00D26044" w:rsidRPr="00AE0786">
        <w:rPr>
          <w:rFonts w:cstheme="minorHAnsi"/>
          <w:sz w:val="22"/>
          <w:szCs w:val="22"/>
        </w:rPr>
        <w:t xml:space="preserve"> this is</w:t>
      </w:r>
      <w:r w:rsidR="000E001D" w:rsidRPr="00AE0786">
        <w:rPr>
          <w:rFonts w:cstheme="minorHAnsi"/>
          <w:sz w:val="22"/>
          <w:szCs w:val="22"/>
        </w:rPr>
        <w:t xml:space="preserve"> </w:t>
      </w:r>
      <w:r w:rsidRPr="00AE0786">
        <w:rPr>
          <w:rFonts w:cstheme="minorHAnsi"/>
          <w:sz w:val="22"/>
          <w:szCs w:val="22"/>
        </w:rPr>
        <w:t xml:space="preserve">not due to differences in chromosome type. This is most likely due </w:t>
      </w:r>
      <w:r w:rsidR="009E4E3A" w:rsidRPr="00AE0786">
        <w:rPr>
          <w:rFonts w:cstheme="minorHAnsi"/>
          <w:sz w:val="22"/>
          <w:szCs w:val="22"/>
        </w:rPr>
        <w:t xml:space="preserve">to </w:t>
      </w:r>
      <w:r w:rsidRPr="00AE0786">
        <w:rPr>
          <w:rFonts w:cstheme="minorHAnsi"/>
          <w:sz w:val="22"/>
          <w:szCs w:val="22"/>
        </w:rPr>
        <w:t xml:space="preserve">differences amongst orders based on different selective pressures experienced by the clades rather than the type of chromosome. Holocentric chromosomes may be more tolerant </w:t>
      </w:r>
      <w:r w:rsidR="00F81B68" w:rsidRPr="00AE0786">
        <w:rPr>
          <w:rFonts w:cstheme="minorHAnsi"/>
          <w:sz w:val="22"/>
          <w:szCs w:val="22"/>
        </w:rPr>
        <w:t>of</w:t>
      </w:r>
      <w:r w:rsidRPr="00AE0786">
        <w:rPr>
          <w:rFonts w:cstheme="minorHAnsi"/>
          <w:sz w:val="22"/>
          <w:szCs w:val="22"/>
        </w:rPr>
        <w:t xml:space="preserve"> fusions and fissions</w:t>
      </w:r>
      <w:r w:rsidR="00AA221D" w:rsidRPr="00AE0786">
        <w:rPr>
          <w:rFonts w:cstheme="minorHAnsi"/>
          <w:sz w:val="22"/>
          <w:szCs w:val="22"/>
        </w:rPr>
        <w:t>.</w:t>
      </w:r>
      <w:r w:rsidRPr="00AE0786">
        <w:rPr>
          <w:rFonts w:cstheme="minorHAnsi"/>
          <w:sz w:val="22"/>
          <w:szCs w:val="22"/>
        </w:rPr>
        <w:t xml:space="preserve"> </w:t>
      </w:r>
      <w:r w:rsidR="00AA221D" w:rsidRPr="00AE0786">
        <w:rPr>
          <w:rFonts w:cstheme="minorHAnsi"/>
          <w:sz w:val="22"/>
          <w:szCs w:val="22"/>
        </w:rPr>
        <w:t>However,</w:t>
      </w:r>
      <w:r w:rsidRPr="00AE0786">
        <w:rPr>
          <w:rFonts w:cstheme="minorHAnsi"/>
          <w:sz w:val="22"/>
          <w:szCs w:val="22"/>
        </w:rPr>
        <w:t xml:space="preserve"> chromosome number </w:t>
      </w:r>
      <w:r w:rsidR="005512B9" w:rsidRPr="00AE0786">
        <w:rPr>
          <w:rFonts w:cstheme="minorHAnsi"/>
          <w:sz w:val="22"/>
          <w:szCs w:val="22"/>
        </w:rPr>
        <w:t>is constrained by external factors that have not caused a difference in the rate of chromosome evolution</w:t>
      </w:r>
      <w:r w:rsidR="00AA221D" w:rsidRPr="00AE0786">
        <w:rPr>
          <w:rFonts w:cstheme="minorHAnsi"/>
          <w:sz w:val="22"/>
          <w:szCs w:val="22"/>
        </w:rPr>
        <w:t xml:space="preserve"> due to holocentricity alone</w:t>
      </w:r>
      <w:r w:rsidR="005512B9" w:rsidRPr="00AE0786">
        <w:rPr>
          <w:rFonts w:cstheme="minorHAnsi"/>
          <w:sz w:val="22"/>
          <w:szCs w:val="22"/>
        </w:rPr>
        <w:t>.</w:t>
      </w:r>
    </w:p>
    <w:p w14:paraId="025E2881" w14:textId="77777777" w:rsidR="00DE1F25" w:rsidRDefault="00DE1F25" w:rsidP="00DE1F25">
      <w:pPr>
        <w:spacing w:after="0"/>
        <w:rPr>
          <w:rFonts w:cstheme="minorHAnsi"/>
          <w:sz w:val="22"/>
          <w:szCs w:val="22"/>
        </w:rPr>
      </w:pPr>
    </w:p>
    <w:p w14:paraId="5DDDA0C4" w14:textId="76100884" w:rsidR="000E001D" w:rsidRPr="00AE0786" w:rsidRDefault="000E001D" w:rsidP="00DE1F25">
      <w:pPr>
        <w:spacing w:after="0"/>
        <w:rPr>
          <w:rFonts w:cstheme="minorHAnsi"/>
          <w:sz w:val="22"/>
          <w:szCs w:val="22"/>
        </w:rPr>
      </w:pPr>
      <w:r w:rsidRPr="00AE0786">
        <w:rPr>
          <w:rFonts w:cstheme="minorHAnsi"/>
          <w:sz w:val="22"/>
          <w:szCs w:val="22"/>
        </w:rPr>
        <w:t>Work in mice has shown that meiotic drive is based on the strength of centromeres, where strength is characterized by the ability to express kinetochore proteins and interact with spindle fibers</w:t>
      </w:r>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Chmátal</w:t>
      </w:r>
      <w:r w:rsidR="00671853" w:rsidRPr="00AE0786">
        <w:rPr>
          <w:rFonts w:cstheme="minorHAnsi"/>
          <w:i/>
          <w:noProof/>
          <w:sz w:val="22"/>
          <w:szCs w:val="22"/>
        </w:rPr>
        <w:t xml:space="preserve"> et al.</w:t>
      </w:r>
      <w:r w:rsidR="00671853" w:rsidRPr="00AE0786">
        <w:rPr>
          <w:rFonts w:cstheme="minorHAnsi"/>
          <w:noProof/>
          <w:sz w:val="22"/>
          <w:szCs w:val="22"/>
        </w:rPr>
        <w:t xml:space="preserve"> 2014)</w:t>
      </w:r>
      <w:r w:rsidR="00671853" w:rsidRPr="00AE0786">
        <w:rPr>
          <w:rFonts w:cstheme="minorHAnsi"/>
          <w:sz w:val="22"/>
          <w:szCs w:val="22"/>
        </w:rPr>
        <w:fldChar w:fldCharType="end"/>
      </w:r>
      <w:r w:rsidRPr="00AE0786">
        <w:rPr>
          <w:rFonts w:cstheme="minorHAnsi"/>
          <w:sz w:val="22"/>
          <w:szCs w:val="22"/>
        </w:rPr>
        <w:t>. In this system, a fusion with the same centromere strength was shown to be either favored or disfavored depending on the genetic background that it was segregating within.</w:t>
      </w:r>
      <w:r w:rsidR="00D935B0" w:rsidRPr="00AE0786">
        <w:rPr>
          <w:rFonts w:cstheme="minorHAnsi"/>
          <w:sz w:val="22"/>
          <w:szCs w:val="22"/>
        </w:rPr>
        <w:t xml:space="preserve"> This indicates that although fissions and fusions occur, they may be selected for and can increase their rates of chromosome number evolution. In holocentric chromosomes, since they have a diffuse centromere, </w:t>
      </w:r>
      <w:r w:rsidR="00564244" w:rsidRPr="00AE0786">
        <w:rPr>
          <w:rFonts w:cstheme="minorHAnsi"/>
          <w:sz w:val="22"/>
          <w:szCs w:val="22"/>
        </w:rPr>
        <w:t>meiotic drive is thought to be more difficult to bias segregation since multiple sequences must be favored to have the chromosome be preferentially segregated</w:t>
      </w:r>
      <w:r w:rsidR="00722510" w:rsidRPr="00AE0786">
        <w:rPr>
          <w:rFonts w:cstheme="minorHAnsi"/>
          <w:sz w:val="22"/>
          <w:szCs w:val="22"/>
        </w:rPr>
        <w:t xml:space="preserve"> </w:t>
      </w:r>
      <w:r w:rsidR="00722510" w:rsidRPr="00AE0786">
        <w:rPr>
          <w:rFonts w:cstheme="minorHAnsi"/>
          <w:sz w:val="22"/>
          <w:szCs w:val="22"/>
        </w:rPr>
        <w:fldChar w:fldCharType="begin"/>
      </w:r>
      <w:r w:rsidR="00053A5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722510" w:rsidRPr="00AE0786">
        <w:rPr>
          <w:rFonts w:cstheme="minorHAnsi"/>
          <w:sz w:val="22"/>
          <w:szCs w:val="22"/>
        </w:rPr>
        <w:fldChar w:fldCharType="separate"/>
      </w:r>
      <w:r w:rsidR="00722510" w:rsidRPr="00AE0786">
        <w:rPr>
          <w:rFonts w:cstheme="minorHAnsi"/>
          <w:noProof/>
          <w:sz w:val="22"/>
          <w:szCs w:val="22"/>
        </w:rPr>
        <w:t>(</w:t>
      </w:r>
      <w:r w:rsidR="00722510" w:rsidRPr="00AE0786">
        <w:rPr>
          <w:rFonts w:cstheme="minorHAnsi"/>
          <w:smallCaps/>
          <w:noProof/>
          <w:sz w:val="22"/>
          <w:szCs w:val="22"/>
        </w:rPr>
        <w:t>Gassmann</w:t>
      </w:r>
      <w:r w:rsidR="00722510" w:rsidRPr="00AE0786">
        <w:rPr>
          <w:rFonts w:cstheme="minorHAnsi"/>
          <w:i/>
          <w:noProof/>
          <w:sz w:val="22"/>
          <w:szCs w:val="22"/>
        </w:rPr>
        <w:t xml:space="preserve"> et al.</w:t>
      </w:r>
      <w:r w:rsidR="00722510" w:rsidRPr="00AE0786">
        <w:rPr>
          <w:rFonts w:cstheme="minorHAnsi"/>
          <w:noProof/>
          <w:sz w:val="22"/>
          <w:szCs w:val="22"/>
        </w:rPr>
        <w:t xml:space="preserve"> 2012)</w:t>
      </w:r>
      <w:r w:rsidR="00722510" w:rsidRPr="00AE0786">
        <w:rPr>
          <w:rFonts w:cstheme="minorHAnsi"/>
          <w:sz w:val="22"/>
          <w:szCs w:val="22"/>
        </w:rPr>
        <w:fldChar w:fldCharType="end"/>
      </w:r>
      <w:r w:rsidR="00564244" w:rsidRPr="00AE0786">
        <w:rPr>
          <w:rFonts w:cstheme="minorHAnsi"/>
          <w:sz w:val="22"/>
          <w:szCs w:val="22"/>
        </w:rPr>
        <w:t xml:space="preserve">. However, meiotic drive has been shown in </w:t>
      </w:r>
      <w:r w:rsidR="00564244" w:rsidRPr="00AE0786">
        <w:rPr>
          <w:rFonts w:cstheme="minorHAnsi"/>
          <w:i/>
          <w:iCs/>
          <w:sz w:val="22"/>
          <w:szCs w:val="22"/>
        </w:rPr>
        <w:t>Caenorhabditis</w:t>
      </w:r>
      <w:r w:rsidR="00FA0F20" w:rsidRPr="00AE0786">
        <w:rPr>
          <w:rFonts w:cstheme="minorHAnsi"/>
          <w:i/>
          <w:iCs/>
          <w:sz w:val="22"/>
          <w:szCs w:val="22"/>
        </w:rPr>
        <w:t>,</w:t>
      </w:r>
      <w:r w:rsidR="00564244" w:rsidRPr="00AE0786">
        <w:rPr>
          <w:rFonts w:cstheme="minorHAnsi"/>
          <w:i/>
          <w:iCs/>
          <w:sz w:val="22"/>
          <w:szCs w:val="22"/>
        </w:rPr>
        <w:t xml:space="preserve"> </w:t>
      </w:r>
      <w:r w:rsidR="00564244" w:rsidRPr="00AE0786">
        <w:rPr>
          <w:rFonts w:cstheme="minorHAnsi"/>
          <w:sz w:val="22"/>
          <w:szCs w:val="22"/>
        </w:rPr>
        <w:t>which has holocentric chromosomes</w:t>
      </w:r>
      <w:r w:rsidR="00FA0F20" w:rsidRPr="00AE0786">
        <w:rPr>
          <w:rFonts w:cstheme="minorHAnsi"/>
          <w:sz w:val="22"/>
          <w:szCs w:val="22"/>
        </w:rPr>
        <w:t>,</w:t>
      </w:r>
      <w:r w:rsidR="00564244" w:rsidRPr="00AE0786">
        <w:rPr>
          <w:rFonts w:cstheme="minorHAnsi"/>
          <w:sz w:val="22"/>
          <w:szCs w:val="22"/>
        </w:rPr>
        <w:t xml:space="preserve"> to some extent</w:t>
      </w:r>
      <w:r w:rsidR="00F347FE" w:rsidRPr="00AE0786">
        <w:rPr>
          <w:rFonts w:cstheme="minorHAnsi"/>
          <w:sz w:val="22"/>
          <w:szCs w:val="22"/>
        </w:rPr>
        <w:t xml:space="preserve"> </w:t>
      </w:r>
      <w:r w:rsidR="00F347FE" w:rsidRPr="00AE0786">
        <w:rPr>
          <w:rFonts w:cstheme="minorHAnsi"/>
          <w:sz w:val="22"/>
          <w:szCs w:val="22"/>
        </w:rPr>
        <w:fldChar w:fldCharType="begin"/>
      </w:r>
      <w:r w:rsidR="00F347FE" w:rsidRPr="00AE0786">
        <w:rPr>
          <w:rFonts w:cstheme="minorHAnsi"/>
          <w:sz w:val="22"/>
          <w:szCs w:val="22"/>
        </w:rPr>
        <w:instrText xml:space="preserve"> ADDIN EN.CITE &lt;EndNote&gt;&lt;Cite&gt;&lt;Author&gt;Zedek&lt;/Author&gt;&lt;Year&gt;2012&lt;/Year&gt;&lt;RecNum&gt;427&lt;/RecNum&gt;&lt;DisplayText&gt;(&lt;style face="smallcaps"&gt;Zedek and Bureš&lt;/style&gt; 2012)&lt;/DisplayText&gt;&lt;record&gt;&lt;rec-number&gt;427&lt;/rec-number&gt;&lt;foreign-keys&gt;&lt;key app="EN" db-id="psx5aavda22efleatx5vaweatapzwapastxd" timestamp="1587961457" guid="bff0821f-1e7c-4898-a822-1e96d7f9fe5b"&gt;427&lt;/key&gt;&lt;/foreign-keys&gt;&lt;ref-type name="Journal Article"&gt;17&lt;/ref-type&gt;&lt;contributors&gt;&lt;authors&gt;&lt;author&gt;Zedek, František&lt;/author&gt;&lt;author&gt;Bureš, Petr&lt;/author&gt;&lt;/authors&gt;&lt;/contributors&gt;&lt;titles&gt;&lt;title&gt;Evidence for centromere drive in the holocentric chromosomes of Caenorhabditis&lt;/title&gt;&lt;secondary-title&gt;PLoS One&lt;/secondary-title&gt;&lt;/titles&gt;&lt;periodical&gt;&lt;full-title&gt;PLoS ONE&lt;/full-title&gt;&lt;/periodical&gt;&lt;volume&gt;7&lt;/volume&gt;&lt;number&gt;1&lt;/number&gt;&lt;dates&gt;&lt;year&gt;2012&lt;/year&gt;&lt;/dates&gt;&lt;urls&gt;&lt;/urls&gt;&lt;/record&gt;&lt;/Cite&gt;&lt;/EndNote&gt;</w:instrText>
      </w:r>
      <w:r w:rsidR="00F347FE" w:rsidRPr="00AE0786">
        <w:rPr>
          <w:rFonts w:cstheme="minorHAnsi"/>
          <w:sz w:val="22"/>
          <w:szCs w:val="22"/>
        </w:rPr>
        <w:fldChar w:fldCharType="separate"/>
      </w:r>
      <w:r w:rsidR="00F347FE" w:rsidRPr="00AE0786">
        <w:rPr>
          <w:rFonts w:cstheme="minorHAnsi"/>
          <w:noProof/>
          <w:sz w:val="22"/>
          <w:szCs w:val="22"/>
        </w:rPr>
        <w:t>(</w:t>
      </w:r>
      <w:r w:rsidR="00F347FE" w:rsidRPr="00AE0786">
        <w:rPr>
          <w:rFonts w:cstheme="minorHAnsi"/>
          <w:smallCaps/>
          <w:noProof/>
          <w:sz w:val="22"/>
          <w:szCs w:val="22"/>
        </w:rPr>
        <w:t>Zedek and Bureš</w:t>
      </w:r>
      <w:r w:rsidR="00F347FE" w:rsidRPr="00AE0786">
        <w:rPr>
          <w:rFonts w:cstheme="minorHAnsi"/>
          <w:noProof/>
          <w:sz w:val="22"/>
          <w:szCs w:val="22"/>
        </w:rPr>
        <w:t xml:space="preserve"> 2012)</w:t>
      </w:r>
      <w:r w:rsidR="00F347FE" w:rsidRPr="00AE0786">
        <w:rPr>
          <w:rFonts w:cstheme="minorHAnsi"/>
          <w:sz w:val="22"/>
          <w:szCs w:val="22"/>
        </w:rPr>
        <w:fldChar w:fldCharType="end"/>
      </w:r>
      <w:r w:rsidR="00564244" w:rsidRPr="00AE0786">
        <w:rPr>
          <w:rFonts w:cstheme="minorHAnsi"/>
          <w:sz w:val="22"/>
          <w:szCs w:val="22"/>
        </w:rPr>
        <w:t xml:space="preserve">. This indicates that meiotic drive may constrain fusions and fissions and potentially increase rates in monocentric chromosomes comparable to rates in holocentric chromosomes. </w:t>
      </w:r>
    </w:p>
    <w:p w14:paraId="0854DF83" w14:textId="77777777" w:rsidR="00DE1F25" w:rsidRDefault="00DE1F25" w:rsidP="00DE1F25">
      <w:pPr>
        <w:spacing w:after="0"/>
        <w:rPr>
          <w:rFonts w:cstheme="minorHAnsi"/>
          <w:sz w:val="22"/>
          <w:szCs w:val="22"/>
        </w:rPr>
      </w:pPr>
    </w:p>
    <w:p w14:paraId="37089BDF" w14:textId="6D2039C3" w:rsidR="00564244" w:rsidRPr="00AE0786" w:rsidRDefault="00564244" w:rsidP="00DE1F25">
      <w:pPr>
        <w:spacing w:after="0"/>
        <w:rPr>
          <w:rFonts w:cstheme="minorHAnsi"/>
          <w:sz w:val="22"/>
          <w:szCs w:val="22"/>
        </w:rPr>
      </w:pPr>
      <w:r w:rsidRPr="00AE0786">
        <w:rPr>
          <w:rFonts w:cstheme="minorHAnsi"/>
          <w:sz w:val="22"/>
          <w:szCs w:val="22"/>
        </w:rPr>
        <w:t xml:space="preserve">In conclusion, monocentric and holocentric chromosome species do not show differences in rates of fissions, fusions, or polyploidy in chromosome number evolution. When our data was separated by orders, </w:t>
      </w:r>
      <w:r w:rsidR="00982557" w:rsidRPr="00AE0786">
        <w:rPr>
          <w:rFonts w:cstheme="minorHAnsi"/>
          <w:sz w:val="22"/>
          <w:szCs w:val="22"/>
        </w:rPr>
        <w:t>we failed to find a</w:t>
      </w:r>
      <w:r w:rsidRPr="00AE0786">
        <w:rPr>
          <w:rFonts w:cstheme="minorHAnsi"/>
          <w:sz w:val="22"/>
          <w:szCs w:val="22"/>
        </w:rPr>
        <w:t xml:space="preserve"> pattern between </w:t>
      </w:r>
      <w:r w:rsidR="00982557" w:rsidRPr="00AE0786">
        <w:rPr>
          <w:rFonts w:cstheme="minorHAnsi"/>
          <w:sz w:val="22"/>
          <w:szCs w:val="22"/>
        </w:rPr>
        <w:t xml:space="preserve">rates of chromosome number evolution and </w:t>
      </w:r>
      <w:r w:rsidRPr="00AE0786">
        <w:rPr>
          <w:rFonts w:cstheme="minorHAnsi"/>
          <w:sz w:val="22"/>
          <w:szCs w:val="22"/>
        </w:rPr>
        <w:t>monocentric and holocentric orders</w:t>
      </w:r>
      <w:r w:rsidR="00982557" w:rsidRPr="00AE0786">
        <w:rPr>
          <w:rFonts w:cstheme="minorHAnsi"/>
          <w:sz w:val="22"/>
          <w:szCs w:val="22"/>
        </w:rPr>
        <w:t xml:space="preserve">. We did find a difference between orders in that each order had different rates of chromosome number evolution. This is most likely caused by different selective pressures between </w:t>
      </w:r>
      <w:r w:rsidR="00982557" w:rsidRPr="00AE0786">
        <w:rPr>
          <w:rFonts w:cstheme="minorHAnsi"/>
          <w:sz w:val="22"/>
          <w:szCs w:val="22"/>
        </w:rPr>
        <w:lastRenderedPageBreak/>
        <w:t>the orders as well as differences in meiotic drive that can modulate rates of chromosome number evolution.</w:t>
      </w: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5EB1ACEE" w:rsidR="00380E81" w:rsidRDefault="00380E81">
      <w:pPr>
        <w:rPr>
          <w:rFonts w:cstheme="minorHAnsi"/>
          <w:noProof/>
          <w:sz w:val="22"/>
          <w:szCs w:val="22"/>
        </w:rPr>
      </w:pPr>
      <w:r>
        <w:rPr>
          <w:rFonts w:cstheme="minorHAnsi"/>
          <w:noProof/>
          <w:sz w:val="22"/>
          <w:szCs w:val="22"/>
        </w:rPr>
        <w:br w:type="page"/>
      </w:r>
    </w:p>
    <w:p w14:paraId="61441AD3" w14:textId="77777777" w:rsidR="0041099B" w:rsidRDefault="0041099B" w:rsidP="00DE1F25">
      <w:pPr>
        <w:spacing w:after="0"/>
        <w:rPr>
          <w:rFonts w:cstheme="minorHAnsi"/>
          <w:noProof/>
          <w:sz w:val="22"/>
          <w:szCs w:val="22"/>
        </w:rPr>
      </w:pPr>
    </w:p>
    <w:p w14:paraId="0563FA31" w14:textId="64873B9E" w:rsidR="00380E81" w:rsidRDefault="00380E81" w:rsidP="00DE1F25">
      <w:pPr>
        <w:spacing w:after="0"/>
        <w:rPr>
          <w:rFonts w:cstheme="minorHAnsi"/>
          <w:noProof/>
          <w:sz w:val="22"/>
          <w:szCs w:val="22"/>
        </w:rPr>
      </w:pPr>
    </w:p>
    <w:p w14:paraId="3306F916" w14:textId="3015D986" w:rsidR="00380E81" w:rsidRPr="00AE0786" w:rsidRDefault="00380E81" w:rsidP="00DE1F25">
      <w:pPr>
        <w:spacing w:after="0"/>
        <w:rPr>
          <w:rFonts w:cstheme="minorHAnsi"/>
          <w:sz w:val="22"/>
          <w:szCs w:val="22"/>
        </w:rPr>
      </w:pPr>
      <w:r>
        <w:rPr>
          <w:rFonts w:cstheme="minorHAnsi"/>
          <w:noProof/>
          <w:sz w:val="22"/>
          <w:szCs w:val="22"/>
        </w:rPr>
        <w:drawing>
          <wp:inline distT="0" distB="0" distL="0" distR="0" wp14:anchorId="5146A5EC" wp14:editId="78E0AF4A">
            <wp:extent cx="4106841" cy="465968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9 at 8.32.5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5134" cy="4691787"/>
                    </a:xfrm>
                    <a:prstGeom prst="rect">
                      <a:avLst/>
                    </a:prstGeom>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364E0815" w14:textId="500342D1"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01EF9A1A" w14:textId="77777777" w:rsidR="00EF0C3D" w:rsidRPr="00EF0C3D" w:rsidRDefault="006A5BDC" w:rsidP="00EF0C3D">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EF0C3D" w:rsidRPr="00EF0C3D">
        <w:rPr>
          <w:noProof/>
        </w:rPr>
        <w:t xml:space="preserve">Blackman, R. L., 1980 Chromosomes and parthenogenesis in aphids, pp. 133-148 in </w:t>
      </w:r>
      <w:r w:rsidR="00EF0C3D" w:rsidRPr="00EF0C3D">
        <w:rPr>
          <w:i/>
          <w:noProof/>
        </w:rPr>
        <w:t>Insect cytogenetics, 10th Symposium of the Royal Entomological Society. Blackwell Scientifi Publ, Oxford</w:t>
      </w:r>
      <w:r w:rsidR="00EF0C3D" w:rsidRPr="00EF0C3D">
        <w:rPr>
          <w:noProof/>
        </w:rPr>
        <w:t>.</w:t>
      </w:r>
    </w:p>
    <w:p w14:paraId="6A650DFE" w14:textId="77777777" w:rsidR="00EF0C3D" w:rsidRPr="00EF0C3D" w:rsidRDefault="00EF0C3D" w:rsidP="00EF0C3D">
      <w:pPr>
        <w:pStyle w:val="EndNoteBibliography"/>
        <w:spacing w:after="0"/>
        <w:ind w:left="720" w:hanging="720"/>
        <w:rPr>
          <w:noProof/>
        </w:rPr>
      </w:pPr>
      <w:r w:rsidRPr="00EF0C3D">
        <w:rPr>
          <w:noProof/>
        </w:rPr>
        <w:t>Blackmon, H., J. Justison, I. Mayrose and E. E. Goldberg, 2019 Meiotic drive shapes rates of karyotype evolution in mammals. Evolution 73</w:t>
      </w:r>
      <w:r w:rsidRPr="00EF0C3D">
        <w:rPr>
          <w:b/>
          <w:noProof/>
        </w:rPr>
        <w:t>:</w:t>
      </w:r>
      <w:r w:rsidRPr="00EF0C3D">
        <w:rPr>
          <w:noProof/>
        </w:rPr>
        <w:t xml:space="preserve"> 511-523.</w:t>
      </w:r>
    </w:p>
    <w:p w14:paraId="63A3B10A" w14:textId="77777777" w:rsidR="00EF0C3D" w:rsidRPr="00EF0C3D" w:rsidRDefault="00EF0C3D" w:rsidP="00EF0C3D">
      <w:pPr>
        <w:pStyle w:val="EndNoteBibliography"/>
        <w:spacing w:after="0"/>
        <w:ind w:left="720" w:hanging="720"/>
        <w:rPr>
          <w:noProof/>
        </w:rPr>
      </w:pPr>
      <w:r w:rsidRPr="00EF0C3D">
        <w:rPr>
          <w:noProof/>
        </w:rPr>
        <w:t>Blackmon, H., L. Ross and D. Bachtrog, 2017 Sex Determination, Sex Chromosomes, and Karyotype Evolution in Insects. Journal of Heredity 108</w:t>
      </w:r>
      <w:r w:rsidRPr="00EF0C3D">
        <w:rPr>
          <w:b/>
          <w:noProof/>
        </w:rPr>
        <w:t>:</w:t>
      </w:r>
      <w:r w:rsidRPr="00EF0C3D">
        <w:rPr>
          <w:noProof/>
        </w:rPr>
        <w:t xml:space="preserve"> 78-93.</w:t>
      </w:r>
    </w:p>
    <w:p w14:paraId="22D94D80" w14:textId="77777777" w:rsidR="00EF0C3D" w:rsidRPr="00EF0C3D" w:rsidRDefault="00EF0C3D" w:rsidP="00EF0C3D">
      <w:pPr>
        <w:pStyle w:val="EndNoteBibliography"/>
        <w:spacing w:after="0"/>
        <w:ind w:left="720" w:hanging="720"/>
        <w:rPr>
          <w:noProof/>
        </w:rPr>
      </w:pPr>
      <w:r w:rsidRPr="00EF0C3D">
        <w:rPr>
          <w:noProof/>
        </w:rPr>
        <w:t>Bush, G. L., 1982 What do we really know about speciation? Perspectives on evolution.</w:t>
      </w:r>
      <w:r w:rsidRPr="00EF0C3D">
        <w:rPr>
          <w:b/>
          <w:noProof/>
        </w:rPr>
        <w:t>:</w:t>
      </w:r>
      <w:r w:rsidRPr="00EF0C3D">
        <w:rPr>
          <w:noProof/>
        </w:rPr>
        <w:t xml:space="preserve"> 119-131.</w:t>
      </w:r>
    </w:p>
    <w:p w14:paraId="5708F12C" w14:textId="77777777" w:rsidR="00EF0C3D" w:rsidRPr="00EF0C3D" w:rsidRDefault="00EF0C3D" w:rsidP="00EF0C3D">
      <w:pPr>
        <w:pStyle w:val="EndNoteBibliography"/>
        <w:spacing w:after="0"/>
        <w:ind w:left="720" w:hanging="720"/>
        <w:rPr>
          <w:noProof/>
        </w:rPr>
      </w:pPr>
      <w:r w:rsidRPr="00EF0C3D">
        <w:rPr>
          <w:noProof/>
        </w:rPr>
        <w:t>Chmátal, L., S. I. Gabriel, G. P. Mitsainas, J. Martínez-Vargas, J. Ventura</w:t>
      </w:r>
      <w:r w:rsidRPr="00EF0C3D">
        <w:rPr>
          <w:i/>
          <w:noProof/>
        </w:rPr>
        <w:t xml:space="preserve"> et al.</w:t>
      </w:r>
      <w:r w:rsidRPr="00EF0C3D">
        <w:rPr>
          <w:noProof/>
        </w:rPr>
        <w:t>, 2014 Centromere strength provides the cell biological basis for meiotic drive and karyotype evolution in mice. Current Biology 24</w:t>
      </w:r>
      <w:r w:rsidRPr="00EF0C3D">
        <w:rPr>
          <w:b/>
          <w:noProof/>
        </w:rPr>
        <w:t>:</w:t>
      </w:r>
      <w:r w:rsidRPr="00EF0C3D">
        <w:rPr>
          <w:noProof/>
        </w:rPr>
        <w:t xml:space="preserve"> 2295-2300.</w:t>
      </w:r>
    </w:p>
    <w:p w14:paraId="1419E923" w14:textId="77777777" w:rsidR="00EF0C3D" w:rsidRPr="00EF0C3D" w:rsidRDefault="00EF0C3D" w:rsidP="00EF0C3D">
      <w:pPr>
        <w:pStyle w:val="EndNoteBibliography"/>
        <w:spacing w:after="0"/>
        <w:ind w:left="720" w:hanging="720"/>
        <w:rPr>
          <w:noProof/>
        </w:rPr>
      </w:pPr>
      <w:r w:rsidRPr="00EF0C3D">
        <w:rPr>
          <w:noProof/>
        </w:rPr>
        <w:t>Church, S. H., S. Donoughe, B. A. de Medeiros and C. G. Extavour, 2019 Insect egg size and shape evolve with ecology but not developmental rate. Nature 571</w:t>
      </w:r>
      <w:r w:rsidRPr="00EF0C3D">
        <w:rPr>
          <w:b/>
          <w:noProof/>
        </w:rPr>
        <w:t>:</w:t>
      </w:r>
      <w:r w:rsidRPr="00EF0C3D">
        <w:rPr>
          <w:noProof/>
        </w:rPr>
        <w:t xml:space="preserve"> 58-62.</w:t>
      </w:r>
    </w:p>
    <w:p w14:paraId="10390D9A" w14:textId="77777777" w:rsidR="00EF0C3D" w:rsidRPr="00EF0C3D" w:rsidRDefault="00EF0C3D" w:rsidP="00EF0C3D">
      <w:pPr>
        <w:pStyle w:val="EndNoteBibliography"/>
        <w:spacing w:after="0"/>
        <w:ind w:left="720" w:hanging="720"/>
        <w:rPr>
          <w:noProof/>
        </w:rPr>
      </w:pPr>
      <w:r w:rsidRPr="00EF0C3D">
        <w:rPr>
          <w:noProof/>
        </w:rPr>
        <w:t>Cook, L. G., 2000 Extraordinary and extensive karyotypic variation: a 48-fold range in chromosome number in the gall-inducing scale insect Apiomorpha (Hemiptera: Coccoidea: Eriococcidae). Genome 43</w:t>
      </w:r>
      <w:r w:rsidRPr="00EF0C3D">
        <w:rPr>
          <w:b/>
          <w:noProof/>
        </w:rPr>
        <w:t>:</w:t>
      </w:r>
      <w:r w:rsidRPr="00EF0C3D">
        <w:rPr>
          <w:noProof/>
        </w:rPr>
        <w:t xml:space="preserve"> 255-263.</w:t>
      </w:r>
    </w:p>
    <w:p w14:paraId="405F17F2" w14:textId="77777777" w:rsidR="00EF0C3D" w:rsidRPr="00EF0C3D" w:rsidRDefault="00EF0C3D" w:rsidP="00EF0C3D">
      <w:pPr>
        <w:pStyle w:val="EndNoteBibliography"/>
        <w:spacing w:after="0"/>
        <w:ind w:left="720" w:hanging="720"/>
        <w:rPr>
          <w:noProof/>
        </w:rPr>
      </w:pPr>
      <w:r w:rsidRPr="00EF0C3D">
        <w:rPr>
          <w:noProof/>
        </w:rPr>
        <w:t xml:space="preserve">Cope, T., 1985 Cytology and hybridization in the Juncus bufonius L. aggregate in western Europe, pp.  in </w:t>
      </w:r>
      <w:r w:rsidRPr="00EF0C3D">
        <w:rPr>
          <w:i/>
          <w:noProof/>
        </w:rPr>
        <w:t>Watsonia</w:t>
      </w:r>
      <w:r w:rsidRPr="00EF0C3D">
        <w:rPr>
          <w:noProof/>
        </w:rPr>
        <w:t>. Citeseer.</w:t>
      </w:r>
    </w:p>
    <w:p w14:paraId="2ECAEC16" w14:textId="77777777" w:rsidR="00EF0C3D" w:rsidRPr="00EF0C3D" w:rsidRDefault="00EF0C3D" w:rsidP="00EF0C3D">
      <w:pPr>
        <w:pStyle w:val="EndNoteBibliography"/>
        <w:spacing w:after="0"/>
        <w:ind w:left="720" w:hanging="720"/>
        <w:rPr>
          <w:noProof/>
        </w:rPr>
      </w:pPr>
      <w:r w:rsidRPr="00EF0C3D">
        <w:rPr>
          <w:noProof/>
        </w:rPr>
        <w:t>Coyne, J. A., W. Meyers, A. P. Crittenden and P. Sniegowski, 1993 The fertility effects of pericentric inversions in Drosophila melanogaster. Genetics 134</w:t>
      </w:r>
      <w:r w:rsidRPr="00EF0C3D">
        <w:rPr>
          <w:b/>
          <w:noProof/>
        </w:rPr>
        <w:t>:</w:t>
      </w:r>
      <w:r w:rsidRPr="00EF0C3D">
        <w:rPr>
          <w:noProof/>
        </w:rPr>
        <w:t xml:space="preserve"> 487-496.</w:t>
      </w:r>
    </w:p>
    <w:p w14:paraId="4711A3F0" w14:textId="77777777" w:rsidR="00EF0C3D" w:rsidRPr="00EF0C3D" w:rsidRDefault="00EF0C3D" w:rsidP="00EF0C3D">
      <w:pPr>
        <w:pStyle w:val="EndNoteBibliography"/>
        <w:spacing w:after="0"/>
        <w:ind w:left="720" w:hanging="720"/>
        <w:rPr>
          <w:noProof/>
        </w:rPr>
      </w:pPr>
      <w:r w:rsidRPr="00EF0C3D">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EF0C3D">
        <w:rPr>
          <w:b/>
          <w:noProof/>
        </w:rPr>
        <w:t>:</w:t>
      </w:r>
      <w:r w:rsidRPr="00EF0C3D">
        <w:rPr>
          <w:noProof/>
        </w:rPr>
        <w:t xml:space="preserve"> 1529-1536.</w:t>
      </w:r>
    </w:p>
    <w:p w14:paraId="17002141" w14:textId="77777777" w:rsidR="00EF0C3D" w:rsidRPr="00EF0C3D" w:rsidRDefault="00EF0C3D" w:rsidP="00EF0C3D">
      <w:pPr>
        <w:pStyle w:val="EndNoteBibliography"/>
        <w:spacing w:after="0"/>
        <w:ind w:left="720" w:hanging="720"/>
        <w:rPr>
          <w:noProof/>
        </w:rPr>
      </w:pPr>
      <w:r w:rsidRPr="00EF0C3D">
        <w:rPr>
          <w:noProof/>
        </w:rPr>
        <w:t>Escudero, M., A. L. Hipp, T. F. Hansen, K. L. Voje and M. Luceño, 2012 Selection and inertia in the evolution of holocentric chromosomes in sedges (Carex, Cyperaceae). New Phytologist 195</w:t>
      </w:r>
      <w:r w:rsidRPr="00EF0C3D">
        <w:rPr>
          <w:b/>
          <w:noProof/>
        </w:rPr>
        <w:t>:</w:t>
      </w:r>
      <w:r w:rsidRPr="00EF0C3D">
        <w:rPr>
          <w:noProof/>
        </w:rPr>
        <w:t xml:space="preserve"> 237-247.</w:t>
      </w:r>
    </w:p>
    <w:p w14:paraId="3A799E59" w14:textId="77777777" w:rsidR="00EF0C3D" w:rsidRPr="00EF0C3D" w:rsidRDefault="00EF0C3D" w:rsidP="00EF0C3D">
      <w:pPr>
        <w:pStyle w:val="EndNoteBibliography"/>
        <w:spacing w:after="0"/>
        <w:ind w:left="720" w:hanging="720"/>
        <w:rPr>
          <w:noProof/>
        </w:rPr>
      </w:pPr>
      <w:r w:rsidRPr="00EF0C3D">
        <w:rPr>
          <w:noProof/>
        </w:rPr>
        <w:t>Faria, R., and A. Navarro, 2010 Chromosomal speciation revisited: rearranging theory with pieces of evidence. Trends in ecology &amp; evolution 25</w:t>
      </w:r>
      <w:r w:rsidRPr="00EF0C3D">
        <w:rPr>
          <w:b/>
          <w:noProof/>
        </w:rPr>
        <w:t>:</w:t>
      </w:r>
      <w:r w:rsidRPr="00EF0C3D">
        <w:rPr>
          <w:noProof/>
        </w:rPr>
        <w:t xml:space="preserve"> 660-669.</w:t>
      </w:r>
    </w:p>
    <w:p w14:paraId="681CB2B8" w14:textId="77777777" w:rsidR="00EF0C3D" w:rsidRPr="00EF0C3D" w:rsidRDefault="00EF0C3D" w:rsidP="00EF0C3D">
      <w:pPr>
        <w:pStyle w:val="EndNoteBibliography"/>
        <w:spacing w:after="0"/>
        <w:ind w:left="720" w:hanging="720"/>
        <w:rPr>
          <w:noProof/>
        </w:rPr>
      </w:pPr>
      <w:r w:rsidRPr="00EF0C3D">
        <w:rPr>
          <w:noProof/>
        </w:rPr>
        <w:t>Faulkner, J., 1972 Chromosome studies on Carex section Acutae in north-west Europe. Botanical Journal of the Linnean Society 65</w:t>
      </w:r>
      <w:r w:rsidRPr="00EF0C3D">
        <w:rPr>
          <w:b/>
          <w:noProof/>
        </w:rPr>
        <w:t>:</w:t>
      </w:r>
      <w:r w:rsidRPr="00EF0C3D">
        <w:rPr>
          <w:noProof/>
        </w:rPr>
        <w:t xml:space="preserve"> 271-301.</w:t>
      </w:r>
    </w:p>
    <w:p w14:paraId="3CFE76BF" w14:textId="77777777" w:rsidR="00EF0C3D" w:rsidRPr="00EF0C3D" w:rsidRDefault="00EF0C3D" w:rsidP="00EF0C3D">
      <w:pPr>
        <w:pStyle w:val="EndNoteBibliography"/>
        <w:spacing w:after="0"/>
        <w:ind w:left="720" w:hanging="720"/>
        <w:rPr>
          <w:noProof/>
        </w:rPr>
      </w:pPr>
      <w:r w:rsidRPr="00EF0C3D">
        <w:rPr>
          <w:noProof/>
        </w:rPr>
        <w:t>FitzJohn, R. G., 2012 Diversitree: comparative phylogenetic analyses of diversification in R. Methods in Ecology and Evolution 3</w:t>
      </w:r>
      <w:r w:rsidRPr="00EF0C3D">
        <w:rPr>
          <w:b/>
          <w:noProof/>
        </w:rPr>
        <w:t>:</w:t>
      </w:r>
      <w:r w:rsidRPr="00EF0C3D">
        <w:rPr>
          <w:noProof/>
        </w:rPr>
        <w:t xml:space="preserve"> 1084-1092.</w:t>
      </w:r>
    </w:p>
    <w:p w14:paraId="785C239E" w14:textId="77777777" w:rsidR="00EF0C3D" w:rsidRPr="00EF0C3D" w:rsidRDefault="00EF0C3D" w:rsidP="00EF0C3D">
      <w:pPr>
        <w:pStyle w:val="EndNoteBibliography"/>
        <w:spacing w:after="0"/>
        <w:ind w:left="720" w:hanging="720"/>
        <w:rPr>
          <w:noProof/>
        </w:rPr>
      </w:pPr>
      <w:r w:rsidRPr="00EF0C3D">
        <w:rPr>
          <w:noProof/>
        </w:rPr>
        <w:t>Garagna, S., D. Broccoli, C. A. Redi, J. B. Searle, H. J. Cooke</w:t>
      </w:r>
      <w:r w:rsidRPr="00EF0C3D">
        <w:rPr>
          <w:i/>
          <w:noProof/>
        </w:rPr>
        <w:t xml:space="preserve"> et al.</w:t>
      </w:r>
      <w:r w:rsidRPr="00EF0C3D">
        <w:rPr>
          <w:noProof/>
        </w:rPr>
        <w:t>, 1995 Robertsonian metacentrics of the house mouse lose telomeric sequences but retain some minor satellite DNA in the pericentromeric area. Chromosoma 103</w:t>
      </w:r>
      <w:r w:rsidRPr="00EF0C3D">
        <w:rPr>
          <w:b/>
          <w:noProof/>
        </w:rPr>
        <w:t>:</w:t>
      </w:r>
      <w:r w:rsidRPr="00EF0C3D">
        <w:rPr>
          <w:noProof/>
        </w:rPr>
        <w:t xml:space="preserve"> 685-692.</w:t>
      </w:r>
    </w:p>
    <w:p w14:paraId="22E39F96" w14:textId="77777777" w:rsidR="00EF0C3D" w:rsidRPr="00EF0C3D" w:rsidRDefault="00EF0C3D" w:rsidP="00EF0C3D">
      <w:pPr>
        <w:pStyle w:val="EndNoteBibliography"/>
        <w:spacing w:after="0"/>
        <w:ind w:left="720" w:hanging="720"/>
        <w:rPr>
          <w:noProof/>
        </w:rPr>
      </w:pPr>
      <w:r w:rsidRPr="00EF0C3D">
        <w:rPr>
          <w:noProof/>
        </w:rPr>
        <w:t>Gassmann, R., A. Rechtsteiner, K. W. Yuen, A. Muroyama, T. Egelhofer</w:t>
      </w:r>
      <w:r w:rsidRPr="00EF0C3D">
        <w:rPr>
          <w:i/>
          <w:noProof/>
        </w:rPr>
        <w:t xml:space="preserve"> et al.</w:t>
      </w:r>
      <w:r w:rsidRPr="00EF0C3D">
        <w:rPr>
          <w:noProof/>
        </w:rPr>
        <w:t>, 2012 An inverse relationship to germline transcription defines centromeric chromatin in C. elegans. Nature 484</w:t>
      </w:r>
      <w:r w:rsidRPr="00EF0C3D">
        <w:rPr>
          <w:b/>
          <w:noProof/>
        </w:rPr>
        <w:t>:</w:t>
      </w:r>
      <w:r w:rsidRPr="00EF0C3D">
        <w:rPr>
          <w:noProof/>
        </w:rPr>
        <w:t xml:space="preserve"> 534-537.</w:t>
      </w:r>
    </w:p>
    <w:p w14:paraId="41970DB5" w14:textId="77777777" w:rsidR="00EF0C3D" w:rsidRPr="00EF0C3D" w:rsidRDefault="00EF0C3D" w:rsidP="00EF0C3D">
      <w:pPr>
        <w:pStyle w:val="EndNoteBibliography"/>
        <w:spacing w:after="0"/>
        <w:ind w:left="720" w:hanging="720"/>
        <w:rPr>
          <w:noProof/>
        </w:rPr>
      </w:pPr>
      <w:r w:rsidRPr="00EF0C3D">
        <w:rPr>
          <w:noProof/>
        </w:rPr>
        <w:t>Guerrero, R. F., and M. Kirkpatrick, 2014 Local adaptation and the evolution of chromosome fusions. Evolution 68</w:t>
      </w:r>
      <w:r w:rsidRPr="00EF0C3D">
        <w:rPr>
          <w:b/>
          <w:noProof/>
        </w:rPr>
        <w:t>:</w:t>
      </w:r>
      <w:r w:rsidRPr="00EF0C3D">
        <w:rPr>
          <w:noProof/>
        </w:rPr>
        <w:t xml:space="preserve"> 2747-2756.</w:t>
      </w:r>
    </w:p>
    <w:p w14:paraId="0E9D32A3" w14:textId="77777777" w:rsidR="00EF0C3D" w:rsidRPr="00EF0C3D" w:rsidRDefault="00EF0C3D" w:rsidP="00EF0C3D">
      <w:pPr>
        <w:pStyle w:val="EndNoteBibliography"/>
        <w:spacing w:after="0"/>
        <w:ind w:left="720" w:hanging="720"/>
        <w:rPr>
          <w:noProof/>
        </w:rPr>
      </w:pPr>
      <w:r w:rsidRPr="00EF0C3D">
        <w:rPr>
          <w:noProof/>
        </w:rPr>
        <w:lastRenderedPageBreak/>
        <w:t>Harlan, J. R., and J. M. deWet, 1975 On Ö. Winge and a prayer: the origins of polyploidy. The botanical review 41</w:t>
      </w:r>
      <w:r w:rsidRPr="00EF0C3D">
        <w:rPr>
          <w:b/>
          <w:noProof/>
        </w:rPr>
        <w:t>:</w:t>
      </w:r>
      <w:r w:rsidRPr="00EF0C3D">
        <w:rPr>
          <w:noProof/>
        </w:rPr>
        <w:t xml:space="preserve"> 361-390.</w:t>
      </w:r>
    </w:p>
    <w:p w14:paraId="4DF9CE26" w14:textId="77777777" w:rsidR="00EF0C3D" w:rsidRPr="00EF0C3D" w:rsidRDefault="00EF0C3D" w:rsidP="00EF0C3D">
      <w:pPr>
        <w:pStyle w:val="EndNoteBibliography"/>
        <w:spacing w:after="0"/>
        <w:ind w:left="720" w:hanging="720"/>
        <w:rPr>
          <w:noProof/>
        </w:rPr>
      </w:pPr>
      <w:r w:rsidRPr="00EF0C3D">
        <w:rPr>
          <w:noProof/>
        </w:rPr>
        <w:t>Harmon, L. J., J. T. Weir, C. D. Brock, R. E. Glor and W. Challenger, 2008 GEIGER: investigating evolutionary radiations. Bioinformatics 24</w:t>
      </w:r>
      <w:r w:rsidRPr="00EF0C3D">
        <w:rPr>
          <w:b/>
          <w:noProof/>
        </w:rPr>
        <w:t>:</w:t>
      </w:r>
      <w:r w:rsidRPr="00EF0C3D">
        <w:rPr>
          <w:noProof/>
        </w:rPr>
        <w:t xml:space="preserve"> 129-131.</w:t>
      </w:r>
    </w:p>
    <w:p w14:paraId="2AA742A4" w14:textId="77777777" w:rsidR="00EF0C3D" w:rsidRPr="00EF0C3D" w:rsidRDefault="00EF0C3D" w:rsidP="00EF0C3D">
      <w:pPr>
        <w:pStyle w:val="EndNoteBibliography"/>
        <w:spacing w:after="0"/>
        <w:ind w:left="720" w:hanging="720"/>
        <w:rPr>
          <w:noProof/>
        </w:rPr>
      </w:pPr>
      <w:r w:rsidRPr="00EF0C3D">
        <w:rPr>
          <w:noProof/>
        </w:rPr>
        <w:t>Lande, R., 1984 The expected fixation rate of chromosomal inversions. Evolution</w:t>
      </w:r>
      <w:r w:rsidRPr="00EF0C3D">
        <w:rPr>
          <w:b/>
          <w:noProof/>
        </w:rPr>
        <w:t>:</w:t>
      </w:r>
      <w:r w:rsidRPr="00EF0C3D">
        <w:rPr>
          <w:noProof/>
        </w:rPr>
        <w:t xml:space="preserve"> 743-752.</w:t>
      </w:r>
    </w:p>
    <w:p w14:paraId="39A60B70" w14:textId="77777777" w:rsidR="00EF0C3D" w:rsidRPr="00EF0C3D" w:rsidRDefault="00EF0C3D" w:rsidP="00EF0C3D">
      <w:pPr>
        <w:pStyle w:val="EndNoteBibliography"/>
        <w:spacing w:after="0"/>
        <w:ind w:left="720" w:hanging="720"/>
        <w:rPr>
          <w:noProof/>
        </w:rPr>
      </w:pPr>
      <w:r w:rsidRPr="00EF0C3D">
        <w:rPr>
          <w:noProof/>
        </w:rPr>
        <w:t>Lucek, K., 2018 Evolutionary mechanisms of varying chromosome numbers in the radiation of Erebia butterflies. Genes 9</w:t>
      </w:r>
      <w:r w:rsidRPr="00EF0C3D">
        <w:rPr>
          <w:b/>
          <w:noProof/>
        </w:rPr>
        <w:t>:</w:t>
      </w:r>
      <w:r w:rsidRPr="00EF0C3D">
        <w:rPr>
          <w:noProof/>
        </w:rPr>
        <w:t xml:space="preserve"> 166.</w:t>
      </w:r>
    </w:p>
    <w:p w14:paraId="4948B4D4" w14:textId="77777777" w:rsidR="00EF0C3D" w:rsidRPr="00EF0C3D" w:rsidRDefault="00EF0C3D" w:rsidP="00EF0C3D">
      <w:pPr>
        <w:pStyle w:val="EndNoteBibliography"/>
        <w:spacing w:after="0"/>
        <w:ind w:left="720" w:hanging="720"/>
        <w:rPr>
          <w:noProof/>
        </w:rPr>
      </w:pPr>
      <w:r w:rsidRPr="00EF0C3D">
        <w:rPr>
          <w:noProof/>
        </w:rPr>
        <w:t>Luceño, M., and M. Guerra, 1996 Numerical variations in species exhibiting holocentric chromosomes: a nomenclatural proposal. Caryologia 49</w:t>
      </w:r>
      <w:r w:rsidRPr="00EF0C3D">
        <w:rPr>
          <w:b/>
          <w:noProof/>
        </w:rPr>
        <w:t>:</w:t>
      </w:r>
      <w:r w:rsidRPr="00EF0C3D">
        <w:rPr>
          <w:noProof/>
        </w:rPr>
        <w:t xml:space="preserve"> 301-309.</w:t>
      </w:r>
    </w:p>
    <w:p w14:paraId="1CEFFBCF" w14:textId="77777777" w:rsidR="00EF0C3D" w:rsidRPr="00EF0C3D" w:rsidRDefault="00EF0C3D" w:rsidP="00EF0C3D">
      <w:pPr>
        <w:pStyle w:val="EndNoteBibliography"/>
        <w:spacing w:after="0"/>
        <w:ind w:left="720" w:hanging="720"/>
        <w:rPr>
          <w:noProof/>
        </w:rPr>
      </w:pPr>
      <w:r w:rsidRPr="00EF0C3D">
        <w:rPr>
          <w:noProof/>
        </w:rPr>
        <w:t>Malheiros-Garde, N., and A. Gardé, 1950 Fragmentation as a possible evolutionary process in the genus Luzula DC. Genetica Iberica 2</w:t>
      </w:r>
      <w:r w:rsidRPr="00EF0C3D">
        <w:rPr>
          <w:b/>
          <w:noProof/>
        </w:rPr>
        <w:t>:</w:t>
      </w:r>
      <w:r w:rsidRPr="00EF0C3D">
        <w:rPr>
          <w:noProof/>
        </w:rPr>
        <w:t xml:space="preserve"> 257-262.</w:t>
      </w:r>
    </w:p>
    <w:p w14:paraId="71F4018C" w14:textId="77777777" w:rsidR="00EF0C3D" w:rsidRPr="00EF0C3D" w:rsidRDefault="00EF0C3D" w:rsidP="00EF0C3D">
      <w:pPr>
        <w:pStyle w:val="EndNoteBibliography"/>
        <w:spacing w:after="0"/>
        <w:ind w:left="720" w:hanging="720"/>
        <w:rPr>
          <w:noProof/>
        </w:rPr>
      </w:pPr>
      <w:r w:rsidRPr="00EF0C3D">
        <w:rPr>
          <w:noProof/>
        </w:rPr>
        <w:t>Melters, D. P., L. V. Paliulis, I. F. Korf and S. W. Chan, 2012 Holocentric chromosomes: convergent evolution, meiotic adaptations, and genomic analysis. Chromosome Research 20</w:t>
      </w:r>
      <w:r w:rsidRPr="00EF0C3D">
        <w:rPr>
          <w:b/>
          <w:noProof/>
        </w:rPr>
        <w:t>:</w:t>
      </w:r>
      <w:r w:rsidRPr="00EF0C3D">
        <w:rPr>
          <w:noProof/>
        </w:rPr>
        <w:t xml:space="preserve"> 579-593.</w:t>
      </w:r>
    </w:p>
    <w:p w14:paraId="16674C66" w14:textId="77777777" w:rsidR="00EF0C3D" w:rsidRPr="00EF0C3D" w:rsidRDefault="00EF0C3D" w:rsidP="00EF0C3D">
      <w:pPr>
        <w:pStyle w:val="EndNoteBibliography"/>
        <w:spacing w:after="0"/>
        <w:ind w:left="720" w:hanging="720"/>
        <w:rPr>
          <w:noProof/>
        </w:rPr>
      </w:pPr>
      <w:r w:rsidRPr="00EF0C3D">
        <w:rPr>
          <w:noProof/>
        </w:rPr>
        <w:t>Miga, K. H., 2017 Chromosome-specific centromere sequences provide an estimate of the ancestral chromosome 2 fusion event in hominin genomes. Journal of Heredity 108</w:t>
      </w:r>
      <w:r w:rsidRPr="00EF0C3D">
        <w:rPr>
          <w:b/>
          <w:noProof/>
        </w:rPr>
        <w:t>:</w:t>
      </w:r>
      <w:r w:rsidRPr="00EF0C3D">
        <w:rPr>
          <w:noProof/>
        </w:rPr>
        <w:t xml:space="preserve"> 45-52.</w:t>
      </w:r>
    </w:p>
    <w:p w14:paraId="2B4EDB0B" w14:textId="77777777" w:rsidR="00EF0C3D" w:rsidRPr="00EF0C3D" w:rsidRDefault="00EF0C3D" w:rsidP="00EF0C3D">
      <w:pPr>
        <w:pStyle w:val="EndNoteBibliography"/>
        <w:spacing w:after="0"/>
        <w:ind w:left="720" w:hanging="720"/>
        <w:rPr>
          <w:noProof/>
        </w:rPr>
      </w:pPr>
      <w:r w:rsidRPr="00EF0C3D">
        <w:rPr>
          <w:noProof/>
        </w:rPr>
        <w:t>Misof, B., S. Liu, K. Meusemann, R. S. Peters, A. Donath</w:t>
      </w:r>
      <w:r w:rsidRPr="00EF0C3D">
        <w:rPr>
          <w:i/>
          <w:noProof/>
        </w:rPr>
        <w:t xml:space="preserve"> et al.</w:t>
      </w:r>
      <w:r w:rsidRPr="00EF0C3D">
        <w:rPr>
          <w:noProof/>
        </w:rPr>
        <w:t>, 2014 Phylogenomics resolves the timing and pattern of insect evolution. Science 346</w:t>
      </w:r>
      <w:r w:rsidRPr="00EF0C3D">
        <w:rPr>
          <w:b/>
          <w:noProof/>
        </w:rPr>
        <w:t>:</w:t>
      </w:r>
      <w:r w:rsidRPr="00EF0C3D">
        <w:rPr>
          <w:noProof/>
        </w:rPr>
        <w:t xml:space="preserve"> 763-767.</w:t>
      </w:r>
    </w:p>
    <w:p w14:paraId="1121DF7D" w14:textId="77777777" w:rsidR="00EF0C3D" w:rsidRPr="00EF0C3D" w:rsidRDefault="00EF0C3D" w:rsidP="00EF0C3D">
      <w:pPr>
        <w:pStyle w:val="EndNoteBibliography"/>
        <w:spacing w:after="0"/>
        <w:ind w:left="720" w:hanging="720"/>
        <w:rPr>
          <w:noProof/>
        </w:rPr>
      </w:pPr>
      <w:r w:rsidRPr="00EF0C3D">
        <w:rPr>
          <w:noProof/>
        </w:rPr>
        <w:t>Mola, L., and A. Papeschi, 2006 Holokinetic chromosomes at a glance. BAG-Journal of Basic and Applied Genetics 17</w:t>
      </w:r>
      <w:r w:rsidRPr="00EF0C3D">
        <w:rPr>
          <w:b/>
          <w:noProof/>
        </w:rPr>
        <w:t>:</w:t>
      </w:r>
      <w:r w:rsidRPr="00EF0C3D">
        <w:rPr>
          <w:noProof/>
        </w:rPr>
        <w:t xml:space="preserve"> 17-33.</w:t>
      </w:r>
    </w:p>
    <w:p w14:paraId="765F80AD" w14:textId="77777777" w:rsidR="00EF0C3D" w:rsidRPr="00EF0C3D" w:rsidRDefault="00EF0C3D" w:rsidP="00EF0C3D">
      <w:pPr>
        <w:pStyle w:val="EndNoteBibliography"/>
        <w:spacing w:after="0"/>
        <w:ind w:left="720" w:hanging="720"/>
        <w:rPr>
          <w:noProof/>
        </w:rPr>
      </w:pPr>
      <w:r w:rsidRPr="00EF0C3D">
        <w:rPr>
          <w:noProof/>
        </w:rPr>
        <w:t>Mora, C., D. P. Tittensor, S. Adl, A. G. Simpson and B. Worm, 2011 How many species are there on Earth and in the ocean? PLoS biology 9.</w:t>
      </w:r>
    </w:p>
    <w:p w14:paraId="4C8A9A08" w14:textId="77777777" w:rsidR="00EF0C3D" w:rsidRPr="00EF0C3D" w:rsidRDefault="00EF0C3D" w:rsidP="00EF0C3D">
      <w:pPr>
        <w:pStyle w:val="EndNoteBibliography"/>
        <w:spacing w:after="0"/>
        <w:ind w:left="720" w:hanging="720"/>
        <w:rPr>
          <w:noProof/>
        </w:rPr>
      </w:pPr>
      <w:r w:rsidRPr="00EF0C3D">
        <w:rPr>
          <w:noProof/>
        </w:rPr>
        <w:t>Moretti, A., and S. Sabato, 1984 Karyotype evolution by centromeric fission inZamia (Cycadales). Plant Systematics and Evolution 146</w:t>
      </w:r>
      <w:r w:rsidRPr="00EF0C3D">
        <w:rPr>
          <w:b/>
          <w:noProof/>
        </w:rPr>
        <w:t>:</w:t>
      </w:r>
      <w:r w:rsidRPr="00EF0C3D">
        <w:rPr>
          <w:noProof/>
        </w:rPr>
        <w:t xml:space="preserve"> 215-223.</w:t>
      </w:r>
    </w:p>
    <w:p w14:paraId="06DB6792" w14:textId="77777777" w:rsidR="00EF0C3D" w:rsidRPr="00EF0C3D" w:rsidRDefault="00EF0C3D" w:rsidP="00EF0C3D">
      <w:pPr>
        <w:pStyle w:val="EndNoteBibliography"/>
        <w:spacing w:after="0"/>
        <w:ind w:left="720" w:hanging="720"/>
        <w:rPr>
          <w:noProof/>
        </w:rPr>
      </w:pPr>
      <w:r w:rsidRPr="00EF0C3D">
        <w:rPr>
          <w:noProof/>
        </w:rPr>
        <w:t>Rainford, J. L., M. Hofreiter, D. B. Nicholson and P. J. Mayhew, 2014 Phylogenetic distribution of extant richness suggests metamorphosis is a key innovation driving diversification in insects. PLoS One 9.</w:t>
      </w:r>
    </w:p>
    <w:p w14:paraId="4E30E58C" w14:textId="77777777" w:rsidR="00EF0C3D" w:rsidRPr="00EF0C3D" w:rsidRDefault="00EF0C3D" w:rsidP="00EF0C3D">
      <w:pPr>
        <w:pStyle w:val="EndNoteBibliography"/>
        <w:spacing w:after="0"/>
        <w:ind w:left="720" w:hanging="720"/>
        <w:rPr>
          <w:noProof/>
        </w:rPr>
      </w:pPr>
      <w:r w:rsidRPr="00EF0C3D">
        <w:rPr>
          <w:noProof/>
        </w:rPr>
        <w:t>Rieseberg, L. H., 2001 Chromosomal rearrangements and speciation. Trends in ecology &amp; evolution 16</w:t>
      </w:r>
      <w:r w:rsidRPr="00EF0C3D">
        <w:rPr>
          <w:b/>
          <w:noProof/>
        </w:rPr>
        <w:t>:</w:t>
      </w:r>
      <w:r w:rsidRPr="00EF0C3D">
        <w:rPr>
          <w:noProof/>
        </w:rPr>
        <w:t xml:space="preserve"> 351-358.</w:t>
      </w:r>
    </w:p>
    <w:p w14:paraId="1538F901" w14:textId="77777777" w:rsidR="00EF0C3D" w:rsidRPr="00EF0C3D" w:rsidRDefault="00EF0C3D" w:rsidP="00EF0C3D">
      <w:pPr>
        <w:pStyle w:val="EndNoteBibliography"/>
        <w:spacing w:after="0"/>
        <w:ind w:left="720" w:hanging="720"/>
        <w:rPr>
          <w:noProof/>
        </w:rPr>
      </w:pPr>
      <w:r w:rsidRPr="00EF0C3D">
        <w:rPr>
          <w:noProof/>
        </w:rPr>
        <w:t>Ross, L., H. Blackmon, P. Lorite, V. E. Gokhman and N. B. Hardy, 2015 Recombination, chromosome number and eusociality in the Hymenoptera. Journal of evolutionary biology 28</w:t>
      </w:r>
      <w:r w:rsidRPr="00EF0C3D">
        <w:rPr>
          <w:b/>
          <w:noProof/>
        </w:rPr>
        <w:t>:</w:t>
      </w:r>
      <w:r w:rsidRPr="00EF0C3D">
        <w:rPr>
          <w:noProof/>
        </w:rPr>
        <w:t xml:space="preserve"> 105-116.</w:t>
      </w:r>
    </w:p>
    <w:p w14:paraId="5BA3717A" w14:textId="77777777" w:rsidR="00EF0C3D" w:rsidRPr="00EF0C3D" w:rsidRDefault="00EF0C3D" w:rsidP="00EF0C3D">
      <w:pPr>
        <w:pStyle w:val="EndNoteBibliography"/>
        <w:spacing w:after="0"/>
        <w:ind w:left="720" w:hanging="720"/>
        <w:rPr>
          <w:noProof/>
        </w:rPr>
      </w:pPr>
      <w:r w:rsidRPr="00EF0C3D">
        <w:rPr>
          <w:noProof/>
        </w:rPr>
        <w:t>Sites Jr, J. W., and C. Moritz, 1987 Chromosomal evolution and speciation revisited. Systematic Zoology 36</w:t>
      </w:r>
      <w:r w:rsidRPr="00EF0C3D">
        <w:rPr>
          <w:b/>
          <w:noProof/>
        </w:rPr>
        <w:t>:</w:t>
      </w:r>
      <w:r w:rsidRPr="00EF0C3D">
        <w:rPr>
          <w:noProof/>
        </w:rPr>
        <w:t xml:space="preserve"> 153-174.</w:t>
      </w:r>
    </w:p>
    <w:p w14:paraId="2F5F5B54" w14:textId="77777777" w:rsidR="00EF0C3D" w:rsidRPr="00EF0C3D" w:rsidRDefault="00EF0C3D" w:rsidP="00EF0C3D">
      <w:pPr>
        <w:pStyle w:val="EndNoteBibliography"/>
        <w:spacing w:after="0"/>
        <w:ind w:left="720" w:hanging="720"/>
        <w:rPr>
          <w:noProof/>
        </w:rPr>
      </w:pPr>
      <w:r w:rsidRPr="00EF0C3D">
        <w:rPr>
          <w:noProof/>
        </w:rPr>
        <w:t>Torres, E. M., B. R. Williams and A. Amon, 2008 Aneuploidy: cells losing their balance. Genetics 179</w:t>
      </w:r>
      <w:r w:rsidRPr="00EF0C3D">
        <w:rPr>
          <w:b/>
          <w:noProof/>
        </w:rPr>
        <w:t>:</w:t>
      </w:r>
      <w:r w:rsidRPr="00EF0C3D">
        <w:rPr>
          <w:noProof/>
        </w:rPr>
        <w:t xml:space="preserve"> 737-746.</w:t>
      </w:r>
    </w:p>
    <w:p w14:paraId="334E228A" w14:textId="77777777" w:rsidR="00EF0C3D" w:rsidRPr="00EF0C3D" w:rsidRDefault="00EF0C3D" w:rsidP="00EF0C3D">
      <w:pPr>
        <w:pStyle w:val="EndNoteBibliography"/>
        <w:spacing w:after="0"/>
        <w:ind w:left="720" w:hanging="720"/>
        <w:rPr>
          <w:noProof/>
        </w:rPr>
      </w:pPr>
      <w:r w:rsidRPr="00EF0C3D">
        <w:rPr>
          <w:noProof/>
        </w:rPr>
        <w:t>Vershinina, A. O., and V. A. Lukhtanov, 2017 Evolutionary mechanisms of runaway chromosome number change in Agrodiaetus butterflies. Scientific reports 7</w:t>
      </w:r>
      <w:r w:rsidRPr="00EF0C3D">
        <w:rPr>
          <w:b/>
          <w:noProof/>
        </w:rPr>
        <w:t>:</w:t>
      </w:r>
      <w:r w:rsidRPr="00EF0C3D">
        <w:rPr>
          <w:noProof/>
        </w:rPr>
        <w:t xml:space="preserve"> 1-9.</w:t>
      </w:r>
    </w:p>
    <w:p w14:paraId="4341FD22" w14:textId="77777777" w:rsidR="00EF0C3D" w:rsidRPr="00EF0C3D" w:rsidRDefault="00EF0C3D" w:rsidP="00EF0C3D">
      <w:pPr>
        <w:pStyle w:val="EndNoteBibliography"/>
        <w:spacing w:after="0"/>
        <w:ind w:left="720" w:hanging="720"/>
        <w:rPr>
          <w:noProof/>
        </w:rPr>
      </w:pPr>
      <w:r w:rsidRPr="00EF0C3D">
        <w:rPr>
          <w:noProof/>
        </w:rPr>
        <w:t>White, M., 1968 Models of speciation. Science 159</w:t>
      </w:r>
      <w:r w:rsidRPr="00EF0C3D">
        <w:rPr>
          <w:b/>
          <w:noProof/>
        </w:rPr>
        <w:t>:</w:t>
      </w:r>
      <w:r w:rsidRPr="00EF0C3D">
        <w:rPr>
          <w:noProof/>
        </w:rPr>
        <w:t xml:space="preserve"> 1065-1070.</w:t>
      </w:r>
    </w:p>
    <w:p w14:paraId="1293CC61" w14:textId="77777777" w:rsidR="00EF0C3D" w:rsidRPr="00EF0C3D" w:rsidRDefault="00EF0C3D" w:rsidP="00EF0C3D">
      <w:pPr>
        <w:pStyle w:val="EndNoteBibliography"/>
        <w:spacing w:after="0"/>
        <w:ind w:left="720" w:hanging="720"/>
        <w:rPr>
          <w:noProof/>
        </w:rPr>
      </w:pPr>
      <w:r w:rsidRPr="00EF0C3D">
        <w:rPr>
          <w:noProof/>
        </w:rPr>
        <w:t>White, M. J., 1978 Modes of speciation, pp.</w:t>
      </w:r>
    </w:p>
    <w:p w14:paraId="680945BA" w14:textId="77777777" w:rsidR="00EF0C3D" w:rsidRPr="00EF0C3D" w:rsidRDefault="00EF0C3D" w:rsidP="00EF0C3D">
      <w:pPr>
        <w:pStyle w:val="EndNoteBibliography"/>
        <w:spacing w:after="0"/>
        <w:ind w:left="720" w:hanging="720"/>
        <w:rPr>
          <w:noProof/>
        </w:rPr>
      </w:pPr>
      <w:r w:rsidRPr="00EF0C3D">
        <w:rPr>
          <w:noProof/>
        </w:rPr>
        <w:t>Wilson, A., G. Bush, S. Case and M. King, 1975 Social structuring of mammalian populations and rate of chromosomal evolution. Proceedings of the National Academy of Sciences 72</w:t>
      </w:r>
      <w:r w:rsidRPr="00EF0C3D">
        <w:rPr>
          <w:b/>
          <w:noProof/>
        </w:rPr>
        <w:t>:</w:t>
      </w:r>
      <w:r w:rsidRPr="00EF0C3D">
        <w:rPr>
          <w:noProof/>
        </w:rPr>
        <w:t xml:space="preserve"> 5061-5065.</w:t>
      </w:r>
    </w:p>
    <w:p w14:paraId="7FCD34F6" w14:textId="77777777" w:rsidR="00EF0C3D" w:rsidRPr="00EF0C3D" w:rsidRDefault="00EF0C3D" w:rsidP="00EF0C3D">
      <w:pPr>
        <w:pStyle w:val="EndNoteBibliography"/>
        <w:ind w:left="720" w:hanging="720"/>
        <w:rPr>
          <w:noProof/>
        </w:rPr>
      </w:pPr>
      <w:r w:rsidRPr="00EF0C3D">
        <w:rPr>
          <w:noProof/>
        </w:rPr>
        <w:lastRenderedPageBreak/>
        <w:t>Zedek, F., and P. Bureš, 2012 Evidence for centromere drive in the holocentric chromosomes of Caenorhabditis. PLoS One 7.</w:t>
      </w:r>
    </w:p>
    <w:p w14:paraId="2914EA79" w14:textId="0892B8EE"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5-17T14:16:00Z" w:initials="MOU">
    <w:p w14:paraId="29810941" w14:textId="2570C976" w:rsidR="00DE1F25" w:rsidRDefault="00DE1F25">
      <w:pPr>
        <w:pStyle w:val="CommentText"/>
      </w:pPr>
      <w:r>
        <w:rPr>
          <w:rStyle w:val="CommentReference"/>
        </w:rPr>
        <w:annotationRef/>
      </w:r>
      <w:r>
        <w:t>Nobody spend time on this till we are done</w:t>
      </w:r>
    </w:p>
  </w:comment>
  <w:comment w:id="3" w:author="Microsoft Office User" w:date="2020-05-17T13:00:00Z" w:initials="MOU">
    <w:p w14:paraId="1C8B2796" w14:textId="05DA07CF" w:rsidR="006B401A" w:rsidRDefault="006B401A">
      <w:pPr>
        <w:pStyle w:val="CommentText"/>
      </w:pPr>
      <w:r>
        <w:rPr>
          <w:rStyle w:val="CommentReference"/>
        </w:rPr>
        <w:annotationRef/>
      </w:r>
      <w:r>
        <w:t xml:space="preserve">I find these number hard to believe they add to 12,411 I believe there were multiple clades </w:t>
      </w:r>
      <w:proofErr w:type="gramStart"/>
      <w:r>
        <w:t>were</w:t>
      </w:r>
      <w:proofErr w:type="gramEnd"/>
      <w:r>
        <w:t xml:space="preserve"> we don’t know what type of centromeres are present</w:t>
      </w:r>
      <w:r w:rsidR="00B52998">
        <w:t xml:space="preserve"> which if true makes the next sentence false as well.</w:t>
      </w:r>
    </w:p>
  </w:comment>
  <w:comment w:id="4" w:author="Microsoft Office User" w:date="2020-05-20T01:59:00Z" w:initials="MOU">
    <w:p w14:paraId="40FFECB1" w14:textId="77777777" w:rsidR="00343031" w:rsidRDefault="00343031">
      <w:pPr>
        <w:pStyle w:val="CommentText"/>
      </w:pPr>
      <w:r>
        <w:rPr>
          <w:rStyle w:val="CommentReference"/>
        </w:rPr>
        <w:annotationRef/>
      </w:r>
      <w:proofErr w:type="gramStart"/>
      <w:r>
        <w:t>No</w:t>
      </w:r>
      <w:proofErr w:type="gramEnd"/>
      <w:r>
        <w:t xml:space="preserve"> we know it for all of them. The 12, 412 was a typo, it should be 12, 411. I double-checked the counts and these are both correct for </w:t>
      </w:r>
      <w:proofErr w:type="spellStart"/>
      <w:r>
        <w:t>holo</w:t>
      </w:r>
      <w:proofErr w:type="spellEnd"/>
      <w:r>
        <w:t xml:space="preserve"> and mono…</w:t>
      </w:r>
    </w:p>
    <w:p w14:paraId="5E004BEE" w14:textId="77777777" w:rsidR="004770B5" w:rsidRDefault="004770B5">
      <w:pPr>
        <w:pStyle w:val="CommentText"/>
      </w:pPr>
    </w:p>
    <w:p w14:paraId="21337062" w14:textId="471221C6" w:rsidR="004770B5" w:rsidRDefault="004770B5">
      <w:pPr>
        <w:pStyle w:val="CommentText"/>
      </w:pPr>
      <w:r>
        <w:t>HB: hmm where did you get it from because we did not know it for some of them when we published our 2017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810941" w15:done="0"/>
  <w15:commentEx w15:paraId="1C8B2796" w15:done="0"/>
  <w15:commentEx w15:paraId="21337062" w15:paraIdParent="1C8B27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BC5A7" w16cex:dateUtc="2020-05-17T19:16:00Z"/>
  <w16cex:commentExtensible w16cex:durableId="226BB407" w16cex:dateUtc="2020-05-17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810941" w16cid:durableId="226BC5A7"/>
  <w16cid:commentId w16cid:paraId="1C8B2796" w16cid:durableId="226BB407"/>
  <w16cid:commentId w16cid:paraId="21337062" w16cid:durableId="226F0D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D2496" w14:textId="77777777" w:rsidR="00FA3C3F" w:rsidRDefault="00FA3C3F" w:rsidP="00854D0F">
      <w:pPr>
        <w:spacing w:after="0"/>
      </w:pPr>
      <w:r>
        <w:separator/>
      </w:r>
    </w:p>
  </w:endnote>
  <w:endnote w:type="continuationSeparator" w:id="0">
    <w:p w14:paraId="5FF97087" w14:textId="77777777" w:rsidR="00FA3C3F" w:rsidRDefault="00FA3C3F"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8DC3F" w14:textId="77777777" w:rsidR="00FA3C3F" w:rsidRDefault="00FA3C3F" w:rsidP="00854D0F">
      <w:pPr>
        <w:spacing w:after="0"/>
      </w:pPr>
      <w:r>
        <w:separator/>
      </w:r>
    </w:p>
  </w:footnote>
  <w:footnote w:type="continuationSeparator" w:id="0">
    <w:p w14:paraId="20AF0BF0" w14:textId="77777777" w:rsidR="00FA3C3F" w:rsidRDefault="00FA3C3F"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rAUAd9WPty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00&lt;/item&gt;&lt;item&gt;321&lt;/item&gt;&lt;item&gt;327&lt;/item&gt;&lt;item&gt;358&lt;/item&gt;&lt;item&gt;359&lt;/item&gt;&lt;item&gt;360&lt;/item&gt;&lt;item&gt;362&lt;/item&gt;&lt;item&gt;365&lt;/item&gt;&lt;item&gt;368&lt;/item&gt;&lt;item&gt;371&lt;/item&gt;&lt;item&gt;372&lt;/item&gt;&lt;item&gt;374&lt;/item&gt;&lt;item&gt;377&lt;/item&gt;&lt;item&gt;379&lt;/item&gt;&lt;item&gt;380&lt;/item&gt;&lt;item&gt;381&lt;/item&gt;&lt;item&gt;390&lt;/item&gt;&lt;item&gt;415&lt;/item&gt;&lt;item&gt;416&lt;/item&gt;&lt;item&gt;418&lt;/item&gt;&lt;item&gt;419&lt;/item&gt;&lt;item&gt;420&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41&lt;/item&gt;&lt;/record-ids&gt;&lt;/item&gt;&lt;/Libraries&gt;"/>
  </w:docVars>
  <w:rsids>
    <w:rsidRoot w:val="00E466B2"/>
    <w:rsid w:val="00000988"/>
    <w:rsid w:val="00006095"/>
    <w:rsid w:val="00020DAE"/>
    <w:rsid w:val="00045392"/>
    <w:rsid w:val="00053A54"/>
    <w:rsid w:val="00077899"/>
    <w:rsid w:val="00085A8D"/>
    <w:rsid w:val="00087532"/>
    <w:rsid w:val="0009189E"/>
    <w:rsid w:val="000C7CF3"/>
    <w:rsid w:val="000E001D"/>
    <w:rsid w:val="000E0649"/>
    <w:rsid w:val="000E33F0"/>
    <w:rsid w:val="001066A8"/>
    <w:rsid w:val="001221A6"/>
    <w:rsid w:val="00122986"/>
    <w:rsid w:val="001577E5"/>
    <w:rsid w:val="00162DA7"/>
    <w:rsid w:val="00164074"/>
    <w:rsid w:val="00186372"/>
    <w:rsid w:val="00195C79"/>
    <w:rsid w:val="001A663F"/>
    <w:rsid w:val="001C2504"/>
    <w:rsid w:val="001C3E57"/>
    <w:rsid w:val="00200F32"/>
    <w:rsid w:val="00215E65"/>
    <w:rsid w:val="00230E16"/>
    <w:rsid w:val="00244164"/>
    <w:rsid w:val="00257AC8"/>
    <w:rsid w:val="00297E6F"/>
    <w:rsid w:val="002A05AD"/>
    <w:rsid w:val="002D26E1"/>
    <w:rsid w:val="003022CF"/>
    <w:rsid w:val="00343031"/>
    <w:rsid w:val="00360330"/>
    <w:rsid w:val="00380E81"/>
    <w:rsid w:val="003861C7"/>
    <w:rsid w:val="003873E6"/>
    <w:rsid w:val="003A0DAF"/>
    <w:rsid w:val="003B52AF"/>
    <w:rsid w:val="003C6248"/>
    <w:rsid w:val="003F14DB"/>
    <w:rsid w:val="004034FA"/>
    <w:rsid w:val="0041099B"/>
    <w:rsid w:val="00433F19"/>
    <w:rsid w:val="00442BC8"/>
    <w:rsid w:val="00450ECD"/>
    <w:rsid w:val="00462268"/>
    <w:rsid w:val="0046738E"/>
    <w:rsid w:val="004770B5"/>
    <w:rsid w:val="004877A9"/>
    <w:rsid w:val="004E02E1"/>
    <w:rsid w:val="00515E10"/>
    <w:rsid w:val="00520088"/>
    <w:rsid w:val="00531EBF"/>
    <w:rsid w:val="005329D6"/>
    <w:rsid w:val="00543B0A"/>
    <w:rsid w:val="005512B9"/>
    <w:rsid w:val="00554932"/>
    <w:rsid w:val="00564244"/>
    <w:rsid w:val="00590DFB"/>
    <w:rsid w:val="00595FCA"/>
    <w:rsid w:val="005969E6"/>
    <w:rsid w:val="00596E61"/>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B6D6F"/>
    <w:rsid w:val="007F3446"/>
    <w:rsid w:val="00821B6D"/>
    <w:rsid w:val="0084141E"/>
    <w:rsid w:val="00845083"/>
    <w:rsid w:val="00854D0F"/>
    <w:rsid w:val="0086047F"/>
    <w:rsid w:val="008612EC"/>
    <w:rsid w:val="008745ED"/>
    <w:rsid w:val="00882560"/>
    <w:rsid w:val="008925B5"/>
    <w:rsid w:val="00894C6E"/>
    <w:rsid w:val="008B016B"/>
    <w:rsid w:val="008B1174"/>
    <w:rsid w:val="008B4B51"/>
    <w:rsid w:val="008E6082"/>
    <w:rsid w:val="008F1532"/>
    <w:rsid w:val="008F1E2B"/>
    <w:rsid w:val="0090352F"/>
    <w:rsid w:val="00906B10"/>
    <w:rsid w:val="00914247"/>
    <w:rsid w:val="009202C0"/>
    <w:rsid w:val="00925E22"/>
    <w:rsid w:val="00941605"/>
    <w:rsid w:val="00941A9B"/>
    <w:rsid w:val="009467CE"/>
    <w:rsid w:val="009659FA"/>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86549"/>
    <w:rsid w:val="00A945D5"/>
    <w:rsid w:val="00AA1CDE"/>
    <w:rsid w:val="00AA221D"/>
    <w:rsid w:val="00AB025A"/>
    <w:rsid w:val="00AE0786"/>
    <w:rsid w:val="00B01304"/>
    <w:rsid w:val="00B10B2C"/>
    <w:rsid w:val="00B237BD"/>
    <w:rsid w:val="00B41D41"/>
    <w:rsid w:val="00B52998"/>
    <w:rsid w:val="00B52DD3"/>
    <w:rsid w:val="00B52E05"/>
    <w:rsid w:val="00B810DC"/>
    <w:rsid w:val="00BB6F51"/>
    <w:rsid w:val="00BD0893"/>
    <w:rsid w:val="00C15ED0"/>
    <w:rsid w:val="00C17203"/>
    <w:rsid w:val="00C30D50"/>
    <w:rsid w:val="00C31ED2"/>
    <w:rsid w:val="00C674C3"/>
    <w:rsid w:val="00C84AE0"/>
    <w:rsid w:val="00CD3686"/>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876A6"/>
    <w:rsid w:val="00EA0DA4"/>
    <w:rsid w:val="00EA2D7F"/>
    <w:rsid w:val="00EB4A1A"/>
    <w:rsid w:val="00ED07A0"/>
    <w:rsid w:val="00EE6581"/>
    <w:rsid w:val="00EF003F"/>
    <w:rsid w:val="00EF0C3D"/>
    <w:rsid w:val="00F262BD"/>
    <w:rsid w:val="00F316F8"/>
    <w:rsid w:val="00F347FE"/>
    <w:rsid w:val="00F81B68"/>
    <w:rsid w:val="00FA0F20"/>
    <w:rsid w:val="00FA3C3F"/>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footnotes" Target="footnote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13</Pages>
  <Words>7528</Words>
  <Characters>42912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50340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42</cp:revision>
  <dcterms:created xsi:type="dcterms:W3CDTF">2020-04-16T02:37:00Z</dcterms:created>
  <dcterms:modified xsi:type="dcterms:W3CDTF">2020-05-20T13:53:00Z</dcterms:modified>
  <cp:category/>
</cp:coreProperties>
</file>