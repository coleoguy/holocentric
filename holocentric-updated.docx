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AE36" w14:textId="3ADEF651" w:rsidR="00EE6581" w:rsidRPr="00DE1F25" w:rsidRDefault="00F76E90" w:rsidP="00DE1F25">
      <w:pPr>
        <w:spacing w:after="0"/>
        <w:rPr>
          <w:rFonts w:cstheme="minorHAnsi"/>
          <w:b/>
          <w:bCs/>
          <w:iCs/>
          <w:sz w:val="32"/>
          <w:szCs w:val="32"/>
        </w:rPr>
      </w:pPr>
      <w:r w:rsidRPr="00F5162B">
        <w:rPr>
          <w:rFonts w:cstheme="minorHAnsi"/>
          <w:b/>
          <w:bCs/>
          <w:iCs/>
          <w:sz w:val="32"/>
          <w:szCs w:val="32"/>
        </w:rPr>
        <w:t>Chromosome number evolves at equal rates in holocentric and monocentric insects.</w:t>
      </w:r>
    </w:p>
    <w:p w14:paraId="3EE176F7" w14:textId="08BB7932"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F11DFD">
        <w:rPr>
          <w:rFonts w:cstheme="minorHAnsi"/>
          <w:iCs/>
          <w:sz w:val="22"/>
          <w:szCs w:val="22"/>
          <w:vertAlign w:val="superscript"/>
        </w:rPr>
        <w:t>2</w:t>
      </w:r>
      <w:r w:rsidR="00334DFC">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53FFE793"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 xml:space="preserve">Department of </w:t>
      </w:r>
      <w:r w:rsidR="00A63527">
        <w:rPr>
          <w:rFonts w:eastAsia="Times New Roman" w:cstheme="minorHAnsi"/>
          <w:sz w:val="22"/>
          <w:szCs w:val="22"/>
        </w:rPr>
        <w:t>Ecology and Conservation Biology</w:t>
      </w:r>
      <w:r w:rsidRPr="00AE0786">
        <w:rPr>
          <w:rFonts w:eastAsia="Times New Roman" w:cstheme="minorHAnsi"/>
          <w:sz w:val="22"/>
          <w:szCs w:val="22"/>
        </w:rPr>
        <w:t>, Texas A&amp;M</w:t>
      </w:r>
      <w:r w:rsidR="00BC37B9" w:rsidRPr="00AE0786">
        <w:rPr>
          <w:rFonts w:cstheme="minorHAnsi"/>
          <w:sz w:val="22"/>
          <w:szCs w:val="22"/>
        </w:rPr>
        <w:t>, College Station, Texas, USA</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5C30E8">
      <w:pPr>
        <w:pStyle w:val="Default"/>
        <w:widowControl w:val="0"/>
        <w:spacing w:line="480" w:lineRule="auto"/>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195A90C8" w:rsidR="00EE6581" w:rsidRPr="009612EA" w:rsidRDefault="00111ACE" w:rsidP="005C30E8">
      <w:pPr>
        <w:pStyle w:val="Default"/>
        <w:widowControl w:val="0"/>
        <w:spacing w:line="480" w:lineRule="auto"/>
        <w:rPr>
          <w:rFonts w:asciiTheme="minorHAnsi" w:hAnsiTheme="minorHAnsi" w:cstheme="minorHAnsi"/>
          <w:iCs/>
          <w:sz w:val="22"/>
        </w:rPr>
      </w:pPr>
      <w:r>
        <w:rPr>
          <w:rFonts w:asciiTheme="minorHAnsi" w:hAnsiTheme="minorHAnsi" w:cstheme="minorHAnsi"/>
          <w:iCs/>
          <w:sz w:val="22"/>
        </w:rPr>
        <w:t xml:space="preserve">Despite the fundamental </w:t>
      </w:r>
      <w:r w:rsidR="0033695D">
        <w:rPr>
          <w:rFonts w:asciiTheme="minorHAnsi" w:hAnsiTheme="minorHAnsi" w:cstheme="minorHAnsi"/>
          <w:iCs/>
          <w:sz w:val="22"/>
        </w:rPr>
        <w:t xml:space="preserve">role </w:t>
      </w:r>
      <w:r>
        <w:rPr>
          <w:rFonts w:asciiTheme="minorHAnsi" w:hAnsiTheme="minorHAnsi" w:cstheme="minorHAnsi"/>
          <w:iCs/>
          <w:sz w:val="22"/>
        </w:rPr>
        <w:t xml:space="preserve">of centromeres two different types are observed across plants and animals. Monocentric chromosomes possess a single region that function as the centromere while in holocentric chromosomes centromere activity is </w:t>
      </w:r>
      <w:r w:rsidR="0033695D">
        <w:rPr>
          <w:rFonts w:asciiTheme="minorHAnsi" w:hAnsiTheme="minorHAnsi" w:cstheme="minorHAnsi"/>
          <w:iCs/>
          <w:sz w:val="22"/>
        </w:rPr>
        <w:t xml:space="preserve">spread </w:t>
      </w:r>
      <w:r>
        <w:rPr>
          <w:rFonts w:asciiTheme="minorHAnsi" w:hAnsiTheme="minorHAnsi" w:cstheme="minorHAnsi"/>
          <w:iCs/>
          <w:sz w:val="22"/>
        </w:rPr>
        <w:t xml:space="preserve">across the </w:t>
      </w:r>
      <w:r w:rsidR="00427E90">
        <w:rPr>
          <w:rFonts w:asciiTheme="minorHAnsi" w:hAnsiTheme="minorHAnsi" w:cstheme="minorHAnsi"/>
          <w:iCs/>
          <w:sz w:val="22"/>
        </w:rPr>
        <w:t xml:space="preserve">entire </w:t>
      </w:r>
      <w:r>
        <w:rPr>
          <w:rFonts w:asciiTheme="minorHAnsi" w:hAnsiTheme="minorHAnsi" w:cstheme="minorHAnsi"/>
          <w:iCs/>
          <w:sz w:val="22"/>
        </w:rPr>
        <w:t xml:space="preserve">chromosome. </w:t>
      </w:r>
      <w:r w:rsidR="00427E90">
        <w:rPr>
          <w:rFonts w:asciiTheme="minorHAnsi" w:hAnsiTheme="minorHAnsi" w:cstheme="minorHAnsi"/>
          <w:iCs/>
          <w:sz w:val="22"/>
        </w:rPr>
        <w:t xml:space="preserve"> Proper segregation may fail in species with monocentric chromosomes after a fusion or fission, which may </w:t>
      </w:r>
      <w:r w:rsidR="0033695D">
        <w:rPr>
          <w:rFonts w:asciiTheme="minorHAnsi" w:hAnsiTheme="minorHAnsi" w:cstheme="minorHAnsi"/>
          <w:iCs/>
          <w:sz w:val="22"/>
        </w:rPr>
        <w:t>lead to chromosomes with no</w:t>
      </w:r>
      <w:r w:rsidR="00427E90">
        <w:rPr>
          <w:rFonts w:asciiTheme="minorHAnsi" w:hAnsiTheme="minorHAnsi" w:cstheme="minorHAnsi"/>
          <w:iCs/>
          <w:sz w:val="22"/>
        </w:rPr>
        <w:t xml:space="preserve"> centromere</w:t>
      </w:r>
      <w:r w:rsidR="0033695D">
        <w:rPr>
          <w:rFonts w:asciiTheme="minorHAnsi" w:hAnsiTheme="minorHAnsi" w:cstheme="minorHAnsi"/>
          <w:iCs/>
          <w:sz w:val="22"/>
        </w:rPr>
        <w:t xml:space="preserve"> or multiple centromeres</w:t>
      </w:r>
      <w:r w:rsidR="00427E90">
        <w:rPr>
          <w:rFonts w:asciiTheme="minorHAnsi" w:hAnsiTheme="minorHAnsi" w:cstheme="minorHAnsi"/>
          <w:iCs/>
          <w:sz w:val="22"/>
        </w:rPr>
        <w:t xml:space="preserve">. </w:t>
      </w:r>
      <w:r w:rsidR="00C328DC">
        <w:rPr>
          <w:rFonts w:asciiTheme="minorHAnsi" w:hAnsiTheme="minorHAnsi" w:cstheme="minorHAnsi"/>
          <w:iCs/>
          <w:sz w:val="22"/>
        </w:rPr>
        <w:t>In contrast</w:t>
      </w:r>
      <w:r w:rsidR="005A3DA6">
        <w:rPr>
          <w:rFonts w:asciiTheme="minorHAnsi" w:hAnsiTheme="minorHAnsi" w:cstheme="minorHAnsi"/>
          <w:iCs/>
          <w:sz w:val="22"/>
        </w:rPr>
        <w:t>,</w:t>
      </w:r>
      <w:r w:rsidR="00C328DC">
        <w:rPr>
          <w:rFonts w:asciiTheme="minorHAnsi" w:hAnsiTheme="minorHAnsi" w:cstheme="minorHAnsi"/>
          <w:iCs/>
          <w:sz w:val="22"/>
        </w:rPr>
        <w:t xml:space="preserve"> species with holocentric chromosome</w:t>
      </w:r>
      <w:r w:rsidR="005A3DA6">
        <w:rPr>
          <w:rFonts w:asciiTheme="minorHAnsi" w:hAnsiTheme="minorHAnsi" w:cstheme="minorHAnsi"/>
          <w:iCs/>
          <w:sz w:val="22"/>
        </w:rPr>
        <w:t>s</w:t>
      </w:r>
      <w:r w:rsidR="00C328DC">
        <w:rPr>
          <w:rFonts w:asciiTheme="minorHAnsi" w:hAnsiTheme="minorHAnsi" w:cstheme="minorHAnsi"/>
          <w:iCs/>
          <w:sz w:val="22"/>
        </w:rPr>
        <w:t xml:space="preserve"> should still be able to safely segregate chromosomes</w:t>
      </w:r>
      <w:r w:rsidR="00427E90">
        <w:rPr>
          <w:rFonts w:asciiTheme="minorHAnsi" w:hAnsiTheme="minorHAnsi" w:cstheme="minorHAnsi"/>
          <w:iCs/>
          <w:sz w:val="22"/>
        </w:rPr>
        <w:t xml:space="preserve"> after fusion or fission</w:t>
      </w:r>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r w:rsidR="00427E90">
        <w:rPr>
          <w:rFonts w:asciiTheme="minorHAnsi" w:hAnsiTheme="minorHAnsi" w:cstheme="minorHAnsi"/>
          <w:sz w:val="22"/>
        </w:rPr>
        <w:t xml:space="preserve">between these systems, </w:t>
      </w:r>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620A54">
        <w:rPr>
          <w:rFonts w:asciiTheme="minorHAnsi" w:hAnsiTheme="minorHAnsi" w:cstheme="minorHAnsi"/>
          <w:iCs/>
          <w:sz w:val="22"/>
        </w:rPr>
        <w:t>4,393</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r w:rsidR="0033695D">
        <w:rPr>
          <w:rFonts w:asciiTheme="minorHAnsi" w:hAnsiTheme="minorHAnsi" w:cstheme="minorHAnsi"/>
          <w:iCs/>
          <w:sz w:val="22"/>
        </w:rPr>
        <w:t xml:space="preserve">However, </w:t>
      </w:r>
      <w:r w:rsidR="00EB4A1A" w:rsidRPr="009612EA">
        <w:rPr>
          <w:rFonts w:asciiTheme="minorHAnsi" w:hAnsiTheme="minorHAnsi" w:cstheme="minorHAnsi"/>
          <w:iCs/>
          <w:sz w:val="22"/>
        </w:rPr>
        <w:t>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r w:rsidR="005A3DA6">
        <w:rPr>
          <w:rFonts w:asciiTheme="minorHAnsi" w:hAnsiTheme="minorHAnsi" w:cstheme="minorHAnsi"/>
          <w:iCs/>
          <w:sz w:val="22"/>
        </w:rPr>
        <w:t>-</w:t>
      </w:r>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w:t>
      </w:r>
      <w:r w:rsidR="00614AC6">
        <w:rPr>
          <w:rFonts w:asciiTheme="minorHAnsi" w:hAnsiTheme="minorHAnsi" w:cstheme="minorHAnsi"/>
          <w:iCs/>
          <w:sz w:val="22"/>
        </w:rPr>
        <w:t>between</w:t>
      </w:r>
      <w:r w:rsidR="00947779">
        <w:rPr>
          <w:rFonts w:asciiTheme="minorHAnsi" w:hAnsiTheme="minorHAnsi" w:cstheme="minorHAnsi"/>
          <w:iCs/>
          <w:sz w:val="22"/>
        </w:rPr>
        <w:t xml:space="preserve"> clades. </w:t>
      </w:r>
    </w:p>
    <w:p w14:paraId="18748F07" w14:textId="631032A8" w:rsidR="00EB4A1A" w:rsidRPr="00AE0786" w:rsidRDefault="00EB4A1A" w:rsidP="005C30E8">
      <w:pPr>
        <w:spacing w:after="0" w:line="480" w:lineRule="auto"/>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5C30E8">
      <w:pPr>
        <w:pStyle w:val="Default"/>
        <w:widowControl w:val="0"/>
        <w:spacing w:line="480" w:lineRule="auto"/>
        <w:rPr>
          <w:rFonts w:asciiTheme="minorHAnsi" w:hAnsiTheme="minorHAnsi" w:cstheme="minorHAnsi"/>
          <w:sz w:val="22"/>
        </w:rPr>
      </w:pPr>
    </w:p>
    <w:p w14:paraId="3924DD84" w14:textId="48FFD5EA" w:rsidR="006B2B0C" w:rsidRDefault="0065584C"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w:t>
      </w:r>
      <w:r w:rsidR="006B2B0C">
        <w:rPr>
          <w:rFonts w:asciiTheme="minorHAnsi" w:hAnsiTheme="minorHAnsi" w:cstheme="minorHAnsi"/>
          <w:sz w:val="22"/>
        </w:rPr>
        <w:t xml:space="preserve">generally </w:t>
      </w:r>
      <w:r w:rsidR="00BD0893" w:rsidRPr="00AE0786">
        <w:rPr>
          <w:rFonts w:asciiTheme="minorHAnsi" w:hAnsiTheme="minorHAnsi" w:cstheme="minorHAnsi"/>
          <w:sz w:val="22"/>
        </w:rPr>
        <w:t xml:space="preserve">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cj48UmVjTnVtPjI4MzU8L1JlY051bT48cmVjb3JkPjxyZWMtbnVtYmVyPjI4MzU8L3JlYy1udW1i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</w:fldData>
        </w:fldChar>
      </w:r>
      <w:r w:rsidR="005C30E8">
        <w:rPr>
          <w:rFonts w:asciiTheme="minorHAnsi" w:hAnsiTheme="minorHAnsi" w:cstheme="minorHAnsi"/>
          <w:color w:val="000000" w:themeColor="text1"/>
          <w:sz w:val="22"/>
        </w:rPr>
        <w:instrText xml:space="preserve"> ADDIN EN.CITE </w:instrText>
      </w:r>
      <w:r w:rsidR="005C30E8">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cj48UmVjTnVtPjI4MzU8L1JlY051bT48cmVjb3JkPjxyZWMtbnVtYmVyPjI4MzU8L3JlYy1udW1i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</w:fldData>
        </w:fldChar>
      </w:r>
      <w:r w:rsidR="005C30E8">
        <w:rPr>
          <w:rFonts w:asciiTheme="minorHAnsi" w:hAnsiTheme="minorHAnsi" w:cstheme="minorHAnsi"/>
          <w:color w:val="000000" w:themeColor="text1"/>
          <w:sz w:val="22"/>
        </w:rPr>
        <w:instrText xml:space="preserve"> ADDIN EN.CITE.DATA </w:instrText>
      </w:r>
      <w:r w:rsidR="005C30E8">
        <w:rPr>
          <w:rFonts w:asciiTheme="minorHAnsi" w:hAnsiTheme="minorHAnsi" w:cstheme="minorHAnsi"/>
          <w:color w:val="000000" w:themeColor="text1"/>
          <w:sz w:val="22"/>
        </w:rPr>
      </w:r>
      <w:r w:rsidR="005C30E8">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5C30E8">
        <w:rPr>
          <w:rFonts w:asciiTheme="minorHAnsi" w:hAnsiTheme="minorHAnsi" w:cstheme="minorHAnsi"/>
          <w:noProof/>
          <w:color w:val="000000" w:themeColor="text1"/>
          <w:sz w:val="22"/>
        </w:rPr>
        <w:t>(1-3)</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w:t>
      </w:r>
      <w:r w:rsidR="00921A58">
        <w:rPr>
          <w:rFonts w:asciiTheme="minorHAnsi" w:hAnsiTheme="minorHAnsi" w:cstheme="minorHAnsi"/>
          <w:sz w:val="22"/>
        </w:rPr>
        <w:t xml:space="preserve">thought to be </w:t>
      </w:r>
      <w:r w:rsidR="00BD0893" w:rsidRPr="00AE0786">
        <w:rPr>
          <w:rFonts w:asciiTheme="minorHAnsi" w:hAnsiTheme="minorHAnsi" w:cstheme="minorHAnsi"/>
          <w:sz w:val="22"/>
        </w:rPr>
        <w:t xml:space="preserve">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&lt;EndNote&gt;&lt;Cite&gt;&lt;Author&gt;Escudero&lt;/Author&gt;&lt;Year&gt;2016&lt;/Year&gt;&lt;RecNum&gt;2836&lt;/RecNum&gt;&lt;DisplayText&gt;(4)&lt;/DisplayText&gt;&lt;record&gt;&lt;rec-number&gt;2836&lt;/rec-number&gt;&lt;foreign-keys&gt;&lt;key app="EN" db-id="20tzrfeaqpde50e5e2dvtwp7sr5fsss0txe9" timestamp="1591570887"&gt;2836&lt;/key&gt;&lt;/foreign-keys&gt;&lt;ref-type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5C30E8">
        <w:rPr>
          <w:rFonts w:asciiTheme="minorHAnsi" w:hAnsiTheme="minorHAnsi" w:cstheme="minorHAnsi"/>
          <w:noProof/>
          <w:sz w:val="22"/>
        </w:rPr>
        <w:t>(4)</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921A58">
        <w:rPr>
          <w:rFonts w:asciiTheme="minorHAnsi" w:hAnsiTheme="minorHAnsi" w:cstheme="minorHAnsi"/>
          <w:sz w:val="22"/>
        </w:rPr>
        <w:t xml:space="preserve">However, this expected stability is challenged by </w:t>
      </w:r>
      <w:r w:rsidR="006B2B0C">
        <w:rPr>
          <w:rFonts w:asciiTheme="minorHAnsi" w:hAnsiTheme="minorHAnsi" w:cstheme="minorHAnsi"/>
          <w:sz w:val="22"/>
        </w:rPr>
        <w:t xml:space="preserve">some </w:t>
      </w:r>
      <w:r w:rsidR="00921A58">
        <w:rPr>
          <w:rFonts w:asciiTheme="minorHAnsi" w:hAnsiTheme="minorHAnsi" w:cstheme="minorHAnsi"/>
          <w:sz w:val="22"/>
        </w:rPr>
        <w:t xml:space="preserve">clades that exhibit striking variation in chromosomes number as well as the interdigitation of fast and slow evolving lineages within clades </w:t>
      </w:r>
      <w:r w:rsidR="00921A5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 </w:instrText>
      </w:r>
      <w:r w:rsidR="005C30E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EN.CITE.DATA </w:instrText>
      </w:r>
      <w:r w:rsidR="005C30E8">
        <w:rPr>
          <w:rFonts w:asciiTheme="minorHAnsi" w:hAnsiTheme="minorHAnsi" w:cstheme="minorHAnsi"/>
          <w:sz w:val="22"/>
        </w:rPr>
      </w:r>
      <w:r w:rsidR="005C30E8">
        <w:rPr>
          <w:rFonts w:asciiTheme="minorHAnsi" w:hAnsiTheme="minorHAnsi" w:cstheme="minorHAnsi"/>
          <w:sz w:val="22"/>
        </w:rPr>
        <w:fldChar w:fldCharType="end"/>
      </w:r>
      <w:r w:rsidR="00921A58">
        <w:rPr>
          <w:rFonts w:asciiTheme="minorHAnsi" w:hAnsiTheme="minorHAnsi" w:cstheme="minorHAnsi"/>
          <w:sz w:val="22"/>
        </w:rPr>
      </w:r>
      <w:r w:rsidR="00921A58">
        <w:rPr>
          <w:rFonts w:asciiTheme="minorHAnsi" w:hAnsiTheme="minorHAnsi" w:cstheme="minorHAnsi"/>
          <w:sz w:val="22"/>
        </w:rPr>
        <w:fldChar w:fldCharType="separate"/>
      </w:r>
      <w:r w:rsidR="005C30E8">
        <w:rPr>
          <w:rFonts w:asciiTheme="minorHAnsi" w:hAnsiTheme="minorHAnsi" w:cstheme="minorHAnsi"/>
          <w:noProof/>
          <w:sz w:val="22"/>
        </w:rPr>
        <w:t>(5-7)</w:t>
      </w:r>
      <w:r w:rsidR="00921A58">
        <w:rPr>
          <w:rFonts w:asciiTheme="minorHAnsi" w:hAnsiTheme="minorHAnsi" w:cstheme="minorHAnsi"/>
          <w:sz w:val="22"/>
        </w:rPr>
        <w:fldChar w:fldCharType="end"/>
      </w:r>
      <w:r w:rsidR="00921A58">
        <w:rPr>
          <w:rFonts w:asciiTheme="minorHAnsi" w:hAnsiTheme="minorHAnsi" w:cstheme="minorHAnsi"/>
          <w:sz w:val="22"/>
        </w:rPr>
        <w:t>.</w:t>
      </w:r>
      <w:r w:rsidR="000A5121">
        <w:rPr>
          <w:rFonts w:asciiTheme="minorHAnsi" w:hAnsiTheme="minorHAnsi" w:cstheme="minorHAnsi"/>
          <w:sz w:val="22"/>
        </w:rPr>
        <w:t xml:space="preserve"> </w:t>
      </w:r>
      <w:r w:rsidR="006B2B0C">
        <w:rPr>
          <w:rFonts w:asciiTheme="minorHAnsi" w:hAnsiTheme="minorHAnsi" w:cstheme="minorHAnsi"/>
          <w:sz w:val="22"/>
        </w:rPr>
        <w:t xml:space="preserve">Understanding the reasons that clades vary in rates of chromosome number evolution is key to understanding how genome structure evolves. Furthermore, changes in chromosome number and less drastic changes like inversions can play a key role in </w:t>
      </w:r>
      <w:r w:rsidR="004D1129">
        <w:rPr>
          <w:rFonts w:asciiTheme="minorHAnsi" w:hAnsiTheme="minorHAnsi" w:cstheme="minorHAnsi"/>
          <w:sz w:val="22"/>
        </w:rPr>
        <w:t xml:space="preserve">divergence, </w:t>
      </w:r>
      <w:r w:rsidR="006B2B0C">
        <w:rPr>
          <w:rFonts w:asciiTheme="minorHAnsi" w:hAnsiTheme="minorHAnsi" w:cstheme="minorHAnsi"/>
          <w:sz w:val="22"/>
        </w:rPr>
        <w:t>adaptation</w:t>
      </w:r>
      <w:r w:rsidR="004D1129">
        <w:rPr>
          <w:rFonts w:asciiTheme="minorHAnsi" w:hAnsiTheme="minorHAnsi" w:cstheme="minorHAnsi"/>
          <w:sz w:val="22"/>
        </w:rPr>
        <w:t>,</w:t>
      </w:r>
      <w:r w:rsidR="006B2B0C">
        <w:rPr>
          <w:rFonts w:asciiTheme="minorHAnsi" w:hAnsiTheme="minorHAnsi" w:cstheme="minorHAnsi"/>
          <w:sz w:val="22"/>
        </w:rPr>
        <w:t xml:space="preserve"> and speciation </w:t>
      </w:r>
      <w:r w:rsidR="006B2B0C">
        <w:rPr>
          <w:rFonts w:asciiTheme="minorHAnsi" w:hAnsiTheme="minorHAnsi" w:cstheme="minorHAnsi"/>
          <w:sz w:val="22"/>
        </w:rPr>
        <w:fldChar w:fldCharType="begin">
          <w:fldData xml:space="preserve">PEVuZE5vdGU+PENpdGU+PEF1dGhvcj5GYXJpYTwvQXV0aG9yPjxZZWFyPjIwMTA8L1llYXI+PFJl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</w:fldData>
        </w:fldChar>
      </w:r>
      <w:r w:rsidR="005C30E8">
        <w:rPr>
          <w:rFonts w:asciiTheme="minorHAnsi" w:hAnsiTheme="minorHAnsi" w:cstheme="minorHAnsi"/>
          <w:sz w:val="22"/>
        </w:rPr>
        <w:instrText xml:space="preserve"> ADDIN EN.CITE </w:instrText>
      </w:r>
      <w:r w:rsidR="005C30E8">
        <w:rPr>
          <w:rFonts w:asciiTheme="minorHAnsi" w:hAnsiTheme="minorHAnsi" w:cstheme="minorHAnsi"/>
          <w:sz w:val="22"/>
        </w:rPr>
        <w:fldChar w:fldCharType="begin">
          <w:fldData xml:space="preserve">PEVuZE5vdGU+PENpdGU+PEF1dGhvcj5GYXJpYTwvQXV0aG9yPjxZZWFyPjIwMTA8L1llYXI+PFJl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</w:fldData>
        </w:fldChar>
      </w:r>
      <w:r w:rsidR="005C30E8">
        <w:rPr>
          <w:rFonts w:asciiTheme="minorHAnsi" w:hAnsiTheme="minorHAnsi" w:cstheme="minorHAnsi"/>
          <w:sz w:val="22"/>
        </w:rPr>
        <w:instrText xml:space="preserve"> ADDIN EN.CITE.DATA </w:instrText>
      </w:r>
      <w:r w:rsidR="005C30E8">
        <w:rPr>
          <w:rFonts w:asciiTheme="minorHAnsi" w:hAnsiTheme="minorHAnsi" w:cstheme="minorHAnsi"/>
          <w:sz w:val="22"/>
        </w:rPr>
      </w:r>
      <w:r w:rsidR="005C30E8">
        <w:rPr>
          <w:rFonts w:asciiTheme="minorHAnsi" w:hAnsiTheme="minorHAnsi" w:cstheme="minorHAnsi"/>
          <w:sz w:val="22"/>
        </w:rPr>
        <w:fldChar w:fldCharType="end"/>
      </w:r>
      <w:r w:rsidR="006B2B0C">
        <w:rPr>
          <w:rFonts w:asciiTheme="minorHAnsi" w:hAnsiTheme="minorHAnsi" w:cstheme="minorHAnsi"/>
          <w:sz w:val="22"/>
        </w:rPr>
      </w:r>
      <w:r w:rsidR="006B2B0C">
        <w:rPr>
          <w:rFonts w:asciiTheme="minorHAnsi" w:hAnsiTheme="minorHAnsi" w:cstheme="minorHAnsi"/>
          <w:sz w:val="22"/>
        </w:rPr>
        <w:fldChar w:fldCharType="separate"/>
      </w:r>
      <w:r w:rsidR="005C30E8">
        <w:rPr>
          <w:rFonts w:asciiTheme="minorHAnsi" w:hAnsiTheme="minorHAnsi" w:cstheme="minorHAnsi"/>
          <w:noProof/>
          <w:sz w:val="22"/>
        </w:rPr>
        <w:t>(2, 8-10)</w:t>
      </w:r>
      <w:r w:rsidR="006B2B0C">
        <w:rPr>
          <w:rFonts w:asciiTheme="minorHAnsi" w:hAnsiTheme="minorHAnsi" w:cstheme="minorHAnsi"/>
          <w:sz w:val="22"/>
        </w:rPr>
        <w:fldChar w:fldCharType="end"/>
      </w:r>
      <w:r w:rsidR="006B2B0C">
        <w:rPr>
          <w:rFonts w:asciiTheme="minorHAnsi" w:hAnsiTheme="minorHAnsi" w:cstheme="minorHAnsi"/>
          <w:sz w:val="22"/>
        </w:rPr>
        <w:t>.</w:t>
      </w:r>
      <w:r w:rsidR="004D1129">
        <w:rPr>
          <w:rFonts w:asciiTheme="minorHAnsi" w:hAnsiTheme="minorHAnsi" w:cstheme="minorHAnsi"/>
          <w:sz w:val="22"/>
        </w:rPr>
        <w:t xml:space="preserve"> </w:t>
      </w:r>
      <w:r w:rsidR="004D1129" w:rsidRPr="00AE0786">
        <w:rPr>
          <w:rFonts w:asciiTheme="minorHAnsi" w:hAnsiTheme="minorHAnsi" w:cstheme="minorHAnsi"/>
          <w:sz w:val="22"/>
        </w:rPr>
        <w:t xml:space="preserve">In light of the </w:t>
      </w:r>
      <w:r w:rsidR="004D1129">
        <w:rPr>
          <w:rFonts w:asciiTheme="minorHAnsi" w:hAnsiTheme="minorHAnsi" w:cstheme="minorHAnsi"/>
          <w:sz w:val="22"/>
        </w:rPr>
        <w:t>potential impacts of</w:t>
      </w:r>
      <w:r w:rsidR="004D1129" w:rsidRPr="00AE0786">
        <w:rPr>
          <w:rFonts w:asciiTheme="minorHAnsi" w:hAnsiTheme="minorHAnsi" w:cstheme="minorHAnsi"/>
          <w:sz w:val="22"/>
        </w:rPr>
        <w:t xml:space="preserve"> chromosomal change, identifying traits associated with increased rates of chromosomal rearrangements </w:t>
      </w:r>
      <w:r w:rsidR="004D1129">
        <w:rPr>
          <w:rFonts w:asciiTheme="minorHAnsi" w:hAnsiTheme="minorHAnsi" w:cstheme="minorHAnsi"/>
          <w:sz w:val="22"/>
        </w:rPr>
        <w:t>is key step in understanding</w:t>
      </w:r>
      <w:r w:rsidR="004D1129" w:rsidRPr="00AE0786">
        <w:rPr>
          <w:rFonts w:asciiTheme="minorHAnsi" w:hAnsiTheme="minorHAnsi" w:cstheme="minorHAnsi"/>
          <w:sz w:val="22"/>
        </w:rPr>
        <w:t xml:space="preserve"> patterns of extant diversity</w:t>
      </w:r>
      <w:r w:rsidR="004D1129">
        <w:rPr>
          <w:rFonts w:asciiTheme="minorHAnsi" w:hAnsiTheme="minorHAnsi" w:cstheme="minorHAnsi"/>
          <w:sz w:val="22"/>
        </w:rPr>
        <w:t>.</w:t>
      </w:r>
    </w:p>
    <w:p w14:paraId="094DBCB5" w14:textId="77777777" w:rsidR="006B2B0C" w:rsidRDefault="006B2B0C" w:rsidP="005C30E8">
      <w:pPr>
        <w:pStyle w:val="Default"/>
        <w:widowControl w:val="0"/>
        <w:spacing w:line="480" w:lineRule="auto"/>
        <w:rPr>
          <w:rFonts w:asciiTheme="minorHAnsi" w:hAnsiTheme="minorHAnsi" w:cstheme="minorHAnsi"/>
          <w:sz w:val="22"/>
        </w:rPr>
      </w:pPr>
    </w:p>
    <w:p w14:paraId="70518A15" w14:textId="22792D5A" w:rsidR="009C5348" w:rsidRPr="00AE0786" w:rsidRDefault="00620A54" w:rsidP="005C30E8">
      <w:pPr>
        <w:pStyle w:val="Default"/>
        <w:widowControl w:val="0"/>
        <w:spacing w:line="480" w:lineRule="auto"/>
        <w:rPr>
          <w:rFonts w:asciiTheme="minorHAnsi" w:hAnsiTheme="minorHAnsi" w:cstheme="minorHAnsi"/>
          <w:sz w:val="22"/>
        </w:rPr>
      </w:pPr>
      <w:r>
        <w:rPr>
          <w:rFonts w:asciiTheme="minorHAnsi" w:hAnsiTheme="minorHAnsi" w:cstheme="minorHAnsi"/>
          <w:sz w:val="22"/>
        </w:rPr>
        <w:t>W</w:t>
      </w:r>
      <w:r w:rsidR="00A612D9">
        <w:rPr>
          <w:rFonts w:asciiTheme="minorHAnsi" w:hAnsiTheme="minorHAnsi" w:cstheme="minorHAnsi"/>
          <w:sz w:val="22"/>
        </w:rPr>
        <w:t xml:space="preserve">ithin clades, karyotypes are </w:t>
      </w:r>
      <w:r w:rsidR="000A5121">
        <w:rPr>
          <w:rFonts w:asciiTheme="minorHAnsi" w:hAnsiTheme="minorHAnsi" w:cstheme="minorHAnsi"/>
          <w:sz w:val="22"/>
        </w:rPr>
        <w:t xml:space="preserve">often </w:t>
      </w:r>
      <w:r w:rsidR="00A612D9">
        <w:rPr>
          <w:rFonts w:asciiTheme="minorHAnsi" w:hAnsiTheme="minorHAnsi" w:cstheme="minorHAnsi"/>
          <w:sz w:val="22"/>
        </w:rPr>
        <w:t xml:space="preserve">reshaped through fusions and fissions </w:t>
      </w:r>
      <w:r w:rsidR="006C71CA"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&lt;EndNote&gt;&lt;Cite&gt;&lt;Author&gt;Lucek&lt;/Author&gt;&lt;Year&gt;2018&lt;/Year&gt;&lt;RecNum&gt;2841&lt;/RecNum&gt;&lt;DisplayText&gt;(11)&lt;/DisplayText&gt;&lt;record&gt;&lt;rec-number&gt;2841&lt;/rec-number&gt;&lt;foreign-keys&gt;&lt;key app="EN" db-id="20tzrfeaqpde50e5e2dvtwp7sr5fsss0txe9" timestamp="1591570887"&gt;2841&lt;/key&gt;&lt;/foreign-keys&gt;&lt;ref-type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(11)</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r w:rsidR="00614AC6">
        <w:rPr>
          <w:rFonts w:asciiTheme="minorHAnsi" w:hAnsiTheme="minorHAnsi" w:cstheme="minorHAnsi"/>
          <w:sz w:val="22"/>
        </w:rPr>
        <w:t>increases or decreases of</w:t>
      </w:r>
      <w:r w:rsidR="00A612D9">
        <w:rPr>
          <w:rFonts w:asciiTheme="minorHAnsi" w:hAnsiTheme="minorHAnsi" w:cstheme="minorHAnsi"/>
          <w:sz w:val="22"/>
        </w:rPr>
        <w:t xml:space="preserve"> chromosome number by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&lt;EndNote&gt;&lt;Cite&gt;&lt;Author&gt;Garagna&lt;/Author&gt;&lt;Year&gt;1995&lt;/Year&gt;&lt;RecNum&gt;2842&lt;/RecNum&gt;&lt;DisplayText&gt;(12)&lt;/DisplayText&gt;&lt;record&gt;&lt;rec-number&gt;2842&lt;/rec-number&gt;&lt;foreign-keys&gt;&lt;key app="EN" db-id="20tzrfeaqpde50e5e2dvtwp7sr5fsss0txe9" timestamp="1591570887"&gt;2842&lt;/key&gt;&lt;/foreign-keys&gt;&lt;ref-type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5C30E8">
        <w:rPr>
          <w:rFonts w:asciiTheme="minorHAnsi" w:hAnsiTheme="minorHAnsi" w:cstheme="minorHAnsi"/>
          <w:noProof/>
          <w:sz w:val="22"/>
        </w:rPr>
        <w:t>(12)</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006B401A"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006B401A" w:rsidRPr="00AE0786">
        <w:rPr>
          <w:rFonts w:asciiTheme="minorHAnsi" w:hAnsiTheme="minorHAnsi" w:cstheme="minorHAnsi"/>
          <w:sz w:val="22"/>
        </w:rPr>
        <w:t>occur</w:t>
      </w:r>
      <w:r w:rsidR="00614AC6">
        <w:rPr>
          <w:rFonts w:asciiTheme="minorHAnsi" w:hAnsiTheme="minorHAnsi" w:cstheme="minorHAnsi"/>
          <w:sz w:val="22"/>
        </w:rPr>
        <w:t>,</w:t>
      </w:r>
      <w:r w:rsidR="006B401A" w:rsidRPr="00AE0786">
        <w:rPr>
          <w:rFonts w:asciiTheme="minorHAnsi" w:hAnsiTheme="minorHAnsi" w:cstheme="minorHAnsi"/>
          <w:sz w:val="22"/>
        </w:rPr>
        <w:t xml:space="preserve">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&lt;EndNote&gt;&lt;Cite&gt;&lt;Author&gt;Miga&lt;/Author&gt;&lt;Year&gt;2017&lt;/Year&gt;&lt;RecNum&gt;2843&lt;/RecNum&gt;&lt;DisplayText&gt;(13)&lt;/DisplayText&gt;&lt;record&gt;&lt;rec-number&gt;2843&lt;/rec-number&gt;&lt;foreign-keys&gt;&lt;key app="EN" db-id="20tzrfeaqpde50e5e2dvtwp7sr5fsss0txe9" timestamp="1591570887"&gt;2843&lt;/key&gt;&lt;/foreign-keys&gt;&lt;ref-type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Heredity&lt;/full-title&gt;&lt;abbr-1&gt;J Hered&lt;/abbr-1&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(13)</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w:t>
      </w:r>
      <w:proofErr w:type="spellStart"/>
      <w:r w:rsidR="009C5348" w:rsidRPr="00AE0786">
        <w:rPr>
          <w:rFonts w:asciiTheme="minorHAnsi" w:hAnsiTheme="minorHAnsi" w:cstheme="minorHAnsi"/>
          <w:sz w:val="22"/>
        </w:rPr>
        <w:t>fissioning</w:t>
      </w:r>
      <w:proofErr w:type="spellEnd"/>
      <w:r w:rsidR="009C5348" w:rsidRPr="00AE0786">
        <w:rPr>
          <w:rFonts w:asciiTheme="minorHAnsi" w:hAnsiTheme="minorHAnsi" w:cstheme="minorHAnsi"/>
          <w:sz w:val="22"/>
        </w:rPr>
        <w:t xml:space="preserve">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 of new telomeric sequences </w:t>
      </w:r>
      <w:r w:rsidR="006C71CA"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&lt;EndNote&gt;&lt;Cite&gt;&lt;Author&gt;Garagna&lt;/Author&gt;&lt;Year&gt;1995&lt;/Year&gt;&lt;RecNum&gt;358&lt;/RecNum&gt;&lt;DisplayText&gt;(12, 14)&lt;/DisplayText&gt;&lt;record&gt;&lt;rec-number&gt;358&lt;/rec-number&gt;&lt;foreign-keys&gt;&lt;key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2844&lt;/RecNum&gt;&lt;record&gt;&lt;rec-number&gt;2844&lt;/rec-number&gt;&lt;foreign-keys&gt;&lt;key app="EN" db-id="20tzrfeaqpde50e5e2dvtwp7sr5fsss0txe9" timestamp="1591570887"&gt;2844&lt;/key&gt;&lt;/foreign-keys&gt;&lt;ref-type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(12, 14)</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r w:rsidR="00A612D9">
        <w:rPr>
          <w:rFonts w:asciiTheme="minorHAnsi" w:hAnsiTheme="minorHAnsi" w:cstheme="minorHAnsi"/>
          <w:sz w:val="22"/>
        </w:rPr>
        <w:t xml:space="preserve">the numbers of copies of the genome will increase by one from </w:t>
      </w:r>
      <w:r w:rsidR="008B1CC5">
        <w:rPr>
          <w:rFonts w:asciiTheme="minorHAnsi" w:hAnsiTheme="minorHAnsi" w:cstheme="minorHAnsi"/>
          <w:sz w:val="22"/>
        </w:rPr>
        <w:t xml:space="preserve">fertilization of </w:t>
      </w:r>
      <w:r w:rsidR="00A612D9">
        <w:rPr>
          <w:rFonts w:asciiTheme="minorHAnsi" w:hAnsiTheme="minorHAnsi" w:cstheme="minorHAnsi"/>
          <w:sz w:val="22"/>
        </w:rPr>
        <w:t>an unreduced gamete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&lt;EndNote&gt;&lt;Cite&gt;&lt;Author&gt;Harlan&lt;/Author&gt;&lt;Year&gt;1975&lt;/Year&gt;&lt;RecNum&gt;2845&lt;/RecNum&gt;&lt;DisplayText&gt;(15)&lt;/DisplayText&gt;&lt;record&gt;&lt;rec-number&gt;2845&lt;/rec-number&gt;&lt;foreign-keys&gt;&lt;key app="EN" db-id="20tzrfeaqpde50e5e2dvtwp7sr5fsss0txe9" timestamp="1591570887"&gt;2845&lt;/key&gt;&lt;/foreign-keys&gt;&lt;ref-type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5C30E8">
        <w:rPr>
          <w:rFonts w:asciiTheme="minorHAnsi" w:hAnsiTheme="minorHAnsi" w:cstheme="minorHAnsi"/>
          <w:noProof/>
          <w:sz w:val="22"/>
        </w:rPr>
        <w:t>(15)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&lt;EndNote&gt;&lt;Cite&gt;&lt;Author&gt;Torres&lt;/Author&gt;&lt;Year&gt;2008&lt;/Year&gt;&lt;RecNum&gt;2846&lt;/RecNum&gt;&lt;DisplayText&gt;(16)&lt;/DisplayText&gt;&lt;record&gt;&lt;rec-number&gt;2846&lt;/rec-number&gt;&lt;foreign-keys&gt;&lt;key app="EN" db-id="20tzrfeaqpde50e5e2dvtwp7sr5fsss0txe9" timestamp="1591570887"&gt;2846&lt;/key&gt;&lt;/foreign-keys&gt;&lt;ref-type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5C30E8">
        <w:rPr>
          <w:rFonts w:asciiTheme="minorHAnsi" w:hAnsiTheme="minorHAnsi" w:cstheme="minorHAnsi"/>
          <w:noProof/>
          <w:sz w:val="22"/>
        </w:rPr>
        <w:t>(16)</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5C30E8">
      <w:pPr>
        <w:spacing w:after="0" w:line="480" w:lineRule="auto"/>
        <w:rPr>
          <w:rFonts w:cstheme="minorHAnsi"/>
          <w:sz w:val="22"/>
          <w:szCs w:val="22"/>
        </w:rPr>
      </w:pPr>
    </w:p>
    <w:p w14:paraId="384E2C08" w14:textId="427787D7" w:rsidR="009C5348" w:rsidRPr="00AE0786" w:rsidRDefault="008B1CC5" w:rsidP="005C30E8">
      <w:pPr>
        <w:spacing w:after="0" w:line="480" w:lineRule="auto"/>
        <w:rPr>
          <w:rFonts w:cstheme="minorHAnsi"/>
          <w:sz w:val="22"/>
          <w:szCs w:val="22"/>
        </w:rPr>
      </w:pPr>
      <w:r>
        <w:rPr>
          <w:rFonts w:cstheme="minorHAnsi"/>
          <w:sz w:val="22"/>
          <w:szCs w:val="22"/>
        </w:rPr>
        <w:t>Because</w:t>
      </w:r>
      <w:r w:rsidR="009202C0" w:rsidRPr="00AE0786">
        <w:rPr>
          <w:rFonts w:cstheme="minorHAnsi"/>
          <w:sz w:val="22"/>
          <w:szCs w:val="22"/>
        </w:rPr>
        <w:t xml:space="preserve"> chromosomal rearrangements </w:t>
      </w:r>
      <w:r w:rsidR="009C5348" w:rsidRPr="00AE0786">
        <w:rPr>
          <w:rFonts w:cstheme="minorHAnsi"/>
          <w:sz w:val="22"/>
          <w:szCs w:val="22"/>
        </w:rPr>
        <w:t xml:space="preserve">are thought to </w:t>
      </w:r>
      <w:r w:rsidR="006B401A" w:rsidRPr="00AE0786">
        <w:rPr>
          <w:rFonts w:cstheme="minorHAnsi"/>
          <w:sz w:val="22"/>
          <w:szCs w:val="22"/>
        </w:rPr>
        <w:t xml:space="preserve">often </w:t>
      </w:r>
      <w:r w:rsidR="009C5348" w:rsidRPr="00AE0786">
        <w:rPr>
          <w:rFonts w:cstheme="minorHAnsi"/>
          <w:sz w:val="22"/>
          <w:szCs w:val="22"/>
        </w:rPr>
        <w:t>be deleterious or underdominant</w:t>
      </w:r>
      <w:r>
        <w:rPr>
          <w:rFonts w:cstheme="minorHAnsi"/>
          <w:sz w:val="22"/>
          <w:szCs w:val="22"/>
        </w:rPr>
        <w:t>,</w:t>
      </w:r>
      <w:r w:rsidR="009C5348" w:rsidRPr="00AE0786">
        <w:rPr>
          <w:rFonts w:cstheme="minorHAnsi"/>
          <w:sz w:val="22"/>
          <w:szCs w:val="22"/>
        </w:rPr>
        <w:t xml:space="preserve">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009C5348"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w:t>
      </w:r>
      <w:r w:rsidR="009C5348" w:rsidRPr="00AE0786">
        <w:rPr>
          <w:rFonts w:cstheme="minorHAnsi"/>
          <w:sz w:val="22"/>
          <w:szCs w:val="22"/>
        </w:rPr>
        <w:t>meiotic drive</w:t>
      </w:r>
      <w:r w:rsidR="006A2295">
        <w:rPr>
          <w:rFonts w:cstheme="minorHAnsi"/>
          <w:sz w:val="22"/>
          <w:szCs w:val="22"/>
        </w:rPr>
        <w:t xml:space="preserve"> or low effective population size</w:t>
      </w:r>
      <w:r>
        <w:rPr>
          <w:rFonts w:cstheme="minorHAnsi"/>
          <w:sz w:val="22"/>
          <w:szCs w:val="22"/>
        </w:rPr>
        <w:t xml:space="preserve"> </w:t>
      </w:r>
      <w:r w:rsidR="006A2295">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6A2295">
        <w:rPr>
          <w:rFonts w:cstheme="minorHAnsi"/>
          <w:sz w:val="22"/>
          <w:szCs w:val="22"/>
        </w:rPr>
      </w:r>
      <w:r w:rsidR="006A2295">
        <w:rPr>
          <w:rFonts w:cstheme="minorHAnsi"/>
          <w:sz w:val="22"/>
          <w:szCs w:val="22"/>
        </w:rPr>
        <w:fldChar w:fldCharType="separate"/>
      </w:r>
      <w:r w:rsidR="005C30E8">
        <w:rPr>
          <w:rFonts w:cstheme="minorHAnsi"/>
          <w:noProof/>
          <w:sz w:val="22"/>
          <w:szCs w:val="22"/>
        </w:rPr>
        <w:t>(5, 17, 18)</w:t>
      </w:r>
      <w:r w:rsidR="006A2295">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5C30E8">
        <w:rPr>
          <w:rFonts w:cstheme="minorHAnsi"/>
          <w:noProof/>
          <w:sz w:val="22"/>
          <w:szCs w:val="22"/>
        </w:rPr>
        <w:t>(19, 20)</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5C30E8">
        <w:rPr>
          <w:rFonts w:cstheme="minorHAnsi"/>
          <w:sz w:val="22"/>
          <w:szCs w:val="22"/>
        </w:rPr>
        <w:instrText xml:space="preserve"> ADDIN EN.CITE &lt;EndNote&gt;&lt;Cite&gt;&lt;Author&gt;Melters&lt;/Author&gt;&lt;Year&gt;2012&lt;/Year&gt;&lt;RecNum&gt;2847&lt;/RecNum&gt;&lt;DisplayText&gt;(21, 22)&lt;/DisplayText&gt;&lt;record&gt;&lt;rec-number&gt;2847&lt;/rec-number&gt;&lt;foreign-keys&gt;&lt;key app="EN" db-id="20tzrfeaqpde50e5e2dvtwp7sr5fsss0txe9" timestamp="1591570887"&gt;2847&lt;/key&gt;&lt;/foreign-keys&gt;&lt;ref-type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2848&lt;/RecNum&gt;&lt;record&gt;&lt;rec-number&gt;2848&lt;/rec-number&gt;&lt;foreign-keys&gt;&lt;key app="EN" db-id="20tzrfeaqpde50e5e2dvtwp7sr5fsss0txe9" timestamp="1591570887"&gt;2848&lt;/key&gt;&lt;/foreign-keys&gt;&lt;ref-type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5C30E8">
        <w:rPr>
          <w:rFonts w:cstheme="minorHAnsi"/>
          <w:noProof/>
          <w:sz w:val="22"/>
          <w:szCs w:val="22"/>
        </w:rPr>
        <w:t>(21, 22)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r w:rsidR="00A612D9">
        <w:rPr>
          <w:rFonts w:cstheme="minorHAnsi"/>
          <w:sz w:val="22"/>
          <w:szCs w:val="22"/>
        </w:rPr>
        <w:t xml:space="preserve">in holocentric species </w:t>
      </w:r>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UmVjTnVtPjI4NDk8L1JlY051bT48RGlzcGxheVRleHQ+KDIzLTI2KTwvRGlzcGxheVRleHQ+PHJl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PEVuZE5vdGU+PENpdGU+PEF1dGhvcj5MdWNlw7FvPC9BdXRob3I+PFllYXI+MTk5NjwvWWVhcj48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5C30E8">
        <w:rPr>
          <w:rFonts w:cstheme="minorHAnsi"/>
          <w:noProof/>
          <w:sz w:val="22"/>
          <w:szCs w:val="22"/>
        </w:rPr>
        <w:t>(23-26)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6A2295" w:rsidRPr="006A2295">
        <w:rPr>
          <w:rFonts w:cstheme="minorHAnsi"/>
          <w:sz w:val="22"/>
          <w:szCs w:val="22"/>
        </w:rPr>
        <w:t xml:space="preserve"> </w:t>
      </w:r>
      <w:r w:rsidR="006A2295">
        <w:rPr>
          <w:rFonts w:cstheme="minorHAnsi"/>
          <w:sz w:val="22"/>
          <w:szCs w:val="22"/>
        </w:rPr>
        <w:t xml:space="preserve">However, results from studies of individual holocentric clades have been mixed, with some clades showing great variation </w:t>
      </w:r>
      <w:r w:rsidR="006A2295">
        <w:rPr>
          <w:rFonts w:cstheme="minorHAnsi"/>
          <w:sz w:val="22"/>
          <w:szCs w:val="22"/>
        </w:rPr>
        <w:fldChar w:fldCharType="begin"/>
      </w:r>
      <w:r w:rsidR="005C30E8">
        <w:rPr>
          <w:rFonts w:cstheme="minorHAnsi"/>
          <w:sz w:val="22"/>
          <w:szCs w:val="22"/>
        </w:rPr>
        <w:instrText xml:space="preserve"> ADDIN EN.CITE &lt;EndNote&gt;&lt;Cite&gt;&lt;Author&gt;Escudero&lt;/Author&gt;&lt;Year&gt;2012&lt;/Year&gt;&lt;RecNum&gt;2823&lt;/RecNum&gt;&lt;DisplayText&gt;(27, 28)&lt;/DisplayText&gt;&lt;record&gt;&lt;rec-number&gt;2823&lt;/rec-number&gt;&lt;foreign-keys&gt;&lt;key app="EN" db-id="20tzrfeaqpde50e5e2dvtwp7sr5fsss0txe9" timestamp="1589996198"&gt;2823&lt;/key&gt;&lt;/foreign-keys&gt;&lt;ref-type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6A2295">
        <w:rPr>
          <w:rFonts w:cstheme="minorHAnsi"/>
          <w:sz w:val="22"/>
          <w:szCs w:val="22"/>
        </w:rPr>
        <w:fldChar w:fldCharType="separate"/>
      </w:r>
      <w:r w:rsidR="005C30E8">
        <w:rPr>
          <w:rFonts w:cstheme="minorHAnsi"/>
          <w:noProof/>
          <w:sz w:val="22"/>
          <w:szCs w:val="22"/>
        </w:rPr>
        <w:t>(27, 28)</w:t>
      </w:r>
      <w:r w:rsidR="006A2295">
        <w:rPr>
          <w:rFonts w:cstheme="minorHAnsi"/>
          <w:sz w:val="22"/>
          <w:szCs w:val="22"/>
        </w:rPr>
        <w:fldChar w:fldCharType="end"/>
      </w:r>
      <w:r w:rsidR="006A2295">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&lt;EndNote&gt;&lt;Cite&gt;&lt;Author&gt;Panzera&lt;/Author&gt;&lt;Year&gt;1996&lt;/Year&gt;&lt;RecNum&gt;2824&lt;/RecNum&gt;&lt;DisplayText&gt;(29)&lt;/DisplayText&gt;&lt;record&gt;&lt;rec-number&gt;2824&lt;/rec-number&gt;&lt;foreign-keys&gt;&lt;key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C30E8">
        <w:rPr>
          <w:rFonts w:cstheme="minorHAnsi"/>
          <w:noProof/>
          <w:sz w:val="22"/>
          <w:szCs w:val="22"/>
        </w:rPr>
        <w:t>(29)</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5C30E8">
      <w:pPr>
        <w:spacing w:after="0" w:line="480" w:lineRule="auto"/>
        <w:rPr>
          <w:rFonts w:cstheme="minorHAnsi"/>
          <w:sz w:val="22"/>
          <w:szCs w:val="22"/>
        </w:rPr>
      </w:pPr>
    </w:p>
    <w:p w14:paraId="3853CF81" w14:textId="671019A5" w:rsidR="009C5348" w:rsidRPr="00AE0786" w:rsidRDefault="00DD0A86" w:rsidP="005C30E8">
      <w:pPr>
        <w:spacing w:after="0" w:line="480" w:lineRule="auto"/>
        <w:rPr>
          <w:rFonts w:cstheme="minorHAnsi"/>
          <w:sz w:val="22"/>
          <w:szCs w:val="22"/>
        </w:rPr>
      </w:pPr>
      <w:r w:rsidRPr="00AE0786">
        <w:rPr>
          <w:rFonts w:cstheme="minorHAnsi"/>
          <w:sz w:val="22"/>
          <w:szCs w:val="22"/>
        </w:rPr>
        <w:t xml:space="preserve">If holocentric clades have higher rates of chromosome </w:t>
      </w:r>
      <w:r w:rsidR="00614AC6">
        <w:rPr>
          <w:rFonts w:cstheme="minorHAnsi"/>
          <w:sz w:val="22"/>
          <w:szCs w:val="22"/>
        </w:rPr>
        <w:t xml:space="preserve">number </w:t>
      </w:r>
      <w:r w:rsidRPr="00AE0786">
        <w:rPr>
          <w:rFonts w:cstheme="minorHAnsi"/>
          <w:sz w:val="22"/>
          <w:szCs w:val="22"/>
        </w:rPr>
        <w:t>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&lt;EndNote&gt;&lt;Cite&gt;&lt;Author&gt;Blackmon&lt;/Author&gt;&lt;Year&gt;2017&lt;/Year&gt;&lt;RecNum&gt;2533&lt;/RecNum&gt;&lt;DisplayText&gt;(6)&lt;/DisplayText&gt;&lt;record&gt;&lt;rec-number&gt;2533&lt;/rec-number&gt;&lt;foreign-keys&gt;&lt;key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5C30E8">
        <w:rPr>
          <w:rFonts w:cstheme="minorHAnsi"/>
          <w:noProof/>
          <w:sz w:val="22"/>
          <w:szCs w:val="22"/>
        </w:rPr>
        <w:t>(6)</w:t>
      </w:r>
      <w:r w:rsidR="0091787F">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5C30E8">
        <w:rPr>
          <w:rFonts w:cstheme="minorHAnsi"/>
          <w:noProof/>
          <w:sz w:val="22"/>
          <w:szCs w:val="22"/>
        </w:rPr>
        <w:t>(6)</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5C30E8">
      <w:pPr>
        <w:pStyle w:val="Default"/>
        <w:widowControl w:val="0"/>
        <w:spacing w:line="480" w:lineRule="auto"/>
        <w:rPr>
          <w:rFonts w:asciiTheme="minorHAnsi" w:hAnsiTheme="minorHAnsi" w:cstheme="minorHAnsi"/>
          <w:sz w:val="22"/>
        </w:rPr>
      </w:pPr>
    </w:p>
    <w:p w14:paraId="49584137" w14:textId="6E1FF42B" w:rsidR="00186372" w:rsidRPr="00AE0786" w:rsidRDefault="00186372"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lastRenderedPageBreak/>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6A2295">
        <w:rPr>
          <w:rFonts w:asciiTheme="minorHAnsi" w:hAnsiTheme="minorHAnsi" w:cstheme="minorHAnsi"/>
          <w:sz w:val="22"/>
        </w:rPr>
        <w:t xml:space="preserve">4,393 species belonging to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w:t>
      </w:r>
      <w:r w:rsidR="006A2295">
        <w:rPr>
          <w:rFonts w:asciiTheme="minorHAnsi" w:hAnsiTheme="minorHAnsi" w:cstheme="minorHAnsi"/>
          <w:sz w:val="22"/>
        </w:rPr>
        <w:t>t</w:t>
      </w:r>
      <w:r w:rsidR="002E0BC5">
        <w:rPr>
          <w:rFonts w:asciiTheme="minorHAnsi" w:hAnsiTheme="minorHAnsi" w:cstheme="minorHAnsi"/>
          <w:sz w:val="22"/>
        </w:rPr>
        <w:t xml:space="preserve"> genera</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 xml:space="preserve">holocentric chromosomes have a higher rate of </w:t>
      </w:r>
      <w:r w:rsidR="00620A54">
        <w:rPr>
          <w:rFonts w:asciiTheme="minorHAnsi" w:hAnsiTheme="minorHAnsi" w:cstheme="minorHAnsi"/>
          <w:sz w:val="22"/>
        </w:rPr>
        <w:t>chromosome number evolution</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PjxBdXRob3I+Um9zczwvQXV0aG9yPjxZZWFyPjIwMTU8L1llYXI+PFJlY051bT4yODUzPC9SZWNO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</w:fldData>
        </w:fldChar>
      </w:r>
      <w:r w:rsidR="005C30E8">
        <w:rPr>
          <w:rFonts w:asciiTheme="minorHAnsi" w:hAnsiTheme="minorHAnsi" w:cstheme="minorHAnsi"/>
          <w:sz w:val="22"/>
        </w:rPr>
        <w:instrText xml:space="preserve"> ADDIN EN.CITE </w:instrText>
      </w:r>
      <w:r w:rsidR="005C30E8">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PjxBdXRob3I+Um9zczwvQXV0aG9yPjxZZWFyPjIwMTU8L1llYXI+PFJlY051bT4yODUzPC9SZWNO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</w:fldData>
        </w:fldChar>
      </w:r>
      <w:r w:rsidR="005C30E8">
        <w:rPr>
          <w:rFonts w:asciiTheme="minorHAnsi" w:hAnsiTheme="minorHAnsi" w:cstheme="minorHAnsi"/>
          <w:sz w:val="22"/>
        </w:rPr>
        <w:instrText xml:space="preserve"> ADDIN EN.CITE.DATA </w:instrText>
      </w:r>
      <w:r w:rsidR="005C30E8">
        <w:rPr>
          <w:rFonts w:asciiTheme="minorHAnsi" w:hAnsiTheme="minorHAnsi" w:cstheme="minorHAnsi"/>
          <w:sz w:val="22"/>
        </w:rPr>
      </w:r>
      <w:r w:rsidR="005C30E8">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5C30E8">
        <w:rPr>
          <w:rFonts w:asciiTheme="minorHAnsi" w:hAnsiTheme="minorHAnsi" w:cstheme="minorHAnsi"/>
          <w:noProof/>
          <w:sz w:val="22"/>
        </w:rPr>
        <w:t>(6, 30-33)</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6A2295" w:rsidRPr="00AE0786">
        <w:rPr>
          <w:rFonts w:asciiTheme="minorHAnsi" w:hAnsiTheme="minorHAnsi" w:cstheme="minorHAnsi"/>
          <w:sz w:val="22"/>
        </w:rPr>
        <w:t>We hypothesized that clades with holocentric chromosomes should exhibit higher rates of fusions and fissions since these mutations should be less costly in these</w:t>
      </w:r>
      <w:r w:rsidR="006A2295">
        <w:rPr>
          <w:rFonts w:asciiTheme="minorHAnsi" w:hAnsiTheme="minorHAnsi" w:cstheme="minorHAnsi"/>
          <w:sz w:val="22"/>
        </w:rPr>
        <w:t xml:space="preserve"> clades. However, w</w:t>
      </w:r>
      <w:r w:rsidR="009F63DF">
        <w:rPr>
          <w:rFonts w:asciiTheme="minorHAnsi" w:hAnsiTheme="minorHAnsi" w:cstheme="minorHAnsi"/>
          <w:sz w:val="22"/>
        </w:rPr>
        <w:t>e found</w:t>
      </w:r>
      <w:r w:rsidR="006A2295">
        <w:rPr>
          <w:rFonts w:asciiTheme="minorHAnsi" w:hAnsiTheme="minorHAnsi" w:cstheme="minorHAnsi"/>
          <w:sz w:val="22"/>
        </w:rPr>
        <w:t xml:space="preserve"> no evidence for higher rates of chromosome number evolution in holocentric clades in comparison to monocentric clades. Instead, we found that</w:t>
      </w:r>
      <w:r w:rsidR="009F63DF">
        <w:rPr>
          <w:rFonts w:asciiTheme="minorHAnsi" w:hAnsiTheme="minorHAnsi" w:cstheme="minorHAnsi"/>
          <w:sz w:val="22"/>
        </w:rPr>
        <w:t xml:space="preserve"> </w:t>
      </w:r>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w:t>
      </w:r>
      <w:r w:rsidR="006A2295">
        <w:rPr>
          <w:rFonts w:asciiTheme="minorHAnsi" w:hAnsiTheme="minorHAnsi" w:cstheme="minorHAnsi"/>
          <w:iCs/>
          <w:sz w:val="22"/>
        </w:rPr>
        <w:t>s</w:t>
      </w:r>
      <w:r w:rsidR="009F63DF" w:rsidRPr="009612EA">
        <w:rPr>
          <w:rFonts w:asciiTheme="minorHAnsi" w:hAnsiTheme="minorHAnsi" w:cstheme="minorHAnsi"/>
          <w:iCs/>
          <w:sz w:val="22"/>
        </w:rPr>
        <w:t xml:space="preserve">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r w:rsidR="009F63DF">
        <w:rPr>
          <w:rFonts w:asciiTheme="minorHAnsi" w:hAnsiTheme="minorHAnsi" w:cstheme="minorHAnsi"/>
          <w:iCs/>
          <w:sz w:val="22"/>
        </w:rPr>
        <w:t xml:space="preserve"> </w:t>
      </w:r>
      <w:r w:rsidR="006A2295">
        <w:rPr>
          <w:rFonts w:asciiTheme="minorHAnsi" w:hAnsiTheme="minorHAnsi" w:cstheme="minorHAnsi"/>
          <w:iCs/>
          <w:sz w:val="22"/>
        </w:rPr>
        <w:t>O</w:t>
      </w:r>
      <w:r w:rsidR="009F63DF">
        <w:rPr>
          <w:rFonts w:asciiTheme="minorHAnsi" w:hAnsiTheme="minorHAnsi" w:cstheme="minorHAnsi"/>
          <w:iCs/>
          <w:sz w:val="22"/>
        </w:rPr>
        <w:t xml:space="preserve">ur results suggest </w:t>
      </w:r>
      <w:r w:rsidR="006A2295">
        <w:rPr>
          <w:rFonts w:asciiTheme="minorHAnsi" w:hAnsiTheme="minorHAnsi" w:cstheme="minorHAnsi"/>
          <w:iCs/>
          <w:sz w:val="22"/>
        </w:rPr>
        <w:t xml:space="preserve">characteristics other than </w:t>
      </w:r>
      <w:r w:rsidR="009F63DF">
        <w:rPr>
          <w:rFonts w:asciiTheme="minorHAnsi" w:hAnsiTheme="minorHAnsi" w:cstheme="minorHAnsi"/>
          <w:iCs/>
          <w:sz w:val="22"/>
        </w:rPr>
        <w:t>holocentric</w:t>
      </w:r>
      <w:r w:rsidR="006A2295">
        <w:rPr>
          <w:rFonts w:asciiTheme="minorHAnsi" w:hAnsiTheme="minorHAnsi" w:cstheme="minorHAnsi"/>
          <w:iCs/>
          <w:sz w:val="22"/>
        </w:rPr>
        <w:t xml:space="preserve">ity and </w:t>
      </w:r>
      <w:r w:rsidR="009F63DF">
        <w:rPr>
          <w:rFonts w:asciiTheme="minorHAnsi" w:hAnsiTheme="minorHAnsi" w:cstheme="minorHAnsi"/>
          <w:iCs/>
          <w:sz w:val="22"/>
        </w:rPr>
        <w:t>monocentric</w:t>
      </w:r>
      <w:r w:rsidR="006A2295">
        <w:rPr>
          <w:rFonts w:asciiTheme="minorHAnsi" w:hAnsiTheme="minorHAnsi" w:cstheme="minorHAnsi"/>
          <w:iCs/>
          <w:sz w:val="22"/>
        </w:rPr>
        <w:t>ity are key in determining rates of</w:t>
      </w:r>
      <w:r w:rsidR="009F63DF">
        <w:rPr>
          <w:rFonts w:asciiTheme="minorHAnsi" w:hAnsiTheme="minorHAnsi" w:cstheme="minorHAnsi"/>
          <w:iCs/>
          <w:sz w:val="22"/>
        </w:rPr>
        <w:t xml:space="preserve"> chromosome</w:t>
      </w:r>
      <w:r w:rsidR="006A2295">
        <w:rPr>
          <w:rFonts w:asciiTheme="minorHAnsi" w:hAnsiTheme="minorHAnsi" w:cstheme="minorHAnsi"/>
          <w:iCs/>
          <w:sz w:val="22"/>
        </w:rPr>
        <w:t xml:space="preserve"> number evolution</w:t>
      </w:r>
      <w:r w:rsidR="009F63DF">
        <w:rPr>
          <w:rFonts w:asciiTheme="minorHAnsi" w:hAnsiTheme="minorHAnsi" w:cstheme="minorHAnsi"/>
          <w:iCs/>
          <w:sz w:val="22"/>
        </w:rPr>
        <w:t xml:space="preserve">. </w:t>
      </w:r>
    </w:p>
    <w:p w14:paraId="5FA0480C" w14:textId="22F8EF2B" w:rsidR="00D97F3B" w:rsidRPr="00AE0786" w:rsidRDefault="00D97F3B" w:rsidP="005C30E8">
      <w:pPr>
        <w:spacing w:after="0" w:line="480" w:lineRule="auto"/>
        <w:rPr>
          <w:rFonts w:cstheme="minorHAnsi"/>
          <w:sz w:val="22"/>
          <w:szCs w:val="22"/>
        </w:rPr>
      </w:pPr>
    </w:p>
    <w:p w14:paraId="4CC3D4B0" w14:textId="51F71DAE" w:rsidR="00D97F3B"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5C30E8">
      <w:pPr>
        <w:pStyle w:val="Default"/>
        <w:widowControl w:val="0"/>
        <w:spacing w:line="480" w:lineRule="auto"/>
        <w:rPr>
          <w:rFonts w:asciiTheme="minorHAnsi" w:hAnsiTheme="minorHAnsi" w:cstheme="minorHAnsi"/>
          <w:i/>
          <w:iCs/>
          <w:sz w:val="22"/>
        </w:rPr>
      </w:pPr>
    </w:p>
    <w:p w14:paraId="7E185557" w14:textId="7AB65EC3" w:rsidR="001C3E57" w:rsidRPr="00AE0786" w:rsidRDefault="00A243F8"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(6)</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r w:rsidR="002E0BC5">
        <w:rPr>
          <w:rFonts w:asciiTheme="minorHAnsi" w:hAnsiTheme="minorHAnsi" w:cstheme="minorHAnsi"/>
          <w:sz w:val="22"/>
        </w:rPr>
        <w:t>of</w:t>
      </w:r>
      <w:r w:rsidR="002E0BC5" w:rsidRPr="00AE0786">
        <w:rPr>
          <w:rFonts w:asciiTheme="minorHAnsi" w:hAnsiTheme="minorHAnsi" w:cstheme="minorHAnsi"/>
          <w:sz w:val="22"/>
        </w:rPr>
        <w:t xml:space="preserve"> </w:t>
      </w:r>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&lt;EndNote&gt;&lt;Cite&gt;&lt;Author&gt;Church&lt;/Author&gt;&lt;Year&gt;2019&lt;/Year&gt;&lt;RecNum&gt;2856&lt;/RecNum&gt;&lt;DisplayText&gt;(34)&lt;/DisplayText&gt;&lt;record&gt;&lt;rec-number&gt;2856&lt;/rec-number&gt;&lt;foreign-keys&gt;&lt;key app="EN" db-id="20tzrfeaqpde50e5e2dvtwp7sr5fsss0txe9" timestamp="1591570887"&gt;2856&lt;/key&gt;&lt;/foreign-keys&gt;&lt;ref-type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(34)</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&lt;EndNote&gt;&lt;Cite&gt;&lt;Author&gt;Misof&lt;/Author&gt;&lt;Year&gt;2014&lt;/Year&gt;&lt;RecNum&gt;300&lt;/RecNum&gt;&lt;DisplayText&gt;(35, 36)&lt;/DisplayText&gt;&lt;record&gt;&lt;rec-number&gt;300&lt;/rec-number&gt;&lt;foreign-keys&gt;&lt;key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Cite&gt;&lt;Author&gt;Rainford&lt;/Author&gt;&lt;Year&gt;2014&lt;/Year&gt;&lt;RecNum&gt;434&lt;/RecNum&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A86549">
        <w:rPr>
          <w:rFonts w:asciiTheme="minorHAnsi" w:hAnsiTheme="minorHAnsi" w:cstheme="minorHAnsi"/>
          <w:sz w:val="22"/>
        </w:rPr>
        <w:fldChar w:fldCharType="separate"/>
      </w:r>
      <w:r w:rsidR="005C30E8">
        <w:rPr>
          <w:rFonts w:asciiTheme="minorHAnsi" w:hAnsiTheme="minorHAnsi" w:cstheme="minorHAnsi"/>
          <w:noProof/>
          <w:sz w:val="22"/>
        </w:rPr>
        <w:t>(35, 36)</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posterior distributions</w:t>
      </w:r>
      <w:r w:rsidR="00AE36D6">
        <w:rPr>
          <w:rFonts w:asciiTheme="minorHAnsi" w:hAnsiTheme="minorHAnsi" w:cstheme="minorHAnsi"/>
          <w:sz w:val="22"/>
        </w:rPr>
        <w:t>, each containing 100 trees,</w:t>
      </w:r>
      <w:r w:rsidRPr="00AE0786">
        <w:rPr>
          <w:rFonts w:asciiTheme="minorHAnsi" w:hAnsiTheme="minorHAnsi" w:cstheme="minorHAnsi"/>
          <w:sz w:val="22"/>
        </w:rPr>
        <w:t xml:space="preserve">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 xml:space="preserve">(Figure </w:t>
      </w:r>
      <w:r w:rsidR="00854D0F" w:rsidRPr="00AE0786">
        <w:rPr>
          <w:rFonts w:asciiTheme="minorHAnsi" w:hAnsiTheme="minorHAnsi" w:cstheme="minorHAnsi"/>
          <w:sz w:val="22"/>
        </w:rPr>
        <w:lastRenderedPageBreak/>
        <w:t>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w:t>
      </w:r>
    </w:p>
    <w:p w14:paraId="10633250" w14:textId="77777777" w:rsidR="00DE1F25" w:rsidRDefault="00DE1F25" w:rsidP="005C30E8">
      <w:pPr>
        <w:spacing w:after="0" w:line="480" w:lineRule="auto"/>
        <w:rPr>
          <w:rFonts w:cstheme="minorHAnsi"/>
          <w:i/>
          <w:iCs/>
          <w:sz w:val="22"/>
          <w:szCs w:val="22"/>
        </w:rPr>
      </w:pPr>
    </w:p>
    <w:p w14:paraId="54167459" w14:textId="698CCA4F" w:rsidR="001C3E57" w:rsidRPr="00AE0786" w:rsidRDefault="00A243F8" w:rsidP="005C30E8">
      <w:pPr>
        <w:spacing w:after="0" w:line="480" w:lineRule="auto"/>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 xml:space="preserve">fit a model of chromosome </w:t>
      </w:r>
      <w:r w:rsidR="00614AC6">
        <w:rPr>
          <w:rFonts w:cstheme="minorHAnsi"/>
          <w:sz w:val="22"/>
          <w:szCs w:val="22"/>
        </w:rPr>
        <w:t xml:space="preserve">number </w:t>
      </w:r>
      <w:r w:rsidRPr="00AE0786">
        <w:rPr>
          <w:rFonts w:cstheme="minorHAnsi"/>
          <w:sz w:val="22"/>
          <w:szCs w:val="22"/>
        </w:rPr>
        <w:t>evolution on each tree from the posterior distribution</w:t>
      </w:r>
      <w:ins w:id="0" w:author="Microsoft Office User" w:date="2020-08-03T18:12:00Z">
        <w:r w:rsidR="00DC340D">
          <w:rPr>
            <w:rFonts w:cstheme="minorHAnsi"/>
            <w:sz w:val="22"/>
            <w:szCs w:val="22"/>
          </w:rPr>
          <w:t xml:space="preserve"> (based on the </w:t>
        </w:r>
        <w:proofErr w:type="spellStart"/>
        <w:r w:rsidR="00DC340D">
          <w:rPr>
            <w:rFonts w:cstheme="minorHAnsi"/>
            <w:sz w:val="22"/>
            <w:szCs w:val="22"/>
          </w:rPr>
          <w:t>Misof</w:t>
        </w:r>
        <w:proofErr w:type="spellEnd"/>
        <w:r w:rsidR="00DC340D">
          <w:rPr>
            <w:rFonts w:cstheme="minorHAnsi"/>
            <w:sz w:val="22"/>
            <w:szCs w:val="22"/>
          </w:rPr>
          <w:t xml:space="preserve"> </w:t>
        </w:r>
        <w:r w:rsidR="00DC340D">
          <w:rPr>
            <w:rFonts w:cstheme="minorHAnsi"/>
            <w:sz w:val="22"/>
            <w:szCs w:val="22"/>
          </w:rPr>
          <w:t>backbone</w:t>
        </w:r>
        <w:r w:rsidR="00DC340D">
          <w:rPr>
            <w:rFonts w:cstheme="minorHAnsi"/>
            <w:sz w:val="22"/>
            <w:szCs w:val="22"/>
          </w:rPr>
          <w:t>)</w:t>
        </w:r>
      </w:ins>
      <w:r w:rsidR="00DC340D">
        <w:rPr>
          <w:rFonts w:cstheme="minorHAnsi"/>
          <w:sz w:val="22"/>
          <w:szCs w:val="22"/>
        </w:rPr>
        <w:t xml:space="preserve">. </w:t>
      </w:r>
      <w:r w:rsidR="00AE36D6" w:rsidRPr="00AE0786">
        <w:rPr>
          <w:rFonts w:cstheme="minorHAnsi"/>
          <w:sz w:val="22"/>
          <w:szCs w:val="22"/>
        </w:rPr>
        <w:t xml:space="preserve">This model </w:t>
      </w:r>
      <w:r w:rsidR="00AE36D6">
        <w:rPr>
          <w:rFonts w:cstheme="minorHAnsi"/>
          <w:sz w:val="22"/>
          <w:szCs w:val="22"/>
        </w:rPr>
        <w:t>contains three mechanisms for changes in chromosome number:</w:t>
      </w:r>
      <w:r w:rsidR="00AE36D6" w:rsidRPr="00AE0786">
        <w:rPr>
          <w:rFonts w:cstheme="minorHAnsi"/>
          <w:sz w:val="22"/>
          <w:szCs w:val="22"/>
        </w:rPr>
        <w:t xml:space="preserve"> rate of chromosome number increase (fissions γ), rate of chromosome number decrease (fusions δ), </w:t>
      </w:r>
      <w:r w:rsidR="00AE36D6">
        <w:rPr>
          <w:rFonts w:cstheme="minorHAnsi"/>
          <w:sz w:val="22"/>
          <w:szCs w:val="22"/>
        </w:rPr>
        <w:t xml:space="preserve">and </w:t>
      </w:r>
      <w:r w:rsidR="00AE36D6" w:rsidRPr="00AE0786">
        <w:rPr>
          <w:rFonts w:cstheme="minorHAnsi"/>
          <w:sz w:val="22"/>
          <w:szCs w:val="22"/>
        </w:rPr>
        <w:t xml:space="preserve">rate of whole genome duplication (polyploidy </w:t>
      </w:r>
      <w:r w:rsidR="00AE36D6" w:rsidRPr="00AE0786">
        <w:rPr>
          <w:rFonts w:eastAsia="Times New Roman" w:cstheme="minorHAnsi"/>
          <w:color w:val="222222"/>
          <w:sz w:val="22"/>
          <w:szCs w:val="22"/>
          <w:shd w:val="clear" w:color="auto" w:fill="FFFFFF"/>
        </w:rPr>
        <w:t>ρ)</w:t>
      </w:r>
      <w:r w:rsidR="00AE36D6">
        <w:rPr>
          <w:rFonts w:eastAsia="Times New Roman" w:cstheme="minorHAnsi"/>
          <w:color w:val="222222"/>
          <w:sz w:val="22"/>
          <w:szCs w:val="22"/>
          <w:shd w:val="clear" w:color="auto" w:fill="FFFFFF"/>
        </w:rPr>
        <w:t>.</w:t>
      </w:r>
      <w:r w:rsidR="00AE36D6" w:rsidRPr="00AE0786">
        <w:rPr>
          <w:rFonts w:cstheme="minorHAnsi"/>
          <w:sz w:val="22"/>
          <w:szCs w:val="22"/>
        </w:rPr>
        <w:t xml:space="preserve"> </w:t>
      </w:r>
      <w:r w:rsidR="00AE36D6">
        <w:rPr>
          <w:rFonts w:cstheme="minorHAnsi"/>
          <w:sz w:val="22"/>
          <w:szCs w:val="22"/>
        </w:rPr>
        <w:t>Each</w:t>
      </w:r>
      <w:r w:rsidR="00AE36D6" w:rsidRPr="00AE0786">
        <w:rPr>
          <w:rFonts w:cstheme="minorHAnsi"/>
          <w:sz w:val="22"/>
          <w:szCs w:val="22"/>
        </w:rPr>
        <w:t xml:space="preserve"> of these is estimated separately for clades with holocentric and monocentric chromosomes leading to six chromosomal rate parameters. The final two parameters describe the transition to and from monocentric and holocentric (</w:t>
      </w:r>
      <w:proofErr w:type="spellStart"/>
      <w:r w:rsidR="00AE36D6" w:rsidRPr="00AE0786">
        <w:rPr>
          <w:rFonts w:cstheme="minorHAnsi"/>
          <w:sz w:val="22"/>
          <w:szCs w:val="22"/>
        </w:rPr>
        <w:t>q</w:t>
      </w:r>
      <w:r w:rsidR="00AE36D6" w:rsidRPr="00AE0786">
        <w:rPr>
          <w:rFonts w:cstheme="minorHAnsi"/>
          <w:sz w:val="22"/>
          <w:szCs w:val="22"/>
          <w:vertAlign w:val="subscript"/>
        </w:rPr>
        <w:t>MH</w:t>
      </w:r>
      <w:proofErr w:type="spellEnd"/>
      <w:r w:rsidR="00AE36D6" w:rsidRPr="00AE0786">
        <w:rPr>
          <w:rFonts w:cstheme="minorHAnsi"/>
          <w:sz w:val="22"/>
          <w:szCs w:val="22"/>
        </w:rPr>
        <w:t xml:space="preserve"> and </w:t>
      </w:r>
      <w:proofErr w:type="spellStart"/>
      <w:r w:rsidR="00AE36D6" w:rsidRPr="00AE0786">
        <w:rPr>
          <w:rFonts w:cstheme="minorHAnsi"/>
          <w:sz w:val="22"/>
          <w:szCs w:val="22"/>
        </w:rPr>
        <w:t>q</w:t>
      </w:r>
      <w:r w:rsidR="00AE36D6" w:rsidRPr="00AE0786">
        <w:rPr>
          <w:rFonts w:cstheme="minorHAnsi"/>
          <w:sz w:val="22"/>
          <w:szCs w:val="22"/>
          <w:vertAlign w:val="subscript"/>
        </w:rPr>
        <w:t>HM</w:t>
      </w:r>
      <w:proofErr w:type="spellEnd"/>
      <w:r w:rsidR="00AE36D6" w:rsidRPr="00AE0786">
        <w:rPr>
          <w:rFonts w:cstheme="minorHAnsi"/>
          <w:sz w:val="22"/>
          <w:szCs w:val="22"/>
        </w:rPr>
        <w:t xml:space="preserve">). </w:t>
      </w:r>
      <w:r w:rsidR="00620A54">
        <w:rPr>
          <w:rFonts w:cstheme="minorHAnsi"/>
          <w:sz w:val="22"/>
          <w:szCs w:val="22"/>
        </w:rPr>
        <w:t xml:space="preserve">We also fit a constrained version of this model that set the rate of polyploidy to zero. </w:t>
      </w:r>
      <w:r w:rsidR="00AE36D6" w:rsidRPr="00AE0786">
        <w:rPr>
          <w:rFonts w:cstheme="minorHAnsi"/>
          <w:sz w:val="22"/>
          <w:szCs w:val="22"/>
        </w:rPr>
        <w:t>Th</w:t>
      </w:r>
      <w:r w:rsidR="00620A54">
        <w:rPr>
          <w:rFonts w:cstheme="minorHAnsi"/>
          <w:sz w:val="22"/>
          <w:szCs w:val="22"/>
        </w:rPr>
        <w:t>e</w:t>
      </w:r>
      <w:r w:rsidR="00AE36D6" w:rsidRPr="00AE0786">
        <w:rPr>
          <w:rFonts w:cstheme="minorHAnsi"/>
          <w:sz w:val="22"/>
          <w:szCs w:val="22"/>
        </w:rPr>
        <w:t>s</w:t>
      </w:r>
      <w:r w:rsidR="00620A54">
        <w:rPr>
          <w:rFonts w:cstheme="minorHAnsi"/>
          <w:sz w:val="22"/>
          <w:szCs w:val="22"/>
        </w:rPr>
        <w:t>e</w:t>
      </w:r>
      <w:r w:rsidR="00AE36D6" w:rsidRPr="00AE0786">
        <w:rPr>
          <w:rFonts w:cstheme="minorHAnsi"/>
          <w:sz w:val="22"/>
          <w:szCs w:val="22"/>
        </w:rPr>
        <w:t xml:space="preserve"> model</w:t>
      </w:r>
      <w:r w:rsidR="00620A54">
        <w:rPr>
          <w:rFonts w:cstheme="minorHAnsi"/>
          <w:sz w:val="22"/>
          <w:szCs w:val="22"/>
        </w:rPr>
        <w:t>s</w:t>
      </w:r>
      <w:r w:rsidR="00AE36D6" w:rsidRPr="00AE0786">
        <w:rPr>
          <w:rFonts w:cstheme="minorHAnsi"/>
          <w:sz w:val="22"/>
          <w:szCs w:val="22"/>
        </w:rPr>
        <w:t xml:space="preserve"> w</w:t>
      </w:r>
      <w:r w:rsidR="00620A54">
        <w:rPr>
          <w:rFonts w:cstheme="minorHAnsi"/>
          <w:sz w:val="22"/>
          <w:szCs w:val="22"/>
        </w:rPr>
        <w:t>ere</w:t>
      </w:r>
      <w:r w:rsidR="00AE36D6" w:rsidRPr="00AE0786">
        <w:rPr>
          <w:rFonts w:cstheme="minorHAnsi"/>
          <w:sz w:val="22"/>
          <w:szCs w:val="22"/>
        </w:rPr>
        <w:t xml:space="preserve"> specified using the R package </w:t>
      </w:r>
      <w:proofErr w:type="spellStart"/>
      <w:r w:rsidR="00AE36D6"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&lt;EndNote&gt;&lt;Cite&gt;&lt;Author&gt;Blackmon&lt;/Author&gt;&lt;Year&gt;2019&lt;/Year&gt;&lt;RecNum&gt;360&lt;/RecNum&gt;&lt;DisplayText&gt;(5)&lt;/DisplayText&gt;&lt;record&gt;&lt;rec-number&gt;360&lt;/rec-number&gt;&lt;foreign-keys&gt;&lt;key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5C30E8">
        <w:rPr>
          <w:rFonts w:cstheme="minorHAnsi"/>
          <w:noProof/>
          <w:sz w:val="22"/>
          <w:szCs w:val="22"/>
        </w:rPr>
        <w:t>(5)</w:t>
      </w:r>
      <w:r w:rsidR="001C3E57" w:rsidRPr="00AE0786">
        <w:rPr>
          <w:rFonts w:cstheme="minorHAnsi"/>
          <w:sz w:val="22"/>
          <w:szCs w:val="22"/>
        </w:rPr>
        <w:fldChar w:fldCharType="end"/>
      </w:r>
      <w:r w:rsidR="001C3E57" w:rsidRPr="00AE0786">
        <w:rPr>
          <w:rFonts w:cstheme="minorHAnsi"/>
          <w:sz w:val="22"/>
          <w:szCs w:val="22"/>
        </w:rPr>
        <w:t xml:space="preserve"> and w</w:t>
      </w:r>
      <w:r w:rsidR="00620A54">
        <w:rPr>
          <w:rFonts w:cstheme="minorHAnsi"/>
          <w:sz w:val="22"/>
          <w:szCs w:val="22"/>
        </w:rPr>
        <w:t>ere</w:t>
      </w:r>
      <w:r w:rsidR="001C3E57" w:rsidRPr="00AE0786">
        <w:rPr>
          <w:rFonts w:cstheme="minorHAnsi"/>
          <w:sz w:val="22"/>
          <w:szCs w:val="22"/>
        </w:rPr>
        <w:t xml:space="preserve">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5C30E8">
        <w:rPr>
          <w:rFonts w:cstheme="minorHAnsi"/>
          <w:sz w:val="22"/>
          <w:szCs w:val="22"/>
        </w:rPr>
        <w:instrText xml:space="preserve"> ADDIN EN.CITE &lt;EndNote&gt;&lt;Cite&gt;&lt;Author&gt;FitzJohn&lt;/Author&gt;&lt;Year&gt;2012&lt;/Year&gt;&lt;RecNum&gt;425&lt;/RecNum&gt;&lt;DisplayText&gt;(37)&lt;/DisplayText&gt;&lt;record&gt;&lt;rec-number&gt;425&lt;/rec-number&gt;&lt;foreign-keys&gt;&lt;key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5C30E8">
        <w:rPr>
          <w:rFonts w:cstheme="minorHAnsi"/>
          <w:noProof/>
          <w:sz w:val="22"/>
          <w:szCs w:val="22"/>
        </w:rPr>
        <w:t>(37)</w:t>
      </w:r>
      <w:r w:rsidR="00671853" w:rsidRPr="00AE0786">
        <w:rPr>
          <w:rFonts w:cstheme="minorHAnsi"/>
          <w:sz w:val="22"/>
          <w:szCs w:val="22"/>
        </w:rPr>
        <w:fldChar w:fldCharType="end"/>
      </w:r>
      <w:r w:rsidR="00671853" w:rsidRPr="00AE0786">
        <w:rPr>
          <w:rFonts w:cstheme="minorHAnsi"/>
          <w:sz w:val="22"/>
          <w:szCs w:val="22"/>
        </w:rPr>
        <w:t>.</w:t>
      </w:r>
      <w:r w:rsidR="004D1129">
        <w:rPr>
          <w:rFonts w:cstheme="minorHAnsi"/>
          <w:sz w:val="22"/>
          <w:szCs w:val="22"/>
        </w:rPr>
        <w:t xml:space="preserve"> All analyses were completed in R version 3.6.3 </w:t>
      </w:r>
      <w:r w:rsidR="004D1129">
        <w:rPr>
          <w:rFonts w:cstheme="minorHAnsi"/>
          <w:sz w:val="22"/>
          <w:szCs w:val="22"/>
        </w:rPr>
        <w:fldChar w:fldCharType="begin"/>
      </w:r>
      <w:r w:rsidR="005C30E8">
        <w:rPr>
          <w:rFonts w:cstheme="minorHAnsi"/>
          <w:sz w:val="22"/>
          <w:szCs w:val="22"/>
        </w:rPr>
        <w:instrText xml:space="preserve"> ADDIN EN.CITE &lt;EndNote&gt;&lt;Cite&gt;&lt;Author&gt;Team&lt;/Author&gt;&lt;Year&gt;2020&lt;/Year&gt;&lt;RecNum&gt;2317&lt;/RecNum&gt;&lt;DisplayText&gt;(38)&lt;/DisplayText&gt;&lt;record&gt;&lt;rec-number&gt;2317&lt;/rec-number&gt;&lt;foreign-keys&gt;&lt;key app="EN" db-id="20tzrfeaqpde50e5e2dvtwp7sr5fsss0txe9" timestamp="1452619529"&gt;2317&lt;/key&gt;&lt;/foreign-keys&gt;&lt;ref-type name="Computer Program"&gt;9&lt;/ref-type&gt;&lt;contributors&gt;&lt;authors&gt;&lt;author&gt;R Core Team&lt;/author&gt;&lt;/authors&gt;&lt;/contributors&gt;&lt;titles&gt;&lt;title&gt;R: A language and environment for statistical computing. R Foundation for Statistical Computing&lt;/title&gt;&lt;/titles&gt;&lt;dates&gt;&lt;year&gt;2020&lt;/year&gt;&lt;/dates&gt;&lt;pub-location&gt;Vienna, Austria&lt;/pub-location&gt;&lt;urls&gt;&lt;related-urls&gt;&lt;url&gt;https://www.R-project.org/.&lt;/url&gt;&lt;/related-urls&gt;&lt;/urls&gt;&lt;/record&gt;&lt;/Cite&gt;&lt;/EndNote&gt;</w:instrText>
      </w:r>
      <w:r w:rsidR="004D1129">
        <w:rPr>
          <w:rFonts w:cstheme="minorHAnsi"/>
          <w:sz w:val="22"/>
          <w:szCs w:val="22"/>
        </w:rPr>
        <w:fldChar w:fldCharType="separate"/>
      </w:r>
      <w:r w:rsidR="005C30E8">
        <w:rPr>
          <w:rFonts w:cstheme="minorHAnsi"/>
          <w:noProof/>
          <w:sz w:val="22"/>
          <w:szCs w:val="22"/>
        </w:rPr>
        <w:t>(38)</w:t>
      </w:r>
      <w:r w:rsidR="004D1129">
        <w:rPr>
          <w:rFonts w:cstheme="minorHAnsi"/>
          <w:sz w:val="22"/>
          <w:szCs w:val="22"/>
        </w:rPr>
        <w:fldChar w:fldCharType="end"/>
      </w:r>
      <w:r w:rsidR="00CF6083">
        <w:rPr>
          <w:rFonts w:cstheme="minorHAnsi"/>
          <w:sz w:val="22"/>
          <w:szCs w:val="22"/>
        </w:rPr>
        <w:t xml:space="preserve"> and scripts for all analyses are available in a GitHub repository (</w:t>
      </w:r>
      <w:r w:rsidR="00A3009D" w:rsidRPr="00A3009D">
        <w:rPr>
          <w:rFonts w:cstheme="minorHAnsi"/>
          <w:sz w:val="22"/>
          <w:szCs w:val="22"/>
        </w:rPr>
        <w:t>https://github.com/coleoguy/holocentric</w:t>
      </w:r>
      <w:r w:rsidR="00CF6083">
        <w:rPr>
          <w:rFonts w:cstheme="minorHAnsi"/>
          <w:sz w:val="22"/>
          <w:szCs w:val="22"/>
        </w:rPr>
        <w:t>)</w:t>
      </w:r>
      <w:r w:rsidR="00A3009D">
        <w:rPr>
          <w:rFonts w:cstheme="minorHAnsi"/>
          <w:sz w:val="22"/>
          <w:szCs w:val="22"/>
        </w:rPr>
        <w:t>.</w:t>
      </w:r>
    </w:p>
    <w:p w14:paraId="04D7B3E1" w14:textId="77777777" w:rsidR="00DE1F25" w:rsidRDefault="00DE1F25" w:rsidP="005C30E8">
      <w:pPr>
        <w:spacing w:after="0" w:line="480" w:lineRule="auto"/>
        <w:rPr>
          <w:rFonts w:cstheme="minorHAnsi"/>
          <w:sz w:val="22"/>
          <w:szCs w:val="22"/>
        </w:rPr>
      </w:pPr>
    </w:p>
    <w:p w14:paraId="7DFBDB4C" w14:textId="2CC1D16B" w:rsidR="000E0649" w:rsidRDefault="00B52998" w:rsidP="005C30E8">
      <w:pPr>
        <w:spacing w:after="0" w:line="480" w:lineRule="auto"/>
        <w:rPr>
          <w:rFonts w:cstheme="minorHAnsi"/>
          <w:sz w:val="22"/>
          <w:szCs w:val="22"/>
        </w:rPr>
      </w:pPr>
      <w:r w:rsidRPr="00AE0786">
        <w:rPr>
          <w:rFonts w:cstheme="minorHAnsi"/>
          <w:sz w:val="22"/>
          <w:szCs w:val="22"/>
        </w:rPr>
        <w:t>For each of the 100 trees in a posterior distribution</w:t>
      </w:r>
      <w:r w:rsidR="00AE36D6">
        <w:rPr>
          <w:rFonts w:cstheme="minorHAnsi"/>
          <w:sz w:val="22"/>
          <w:szCs w:val="22"/>
        </w:rPr>
        <w:t>,</w:t>
      </w:r>
      <w:r w:rsidRPr="00AE0786">
        <w:rPr>
          <w:rFonts w:cstheme="minorHAnsi"/>
          <w:sz w:val="22"/>
          <w:szCs w:val="22"/>
        </w:rPr>
        <w:t xml:space="preserve"> we randomly sampled tip states for genera with more than one record in our chromosome data set. By sampling across </w:t>
      </w:r>
      <w:r w:rsidR="002C27AF">
        <w:rPr>
          <w:rFonts w:cstheme="minorHAnsi"/>
          <w:sz w:val="22"/>
          <w:szCs w:val="22"/>
        </w:rPr>
        <w:t xml:space="preserve">the </w:t>
      </w:r>
      <w:r w:rsidR="00AE36D6">
        <w:rPr>
          <w:rFonts w:cstheme="minorHAnsi"/>
          <w:sz w:val="22"/>
          <w:szCs w:val="22"/>
        </w:rPr>
        <w:t xml:space="preserve">chromosome </w:t>
      </w:r>
      <w:r w:rsidR="002C27AF">
        <w:rPr>
          <w:rFonts w:cstheme="minorHAnsi"/>
          <w:sz w:val="22"/>
          <w:szCs w:val="22"/>
        </w:rPr>
        <w:t xml:space="preserve">dataset and </w:t>
      </w:r>
      <w:r w:rsidR="00AE36D6">
        <w:rPr>
          <w:rFonts w:cstheme="minorHAnsi"/>
          <w:sz w:val="22"/>
          <w:szCs w:val="22"/>
        </w:rPr>
        <w:t>the posterior distribution of trees</w:t>
      </w:r>
      <w:r w:rsidRPr="00AE0786">
        <w:rPr>
          <w:rFonts w:cstheme="minorHAnsi"/>
          <w:sz w:val="22"/>
          <w:szCs w:val="22"/>
        </w:rPr>
        <w:t xml:space="preserve"> we are able to account for both phylogenetic and tip state uncertainty. </w:t>
      </w:r>
      <w:r w:rsidR="00FE73E4" w:rsidRPr="00AE0786">
        <w:rPr>
          <w:rFonts w:cstheme="minorHAnsi"/>
          <w:sz w:val="22"/>
          <w:szCs w:val="22"/>
        </w:rPr>
        <w:t>For purposes of model fitting trees were rescaled to unit length; however, all rates reported in the paper have been back transformed to be in units of millions of years.</w:t>
      </w:r>
      <w:r w:rsidR="00A4749D">
        <w:rPr>
          <w:rFonts w:cstheme="minorHAnsi"/>
          <w:sz w:val="22"/>
          <w:szCs w:val="22"/>
        </w:rPr>
        <w:t xml:space="preserve"> As is customary for Markov model</w:t>
      </w:r>
      <w:r w:rsidR="00620A54">
        <w:rPr>
          <w:rFonts w:cstheme="minorHAnsi"/>
          <w:sz w:val="22"/>
          <w:szCs w:val="22"/>
        </w:rPr>
        <w:t>s</w:t>
      </w:r>
      <w:r w:rsidR="00A4749D">
        <w:rPr>
          <w:rFonts w:cstheme="minorHAnsi"/>
          <w:sz w:val="22"/>
          <w:szCs w:val="22"/>
        </w:rPr>
        <w:t xml:space="preserve"> like the one fit here the rates reported are </w:t>
      </w:r>
      <w:r w:rsidR="00620A54">
        <w:rPr>
          <w:rFonts w:cstheme="minorHAnsi"/>
          <w:sz w:val="22"/>
          <w:szCs w:val="22"/>
        </w:rPr>
        <w:t>lambda</w:t>
      </w:r>
      <w:r w:rsidR="00A4749D">
        <w:rPr>
          <w:rFonts w:cstheme="minorHAnsi"/>
          <w:sz w:val="22"/>
          <w:szCs w:val="22"/>
        </w:rPr>
        <w:t xml:space="preserve"> parameters that describe the expected waiting </w:t>
      </w:r>
      <w:r w:rsidR="00620A54">
        <w:rPr>
          <w:rFonts w:cstheme="minorHAnsi"/>
          <w:sz w:val="22"/>
          <w:szCs w:val="22"/>
        </w:rPr>
        <w:t xml:space="preserve">times </w:t>
      </w:r>
      <w:r w:rsidR="00A4749D">
        <w:rPr>
          <w:rFonts w:cstheme="minorHAnsi"/>
          <w:sz w:val="22"/>
          <w:szCs w:val="22"/>
        </w:rPr>
        <w:t>for a transition to occur.</w:t>
      </w:r>
      <w:r w:rsidR="00FE73E4" w:rsidRPr="00AE0786">
        <w:rPr>
          <w:rFonts w:cstheme="minorHAnsi"/>
          <w:sz w:val="22"/>
          <w:szCs w:val="22"/>
        </w:rPr>
        <w:t xml:space="preserve"> </w:t>
      </w:r>
      <w:r w:rsidR="00A4749D">
        <w:rPr>
          <w:rFonts w:cstheme="minorHAnsi"/>
          <w:sz w:val="22"/>
          <w:szCs w:val="22"/>
        </w:rPr>
        <w:t>Each</w:t>
      </w:r>
      <w:r w:rsidRPr="00AE0786">
        <w:rPr>
          <w:rFonts w:cstheme="minorHAnsi"/>
          <w:sz w:val="22"/>
          <w:szCs w:val="22"/>
        </w:rPr>
        <w:t xml:space="preserve"> </w:t>
      </w:r>
      <w:r w:rsidR="002E0BC5">
        <w:rPr>
          <w:rFonts w:cstheme="minorHAnsi"/>
          <w:sz w:val="22"/>
          <w:szCs w:val="22"/>
        </w:rPr>
        <w:t xml:space="preserve">Markov </w:t>
      </w:r>
      <w:r w:rsidR="00620A54">
        <w:rPr>
          <w:rFonts w:cstheme="minorHAnsi"/>
          <w:sz w:val="22"/>
          <w:szCs w:val="22"/>
        </w:rPr>
        <w:t>C</w:t>
      </w:r>
      <w:r w:rsidR="002E0BC5">
        <w:rPr>
          <w:rFonts w:cstheme="minorHAnsi"/>
          <w:sz w:val="22"/>
          <w:szCs w:val="22"/>
        </w:rPr>
        <w:t>hain Monte Carlo (</w:t>
      </w:r>
      <w:r w:rsidRPr="00AE0786">
        <w:rPr>
          <w:rFonts w:cstheme="minorHAnsi"/>
          <w:sz w:val="22"/>
          <w:szCs w:val="22"/>
        </w:rPr>
        <w:t>MCMC</w:t>
      </w:r>
      <w:r w:rsidR="002E0BC5">
        <w:rPr>
          <w:rFonts w:cstheme="minorHAnsi"/>
          <w:sz w:val="22"/>
          <w:szCs w:val="22"/>
        </w:rPr>
        <w:t>)</w:t>
      </w:r>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t>
      </w:r>
      <w:r w:rsidRPr="00AE0786">
        <w:rPr>
          <w:rFonts w:cstheme="minorHAnsi"/>
          <w:sz w:val="22"/>
          <w:szCs w:val="22"/>
        </w:rPr>
        <w:lastRenderedPageBreak/>
        <w:t xml:space="preserve">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w:t>
      </w:r>
      <w:r w:rsidR="00A4749D">
        <w:rPr>
          <w:rFonts w:cstheme="minorHAnsi"/>
          <w:sz w:val="22"/>
          <w:szCs w:val="22"/>
        </w:rPr>
        <w:t>applied</w:t>
      </w:r>
      <w:r w:rsidRPr="00AE0786">
        <w:rPr>
          <w:rFonts w:cstheme="minorHAnsi"/>
          <w:sz w:val="22"/>
          <w:szCs w:val="22"/>
        </w:rPr>
        <w:t xml:space="preserve">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t>
      </w:r>
      <w:r w:rsidR="00A4749D">
        <w:rPr>
          <w:rFonts w:cstheme="minorHAnsi"/>
          <w:sz w:val="22"/>
          <w:szCs w:val="22"/>
        </w:rPr>
        <w:t>on</w:t>
      </w:r>
      <w:r w:rsidRPr="00AE0786">
        <w:rPr>
          <w:rFonts w:cstheme="minorHAnsi"/>
          <w:sz w:val="22"/>
          <w:szCs w:val="22"/>
        </w:rPr>
        <w:t xml:space="preserve"> all 100 trees at 50 generations each. We removed the first twenty-five </w:t>
      </w:r>
      <w:r w:rsidR="004D4F75">
        <w:rPr>
          <w:rFonts w:cstheme="minorHAnsi"/>
          <w:sz w:val="22"/>
          <w:szCs w:val="22"/>
        </w:rPr>
        <w:t>generations</w:t>
      </w:r>
      <w:r w:rsidRPr="00AE0786">
        <w:rPr>
          <w:rFonts w:cstheme="minorHAnsi"/>
          <w:sz w:val="22"/>
          <w:szCs w:val="22"/>
        </w:rPr>
        <w:t xml:space="preserve"> as our </w:t>
      </w:r>
      <w:proofErr w:type="spellStart"/>
      <w:r w:rsidRPr="00AE0786">
        <w:rPr>
          <w:rFonts w:cstheme="minorHAnsi"/>
          <w:sz w:val="22"/>
          <w:szCs w:val="22"/>
        </w:rPr>
        <w:t>burnin</w:t>
      </w:r>
      <w:proofErr w:type="spellEnd"/>
      <w:r w:rsidRPr="00AE0786">
        <w:rPr>
          <w:rFonts w:cstheme="minorHAnsi"/>
          <w:sz w:val="22"/>
          <w:szCs w:val="22"/>
        </w:rPr>
        <w:t xml:space="preserve"> for each </w:t>
      </w:r>
      <w:r w:rsidR="00A4749D">
        <w:rPr>
          <w:rFonts w:cstheme="minorHAnsi"/>
          <w:sz w:val="22"/>
          <w:szCs w:val="22"/>
        </w:rPr>
        <w:t xml:space="preserve">MCMC </w:t>
      </w:r>
      <w:r w:rsidRPr="00AE0786">
        <w:rPr>
          <w:rFonts w:cstheme="minorHAnsi"/>
          <w:sz w:val="22"/>
          <w:szCs w:val="22"/>
        </w:rPr>
        <w:t>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w:t>
      </w:r>
      <w:r w:rsidR="00A4749D">
        <w:rPr>
          <w:rFonts w:cstheme="minorHAnsi"/>
          <w:sz w:val="22"/>
          <w:szCs w:val="22"/>
        </w:rPr>
        <w:t>all</w:t>
      </w:r>
      <w:r w:rsidR="00FE73E4" w:rsidRPr="00AE0786">
        <w:rPr>
          <w:rFonts w:cstheme="minorHAnsi"/>
          <w:sz w:val="22"/>
          <w:szCs w:val="22"/>
        </w:rPr>
        <w:t xml:space="preserve"> MCMC</w:t>
      </w:r>
      <w:r w:rsidR="00A4749D">
        <w:rPr>
          <w:rFonts w:cstheme="minorHAnsi"/>
          <w:sz w:val="22"/>
          <w:szCs w:val="22"/>
        </w:rPr>
        <w:t>s to create our estimate of the posterior distribu</w:t>
      </w:r>
      <w:r w:rsidR="00E905FF">
        <w:rPr>
          <w:rFonts w:cstheme="minorHAnsi"/>
          <w:sz w:val="22"/>
          <w:szCs w:val="22"/>
        </w:rPr>
        <w:t>t</w:t>
      </w:r>
      <w:r w:rsidR="00A4749D">
        <w:rPr>
          <w:rFonts w:cstheme="minorHAnsi"/>
          <w:sz w:val="22"/>
          <w:szCs w:val="22"/>
        </w:rPr>
        <w:t>ion of model parameters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w:t>
      </w:r>
      <m:oMath>
        <m:r>
          <w:rPr>
            <w:rFonts w:ascii="Cambria Math" w:eastAsiaTheme="minorEastAsia" w:hAnsi="Cambria Math" w:cstheme="minorHAnsi"/>
            <w:sz w:val="22"/>
            <w:szCs w:val="22"/>
          </w:rPr>
          <m:t>x</m:t>
        </m:r>
      </m:oMath>
      <w:r w:rsidR="00A4749D">
        <w:rPr>
          <w:rFonts w:eastAsiaTheme="minorEastAsia" w:cstheme="minorHAnsi"/>
          <w:sz w:val="22"/>
          <w:szCs w:val="22"/>
        </w:rPr>
        <w:t xml:space="preserve"> </w:t>
      </w:r>
      <w:r w:rsidR="000E0649" w:rsidRPr="00AE0786">
        <w:rPr>
          <w:rFonts w:eastAsiaTheme="minorEastAsia" w:cstheme="minorHAnsi"/>
          <w:sz w:val="22"/>
          <w:szCs w:val="22"/>
        </w:rPr>
        <w:t>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5C30E8">
      <w:pPr>
        <w:spacing w:after="0" w:line="480" w:lineRule="auto"/>
        <w:rPr>
          <w:rFonts w:cstheme="minorHAnsi"/>
          <w:sz w:val="22"/>
          <w:szCs w:val="22"/>
        </w:rPr>
      </w:pPr>
    </w:p>
    <w:p w14:paraId="40C1ECD1" w14:textId="5AE78A1F" w:rsidR="000E0649" w:rsidRPr="00DE1F25" w:rsidRDefault="000E0649" w:rsidP="005C30E8">
      <w:pPr>
        <w:spacing w:after="0" w:line="480" w:lineRule="auto"/>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5C30E8">
      <w:pPr>
        <w:spacing w:after="0" w:line="480" w:lineRule="auto"/>
        <w:rPr>
          <w:rFonts w:cstheme="minorHAnsi"/>
          <w:sz w:val="22"/>
          <w:szCs w:val="22"/>
        </w:rPr>
      </w:pPr>
    </w:p>
    <w:p w14:paraId="52704AB9" w14:textId="46928F48" w:rsidR="00AE0786" w:rsidRDefault="000E0649" w:rsidP="005C30E8">
      <w:pPr>
        <w:spacing w:after="0" w:line="480" w:lineRule="auto"/>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is positive, we interpret it as support for a higher rate of chromosome</w:t>
      </w:r>
      <w:r w:rsidR="00614AC6">
        <w:rPr>
          <w:rFonts w:cstheme="minorHAnsi"/>
          <w:sz w:val="22"/>
          <w:szCs w:val="22"/>
        </w:rPr>
        <w:t xml:space="preserve"> number</w:t>
      </w:r>
      <w:r w:rsidRPr="00AE0786">
        <w:rPr>
          <w:rFonts w:cstheme="minorHAnsi"/>
          <w:sz w:val="22"/>
          <w:szCs w:val="22"/>
        </w:rPr>
        <w:t xml:space="preserv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w:t>
      </w:r>
      <w:r w:rsidR="00614AC6">
        <w:rPr>
          <w:rFonts w:cstheme="minorHAnsi"/>
          <w:sz w:val="22"/>
          <w:szCs w:val="22"/>
        </w:rPr>
        <w:t xml:space="preserve">number </w:t>
      </w:r>
      <w:r w:rsidRPr="00AE0786">
        <w:rPr>
          <w:rFonts w:cstheme="minorHAnsi"/>
          <w:sz w:val="22"/>
          <w:szCs w:val="22"/>
        </w:rPr>
        <w:t xml:space="preserve">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5C30E8">
      <w:pPr>
        <w:spacing w:after="0" w:line="480" w:lineRule="auto"/>
        <w:rPr>
          <w:rFonts w:cstheme="minorHAnsi"/>
          <w:sz w:val="22"/>
          <w:szCs w:val="22"/>
        </w:rPr>
      </w:pPr>
    </w:p>
    <w:p w14:paraId="52229613" w14:textId="7B079239" w:rsidR="00D97F3B" w:rsidRPr="00AE0786" w:rsidRDefault="004034FA" w:rsidP="005C30E8">
      <w:pPr>
        <w:spacing w:after="0" w:line="480" w:lineRule="auto"/>
        <w:rPr>
          <w:rFonts w:cstheme="minorHAnsi"/>
          <w:sz w:val="22"/>
          <w:szCs w:val="22"/>
        </w:rPr>
      </w:pPr>
      <w:r w:rsidRPr="00AE0786">
        <w:rPr>
          <w:rFonts w:cstheme="minorHAnsi"/>
          <w:sz w:val="22"/>
          <w:szCs w:val="22"/>
        </w:rPr>
        <w:lastRenderedPageBreak/>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w:t>
      </w:r>
      <w:r w:rsidR="005219FF">
        <w:rPr>
          <w:rFonts w:cstheme="minorHAnsi"/>
          <w:sz w:val="22"/>
          <w:szCs w:val="22"/>
        </w:rPr>
        <w:t>, b</w:t>
      </w:r>
      <w:r w:rsidR="005219FF" w:rsidRPr="00AE0786">
        <w:rPr>
          <w:rFonts w:cstheme="minorHAnsi"/>
          <w:sz w:val="22"/>
          <w:szCs w:val="22"/>
        </w:rPr>
        <w:t xml:space="preserve">ecause </w:t>
      </w:r>
      <w:r w:rsidR="00A4749D" w:rsidRPr="00AE0786">
        <w:rPr>
          <w:rFonts w:cstheme="minorHAnsi"/>
          <w:sz w:val="22"/>
          <w:szCs w:val="22"/>
        </w:rPr>
        <w:t>each order</w:t>
      </w:r>
      <w:r w:rsidR="00EA2D7F" w:rsidRPr="00AE0786">
        <w:rPr>
          <w:rFonts w:cstheme="minorHAnsi"/>
          <w:sz w:val="22"/>
          <w:szCs w:val="22"/>
        </w:rPr>
        <w:t xml:space="preserve"> is fixed for either holo- or monocentricity</w:t>
      </w:r>
      <w:r w:rsidR="003F6492">
        <w:rPr>
          <w:rFonts w:cstheme="minorHAnsi"/>
          <w:sz w:val="22"/>
          <w:szCs w:val="22"/>
        </w:rPr>
        <w:t>.</w:t>
      </w:r>
      <w:r w:rsidR="00EA2D7F" w:rsidRPr="00AE0786">
        <w:rPr>
          <w:rFonts w:cstheme="minorHAnsi"/>
          <w:sz w:val="22"/>
          <w:szCs w:val="22"/>
        </w:rPr>
        <w:t xml:space="preserve"> </w:t>
      </w:r>
      <w:r w:rsidR="003F6492">
        <w:rPr>
          <w:rFonts w:cstheme="minorHAnsi"/>
          <w:sz w:val="22"/>
          <w:szCs w:val="22"/>
        </w:rPr>
        <w:t>W</w:t>
      </w:r>
      <w:r w:rsidR="00EA2D7F" w:rsidRPr="00AE0786">
        <w:rPr>
          <w:rFonts w:cstheme="minorHAnsi"/>
          <w:sz w:val="22"/>
          <w:szCs w:val="22"/>
        </w:rPr>
        <w:t>e only estimate one set of rate parameters</w:t>
      </w:r>
      <w:r w:rsidR="00DE1F25">
        <w:rPr>
          <w:rFonts w:cstheme="minorHAnsi"/>
          <w:sz w:val="22"/>
          <w:szCs w:val="22"/>
        </w:rPr>
        <w:t xml:space="preserve"> in each clade</w:t>
      </w:r>
      <w:r w:rsidR="00620A54">
        <w:rPr>
          <w:rFonts w:cstheme="minorHAnsi"/>
          <w:sz w:val="22"/>
          <w:szCs w:val="22"/>
        </w:rPr>
        <w:t>, and only analyzed clades 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5C30E8">
      <w:pPr>
        <w:pStyle w:val="Default"/>
        <w:widowControl w:val="0"/>
        <w:spacing w:line="480" w:lineRule="auto"/>
        <w:rPr>
          <w:rFonts w:asciiTheme="minorHAnsi" w:hAnsiTheme="minorHAnsi" w:cstheme="minorHAnsi"/>
          <w:b/>
          <w:bCs/>
          <w:sz w:val="22"/>
        </w:rPr>
      </w:pPr>
    </w:p>
    <w:p w14:paraId="125B4166" w14:textId="2C3B6D55" w:rsidR="00854D0F"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5C30E8">
      <w:pPr>
        <w:pStyle w:val="Default"/>
        <w:widowControl w:val="0"/>
        <w:spacing w:line="480" w:lineRule="auto"/>
        <w:rPr>
          <w:rFonts w:asciiTheme="minorHAnsi" w:hAnsiTheme="minorHAnsi" w:cstheme="minorHAnsi"/>
          <w:sz w:val="22"/>
        </w:rPr>
      </w:pPr>
    </w:p>
    <w:p w14:paraId="6C131BFE" w14:textId="2500184D" w:rsidR="002D30B1" w:rsidRDefault="002D30B1" w:rsidP="005C30E8">
      <w:pPr>
        <w:pStyle w:val="Default"/>
        <w:widowControl w:val="0"/>
        <w:spacing w:line="480" w:lineRule="auto"/>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 that differ in </w:t>
      </w:r>
      <w:r w:rsidR="00141B90">
        <w:rPr>
          <w:rFonts w:asciiTheme="minorHAnsi" w:hAnsiTheme="minorHAnsi" w:cstheme="minorHAnsi"/>
          <w:sz w:val="22"/>
        </w:rPr>
        <w:t>the age of some clades</w:t>
      </w:r>
      <w:r>
        <w:rPr>
          <w:rFonts w:asciiTheme="minorHAnsi" w:hAnsiTheme="minorHAnsi" w:cstheme="minorHAnsi"/>
          <w:sz w:val="22"/>
        </w:rPr>
        <w:t xml:space="preserve">. As such the rate estimates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 based on the Rainford backbone </w:t>
      </w:r>
      <w:r w:rsidR="004D4F75">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 ExcludeAuth="1"&gt;&lt;Author&gt;Rainford&lt;/Author&gt;&lt;Year&gt;2014&lt;/Year&gt;&lt;RecNum&gt;2831&lt;/RecNum&gt;&lt;DisplayText&gt;(36)&lt;/DisplayText&gt;&lt;record&gt;&lt;rec-number&gt;2831&lt;/rec-number&gt;&lt;foreign-keys&gt;&lt;key app="EN" db-id="20tzrfeaqpde50e5e2dvtwp7sr5fsss0txe9" timestamp="1591122165"&gt;2831&lt;/key&gt;&lt;/foreign-keys&gt;&lt;ref-type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(36)</w:t>
      </w:r>
      <w:r w:rsidR="004D4F75">
        <w:rPr>
          <w:rFonts w:asciiTheme="minorHAnsi" w:hAnsiTheme="minorHAnsi" w:cstheme="minorHAnsi"/>
          <w:sz w:val="22"/>
        </w:rPr>
        <w:fldChar w:fldCharType="end"/>
      </w:r>
      <w:r w:rsidR="004D4F75">
        <w:rPr>
          <w:rFonts w:asciiTheme="minorHAnsi" w:hAnsiTheme="minorHAnsi" w:cstheme="minorHAnsi"/>
          <w:sz w:val="22"/>
        </w:rPr>
        <w:t xml:space="preserve"> </w:t>
      </w:r>
      <w:r w:rsidR="00141B90">
        <w:rPr>
          <w:rFonts w:asciiTheme="minorHAnsi" w:hAnsiTheme="minorHAnsi" w:cstheme="minorHAnsi"/>
          <w:sz w:val="22"/>
        </w:rPr>
        <w:t xml:space="preserve">than when using the posterior sample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w:t>
      </w:r>
      <w:r w:rsidR="004D4F75">
        <w:rPr>
          <w:rFonts w:asciiTheme="minorHAnsi" w:hAnsiTheme="minorHAnsi" w:cstheme="minorHAnsi"/>
          <w:sz w:val="22"/>
        </w:rPr>
        <w:t xml:space="preserve"> </w:t>
      </w:r>
      <w:r w:rsidR="004D4F75">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 ExcludeAuth="1"&gt;&lt;Author&gt;Misof&lt;/Author&gt;&lt;Year&gt;2014&lt;/Year&gt;&lt;RecNum&gt;2425&lt;/RecNum&gt;&lt;DisplayText&gt;(35)&lt;/DisplayText&gt;&lt;record&gt;&lt;rec-number&gt;2425&lt;/rec-number&gt;&lt;foreign-keys&gt;&lt;key app="EN" db-id="20tzrfeaqpde50e5e2dvtwp7sr5fsss0txe9" timestamp="1455477290"&gt;2425&lt;/key&gt;&lt;/foreign-keys&gt;&lt;ref-type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periodical&gt;&lt;pages&gt;763-767&lt;/pages&gt;&lt;volume&gt;346&lt;/volume&gt;&lt;number&gt;6210&lt;/number&gt;&lt;dates&gt;&lt;year&gt;2014&lt;/year&gt;&lt;/dates&gt;&lt;isbn&gt;0036-8075&lt;/isbn&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(35)</w:t>
      </w:r>
      <w:r w:rsidR="004D4F75">
        <w:rPr>
          <w:rFonts w:asciiTheme="minorHAnsi" w:hAnsiTheme="minorHAnsi" w:cstheme="minorHAnsi"/>
          <w:sz w:val="22"/>
        </w:rPr>
        <w:fldChar w:fldCharType="end"/>
      </w:r>
      <w:r w:rsidR="00141B90">
        <w:rPr>
          <w:rFonts w:asciiTheme="minorHAnsi" w:hAnsiTheme="minorHAnsi" w:cstheme="minorHAnsi"/>
          <w:sz w:val="22"/>
        </w:rPr>
        <w:t xml:space="preserv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5C30E8">
      <w:pPr>
        <w:pStyle w:val="Default"/>
        <w:widowControl w:val="0"/>
        <w:spacing w:line="480" w:lineRule="auto"/>
        <w:rPr>
          <w:rFonts w:asciiTheme="minorHAnsi" w:hAnsiTheme="minorHAnsi" w:cstheme="minorHAnsi"/>
          <w:sz w:val="22"/>
        </w:rPr>
      </w:pPr>
    </w:p>
    <w:p w14:paraId="1184B4EF" w14:textId="414BE478" w:rsidR="00CF31E9" w:rsidRDefault="009D45EA"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004D4F75">
        <w:rPr>
          <w:rFonts w:asciiTheme="minorHAnsi" w:hAnsiTheme="minorHAnsi" w:cstheme="minorHAnsi"/>
          <w:sz w:val="22"/>
        </w:rPr>
        <w:t xml:space="preserve">We explored two models for the evolution of chromosome number. The first model included </w:t>
      </w:r>
      <w:r w:rsidRPr="00AE0786">
        <w:rPr>
          <w:rFonts w:asciiTheme="minorHAnsi" w:hAnsiTheme="minorHAnsi" w:cstheme="minorHAnsi"/>
          <w:sz w:val="22"/>
        </w:rPr>
        <w:t xml:space="preserve">fusion, fission, </w:t>
      </w:r>
      <w:r w:rsidR="006E135F" w:rsidRPr="00AE0786">
        <w:rPr>
          <w:rFonts w:asciiTheme="minorHAnsi" w:hAnsiTheme="minorHAnsi" w:cstheme="minorHAnsi"/>
          <w:sz w:val="22"/>
        </w:rPr>
        <w:t>polyploidy</w:t>
      </w:r>
      <w:r w:rsidR="00CF31E9">
        <w:rPr>
          <w:rFonts w:asciiTheme="minorHAnsi" w:hAnsiTheme="minorHAnsi" w:cstheme="minorHAnsi"/>
          <w:sz w:val="22"/>
        </w:rPr>
        <w:t>, each estimated in holocentric and monocentric lineages as well as</w:t>
      </w:r>
      <w:r w:rsidRPr="00AE0786">
        <w:rPr>
          <w:rFonts w:asciiTheme="minorHAnsi" w:hAnsiTheme="minorHAnsi" w:cstheme="minorHAnsi"/>
          <w:sz w:val="22"/>
        </w:rPr>
        <w:t xml:space="preserv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CF31E9">
        <w:rPr>
          <w:rFonts w:asciiTheme="minorHAnsi" w:hAnsiTheme="minorHAnsi" w:cstheme="minorHAnsi"/>
          <w:sz w:val="22"/>
        </w:rPr>
        <w:t xml:space="preserve">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CF31E9">
        <w:rPr>
          <w:rFonts w:asciiTheme="minorHAnsi" w:hAnsiTheme="minorHAnsi" w:cstheme="minorHAnsi"/>
          <w:sz w:val="22"/>
        </w:rPr>
        <w:t xml:space="preserve"> statistics for fusions, fissions and polyploidy had credible intervals that overlapped zero</w:t>
      </w:r>
      <w:r w:rsidR="003E16F5">
        <w:rPr>
          <w:rFonts w:asciiTheme="minorHAnsi" w:hAnsiTheme="minorHAnsi" w:cstheme="minorHAnsi"/>
          <w:sz w:val="22"/>
        </w:rPr>
        <w:t xml:space="preserve"> (Figure 2A)</w:t>
      </w:r>
      <w:r w:rsidR="00CF31E9">
        <w:rPr>
          <w:rFonts w:asciiTheme="minorHAnsi" w:hAnsiTheme="minorHAnsi" w:cstheme="minorHAnsi"/>
          <w:sz w:val="22"/>
        </w:rPr>
        <w:t xml:space="preserve">. This suggests </w:t>
      </w:r>
      <w:r w:rsidR="00CF31E9">
        <w:rPr>
          <w:rFonts w:asciiTheme="minorHAnsi" w:hAnsiTheme="minorHAnsi" w:cstheme="minorHAnsi"/>
          <w:sz w:val="22"/>
        </w:rPr>
        <w:lastRenderedPageBreak/>
        <w:t xml:space="preserve">that contrary to our hypothesis holocentric lineages do not have higher rates of chromosome number evolution. Because polyploidy events are likely rare, we also explored the impact of excluding polyploidy from the model. In this analysis we found </w:t>
      </w:r>
      <w:r w:rsidR="002670AF">
        <w:rPr>
          <w:rFonts w:asciiTheme="minorHAnsi" w:hAnsiTheme="minorHAnsi" w:cstheme="minorHAnsi"/>
          <w:sz w:val="22"/>
        </w:rPr>
        <w:t>qualitatively similar results</w:t>
      </w:r>
      <w:r w:rsidR="00CF31E9">
        <w:rPr>
          <w:rFonts w:asciiTheme="minorHAnsi" w:hAnsiTheme="minorHAnsi" w:cstheme="minorHAnsi"/>
          <w:sz w:val="22"/>
        </w:rPr>
        <w:t>.</w:t>
      </w:r>
      <w:r w:rsidR="002670AF">
        <w:rPr>
          <w:rFonts w:asciiTheme="minorHAnsi" w:hAnsiTheme="minorHAnsi" w:cstheme="minorHAnsi"/>
          <w:sz w:val="22"/>
        </w:rPr>
        <w:t xml:space="preserve"> The credible interval of 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2670AF">
        <w:rPr>
          <w:rFonts w:asciiTheme="minorHAnsi" w:hAnsiTheme="minorHAnsi" w:cstheme="minorHAnsi"/>
          <w:sz w:val="22"/>
        </w:rPr>
        <w:t xml:space="preserve"> statistics again overlapped zero</w:t>
      </w:r>
      <w:r w:rsidR="003E16F5">
        <w:rPr>
          <w:rFonts w:asciiTheme="minorHAnsi" w:hAnsiTheme="minorHAnsi" w:cstheme="minorHAnsi"/>
          <w:sz w:val="22"/>
        </w:rPr>
        <w:t xml:space="preserve"> (Figure 2B)</w:t>
      </w:r>
      <w:r w:rsidR="002670AF">
        <w:rPr>
          <w:rFonts w:asciiTheme="minorHAnsi" w:hAnsiTheme="minorHAnsi" w:cstheme="minorHAnsi"/>
          <w:sz w:val="22"/>
        </w:rPr>
        <w:t>.</w:t>
      </w:r>
      <w:r w:rsidR="000A5121">
        <w:rPr>
          <w:rFonts w:asciiTheme="minorHAnsi" w:hAnsiTheme="minorHAnsi" w:cstheme="minorHAnsi"/>
          <w:sz w:val="22"/>
        </w:rPr>
        <w:t xml:space="preserve"> </w:t>
      </w:r>
    </w:p>
    <w:p w14:paraId="6F8348B3" w14:textId="77777777" w:rsidR="009D45EA" w:rsidRPr="00AE0786" w:rsidRDefault="009D45EA" w:rsidP="005C30E8">
      <w:pPr>
        <w:pStyle w:val="Default"/>
        <w:widowControl w:val="0"/>
        <w:spacing w:line="480" w:lineRule="auto"/>
        <w:rPr>
          <w:rFonts w:asciiTheme="minorHAnsi" w:hAnsiTheme="minorHAnsi" w:cstheme="minorHAnsi"/>
          <w:sz w:val="22"/>
        </w:rPr>
      </w:pPr>
    </w:p>
    <w:p w14:paraId="43A7D8CD" w14:textId="4EBCA97C" w:rsidR="00DE1F25" w:rsidRDefault="00E876A6" w:rsidP="005C30E8">
      <w:pPr>
        <w:pStyle w:val="Default"/>
        <w:widowControl w:val="0"/>
        <w:spacing w:line="480" w:lineRule="auto"/>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w:t>
      </w:r>
      <w:r w:rsidR="00CF31E9">
        <w:rPr>
          <w:rFonts w:asciiTheme="minorHAnsi" w:hAnsiTheme="minorHAnsi" w:cstheme="minorHAnsi"/>
          <w:iCs/>
          <w:sz w:val="22"/>
        </w:rPr>
        <w:t>also estimated independently</w:t>
      </w:r>
      <w:r w:rsidRPr="00AE0786">
        <w:rPr>
          <w:rFonts w:asciiTheme="minorHAnsi" w:hAnsiTheme="minorHAnsi" w:cstheme="minorHAnsi"/>
          <w:iCs/>
          <w:sz w:val="22"/>
        </w:rPr>
        <w:t xml:space="preserve"> for each of the 10 orders</w:t>
      </w:r>
      <w:r w:rsidR="00CF31E9">
        <w:rPr>
          <w:rFonts w:asciiTheme="minorHAnsi" w:hAnsiTheme="minorHAnsi" w:cstheme="minorHAnsi"/>
          <w:iCs/>
          <w:sz w:val="22"/>
        </w:rPr>
        <w:t xml:space="preserve"> with at least 20 genera in our phylogenetic datas</w:t>
      </w:r>
      <w:r w:rsidR="00113E41">
        <w:rPr>
          <w:rFonts w:asciiTheme="minorHAnsi" w:hAnsiTheme="minorHAnsi" w:cstheme="minorHAnsi"/>
          <w:iCs/>
          <w:sz w:val="22"/>
        </w:rPr>
        <w:t>e</w:t>
      </w:r>
      <w:r w:rsidR="00CF31E9">
        <w:rPr>
          <w:rFonts w:asciiTheme="minorHAnsi" w:hAnsiTheme="minorHAnsi" w:cstheme="minorHAnsi"/>
          <w:iCs/>
          <w:sz w:val="22"/>
        </w:rPr>
        <w:t>t</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CF31E9" w:rsidRPr="00AE0786">
        <w:rPr>
          <w:rFonts w:asciiTheme="minorHAnsi" w:hAnsiTheme="minorHAnsi" w:cstheme="minorHAnsi"/>
          <w:iCs/>
          <w:sz w:val="22"/>
        </w:rPr>
        <w:t>(Hemiptera, Lepidoptera, Odonata)</w:t>
      </w:r>
      <w:r w:rsidR="00CF31E9">
        <w:rPr>
          <w:rFonts w:asciiTheme="minorHAnsi" w:hAnsiTheme="minorHAnsi" w:cstheme="minorHAnsi"/>
          <w:iCs/>
          <w:sz w:val="22"/>
        </w:rPr>
        <w:t xml:space="preserve">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chromosomes,</w:t>
      </w:r>
      <w:r w:rsidRPr="00AE0786">
        <w:rPr>
          <w:rFonts w:asciiTheme="minorHAnsi" w:hAnsiTheme="minorHAnsi" w:cstheme="minorHAnsi"/>
          <w:iCs/>
          <w:sz w:val="22"/>
        </w:rPr>
        <w:t xml:space="preserve"> while the other 7 </w:t>
      </w:r>
      <w:r w:rsidR="00CF31E9" w:rsidRPr="00AE0786">
        <w:rPr>
          <w:rFonts w:asciiTheme="minorHAnsi" w:hAnsiTheme="minorHAnsi" w:cstheme="minorHAnsi"/>
          <w:iCs/>
          <w:sz w:val="22"/>
        </w:rPr>
        <w:t>(</w:t>
      </w:r>
      <w:proofErr w:type="spellStart"/>
      <w:r w:rsidR="00CF31E9" w:rsidRPr="00AE0786">
        <w:rPr>
          <w:rFonts w:asciiTheme="minorHAnsi" w:hAnsiTheme="minorHAnsi" w:cstheme="minorHAnsi"/>
          <w:iCs/>
          <w:sz w:val="22"/>
        </w:rPr>
        <w:t>Blattodea</w:t>
      </w:r>
      <w:proofErr w:type="spellEnd"/>
      <w:r w:rsidR="00CF31E9" w:rsidRPr="00AE0786">
        <w:rPr>
          <w:rFonts w:asciiTheme="minorHAnsi" w:hAnsiTheme="minorHAnsi" w:cstheme="minorHAnsi"/>
          <w:iCs/>
          <w:sz w:val="22"/>
        </w:rPr>
        <w:t xml:space="preserve">, Coleoptera, Diptera, Hymenoptera, Isoptera, </w:t>
      </w:r>
      <w:proofErr w:type="spellStart"/>
      <w:r w:rsidR="00CF31E9" w:rsidRPr="00AE0786">
        <w:rPr>
          <w:rFonts w:asciiTheme="minorHAnsi" w:hAnsiTheme="minorHAnsi" w:cstheme="minorHAnsi"/>
          <w:iCs/>
          <w:sz w:val="22"/>
        </w:rPr>
        <w:t>Neuroptera</w:t>
      </w:r>
      <w:proofErr w:type="spellEnd"/>
      <w:r w:rsidR="00CF31E9" w:rsidRPr="00AE0786">
        <w:rPr>
          <w:rFonts w:asciiTheme="minorHAnsi" w:hAnsiTheme="minorHAnsi" w:cstheme="minorHAnsi"/>
          <w:iCs/>
          <w:sz w:val="22"/>
        </w:rPr>
        <w:t xml:space="preserve">, and Phasmatodea)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monocentric chromosomes</w:t>
      </w:r>
      <w:r w:rsidR="00CF31E9">
        <w:rPr>
          <w:rFonts w:asciiTheme="minorHAnsi" w:hAnsiTheme="minorHAnsi" w:cstheme="minorHAnsi"/>
          <w:iCs/>
          <w:sz w:val="22"/>
        </w:rPr>
        <w:t>.</w:t>
      </w:r>
      <w:r w:rsidR="009D45EA" w:rsidRPr="00AE0786">
        <w:rPr>
          <w:rFonts w:asciiTheme="minorHAnsi" w:hAnsiTheme="minorHAnsi" w:cstheme="minorHAnsi"/>
          <w:iCs/>
          <w:sz w:val="22"/>
        </w:rPr>
        <w:t xml:space="preserve"> </w:t>
      </w:r>
      <w:r w:rsidR="00CF31E9">
        <w:rPr>
          <w:rFonts w:asciiTheme="minorHAnsi" w:hAnsiTheme="minorHAnsi" w:cstheme="minorHAnsi"/>
          <w:iCs/>
          <w:sz w:val="22"/>
        </w:rPr>
        <w:t>For this analysis we fit a complex model with fusion, fission, and polyploidy</w:t>
      </w:r>
      <w:r w:rsidR="00113E41">
        <w:rPr>
          <w:rFonts w:asciiTheme="minorHAnsi" w:hAnsiTheme="minorHAnsi" w:cstheme="minorHAnsi"/>
          <w:iCs/>
          <w:sz w:val="22"/>
        </w:rPr>
        <w:t xml:space="preserve">, and a simple model that excluded polyploidy. </w:t>
      </w:r>
      <w:r w:rsidR="00CF31E9">
        <w:rPr>
          <w:rFonts w:asciiTheme="minorHAnsi" w:hAnsiTheme="minorHAnsi" w:cstheme="minorHAnsi"/>
          <w:iCs/>
          <w:sz w:val="22"/>
        </w:rPr>
        <w:t>This order level</w:t>
      </w:r>
      <w:r w:rsidRPr="00AE0786">
        <w:rPr>
          <w:rFonts w:asciiTheme="minorHAnsi" w:hAnsiTheme="minorHAnsi" w:cstheme="minorHAnsi"/>
          <w:iCs/>
          <w:sz w:val="22"/>
        </w:rPr>
        <w:t xml:space="preserve"> analysis </w:t>
      </w:r>
      <w:r w:rsidR="00CF31E9">
        <w:rPr>
          <w:rFonts w:asciiTheme="minorHAnsi" w:hAnsiTheme="minorHAnsi" w:cstheme="minorHAnsi"/>
          <w:iCs/>
          <w:sz w:val="22"/>
        </w:rPr>
        <w:t>revealed striking differences in rates of fusion, fission, and polyploidy among orders</w:t>
      </w:r>
      <w:r w:rsidR="00113E41">
        <w:rPr>
          <w:rFonts w:asciiTheme="minorHAnsi" w:hAnsiTheme="minorHAnsi" w:cstheme="minorHAnsi"/>
          <w:iCs/>
          <w:sz w:val="22"/>
        </w:rPr>
        <w:t>, and distinct differences in rate parameters estimated under the two models</w:t>
      </w:r>
      <w:r w:rsidR="00CF31E9">
        <w:rPr>
          <w:rFonts w:asciiTheme="minorHAnsi" w:hAnsiTheme="minorHAnsi" w:cstheme="minorHAnsi"/>
          <w:iCs/>
          <w:sz w:val="22"/>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 xml:space="preserve">Under the complex model monocentric orders exhibited the highest rates of fissions, fusions, and </w:t>
      </w:r>
      <w:r w:rsidR="00113E41" w:rsidRPr="00620A54">
        <w:rPr>
          <w:rFonts w:asciiTheme="minorHAnsi" w:hAnsiTheme="minorHAnsi" w:cstheme="minorHAnsi"/>
          <w:iCs/>
          <w:sz w:val="22"/>
        </w:rPr>
        <w:t>polyploidy</w:t>
      </w:r>
      <w:r w:rsidR="00515E10" w:rsidRPr="00620A54">
        <w:rPr>
          <w:rFonts w:asciiTheme="minorHAnsi" w:hAnsiTheme="minorHAnsi" w:cstheme="minorHAnsi"/>
          <w:iCs/>
          <w:sz w:val="22"/>
        </w:rPr>
        <w:t xml:space="preserve"> (Figure </w:t>
      </w:r>
      <w:r w:rsidR="006339AB" w:rsidRPr="00620A54">
        <w:rPr>
          <w:rFonts w:asciiTheme="minorHAnsi" w:hAnsiTheme="minorHAnsi" w:cstheme="minorHAnsi"/>
          <w:iCs/>
          <w:sz w:val="22"/>
        </w:rPr>
        <w:t>3</w:t>
      </w:r>
      <w:r w:rsidR="00484E9D" w:rsidRPr="00620A54">
        <w:rPr>
          <w:rFonts w:asciiTheme="minorHAnsi" w:hAnsiTheme="minorHAnsi" w:cstheme="minorHAnsi"/>
          <w:iCs/>
          <w:sz w:val="22"/>
        </w:rPr>
        <w:t>A</w:t>
      </w:r>
      <w:r w:rsidR="00515E10" w:rsidRPr="00620A54">
        <w:rPr>
          <w:rFonts w:asciiTheme="minorHAnsi" w:hAnsiTheme="minorHAnsi" w:cstheme="minorHAnsi"/>
          <w:iCs/>
          <w:sz w:val="22"/>
        </w:rPr>
        <w:t xml:space="preserve">). </w:t>
      </w:r>
      <w:r w:rsidR="00113E41" w:rsidRPr="00620A54">
        <w:rPr>
          <w:rFonts w:asciiTheme="minorHAnsi" w:hAnsiTheme="minorHAnsi" w:cstheme="minorHAnsi"/>
          <w:iCs/>
          <w:sz w:val="22"/>
        </w:rPr>
        <w:t>Under the simplified model Lepidoptera (a holocentric lineage) exhibited the highest rates of chromosome number evolution (both fusions and fissions)</w:t>
      </w:r>
      <w:r w:rsidR="00484E9D" w:rsidRPr="00620A54">
        <w:rPr>
          <w:rFonts w:asciiTheme="minorHAnsi" w:hAnsiTheme="minorHAnsi" w:cstheme="minorHAnsi"/>
          <w:iCs/>
          <w:sz w:val="22"/>
        </w:rPr>
        <w:t xml:space="preserve"> (Figure 3B)</w:t>
      </w:r>
      <w:r w:rsidR="009F7D52" w:rsidRPr="00620A54">
        <w:rPr>
          <w:rFonts w:asciiTheme="minorHAnsi" w:hAnsiTheme="minorHAnsi" w:cstheme="minorHAnsi"/>
          <w:iCs/>
          <w:sz w:val="22"/>
        </w:rPr>
        <w:t xml:space="preserve">. </w:t>
      </w:r>
      <w:r w:rsidR="00484E9D" w:rsidRPr="00620A54">
        <w:rPr>
          <w:rFonts w:asciiTheme="minorHAnsi" w:hAnsiTheme="minorHAnsi" w:cstheme="minorHAnsi"/>
          <w:iCs/>
          <w:sz w:val="22"/>
        </w:rPr>
        <w:t>However</w:t>
      </w:r>
      <w:r w:rsidR="00484E9D">
        <w:rPr>
          <w:rFonts w:asciiTheme="minorHAnsi" w:hAnsiTheme="minorHAnsi" w:cstheme="minorHAnsi"/>
          <w:iCs/>
          <w:sz w:val="22"/>
        </w:rPr>
        <w:t>, most monocentric orders exhibited intermediate rates and the other two holocentric orders exhibited some of the lowest rates of fusions and fissions. Take together these results suggest that factors other than centromere type must be key in determining rates of chromosome number evolution</w:t>
      </w:r>
      <w:r w:rsidR="00CF6083">
        <w:rPr>
          <w:rFonts w:asciiTheme="minorHAnsi" w:hAnsiTheme="minorHAnsi" w:cstheme="minorHAnsi"/>
          <w:iCs/>
          <w:sz w:val="22"/>
        </w:rPr>
        <w:t xml:space="preserve"> in insects</w:t>
      </w:r>
      <w:r w:rsidR="009F7D52" w:rsidRPr="00AE0786">
        <w:rPr>
          <w:rFonts w:asciiTheme="minorHAnsi" w:hAnsiTheme="minorHAnsi" w:cstheme="minorHAnsi"/>
          <w:iCs/>
          <w:sz w:val="22"/>
        </w:rPr>
        <w:t xml:space="preserve">. </w:t>
      </w:r>
    </w:p>
    <w:p w14:paraId="20724C6A" w14:textId="77777777" w:rsidR="00DE1F25" w:rsidRDefault="00DE1F25" w:rsidP="005C30E8">
      <w:pPr>
        <w:pStyle w:val="Default"/>
        <w:widowControl w:val="0"/>
        <w:spacing w:line="480" w:lineRule="auto"/>
        <w:rPr>
          <w:rFonts w:asciiTheme="minorHAnsi" w:hAnsiTheme="minorHAnsi" w:cstheme="minorHAnsi"/>
          <w:iCs/>
          <w:sz w:val="22"/>
        </w:rPr>
      </w:pPr>
    </w:p>
    <w:p w14:paraId="0D031BF2" w14:textId="11A9E9F5" w:rsidR="00077899"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5C30E8">
      <w:pPr>
        <w:spacing w:after="0" w:line="480" w:lineRule="auto"/>
        <w:rPr>
          <w:rFonts w:cstheme="minorHAnsi"/>
          <w:sz w:val="22"/>
          <w:szCs w:val="22"/>
        </w:rPr>
      </w:pPr>
    </w:p>
    <w:p w14:paraId="4D889B2A" w14:textId="2715A5E2" w:rsidR="00A900A4" w:rsidRDefault="003962ED" w:rsidP="005C30E8">
      <w:pPr>
        <w:spacing w:after="0" w:line="480" w:lineRule="auto"/>
        <w:rPr>
          <w:rFonts w:cstheme="minorHAnsi"/>
          <w:sz w:val="22"/>
          <w:szCs w:val="22"/>
        </w:rPr>
      </w:pPr>
      <w:r>
        <w:rPr>
          <w:rFonts w:cstheme="minorHAnsi"/>
          <w:sz w:val="22"/>
          <w:szCs w:val="22"/>
        </w:rPr>
        <w:t>Lepidoptera have long been recognized as exhibit</w:t>
      </w:r>
      <w:r w:rsidR="003E16F5">
        <w:rPr>
          <w:rFonts w:cstheme="minorHAnsi"/>
          <w:sz w:val="22"/>
          <w:szCs w:val="22"/>
        </w:rPr>
        <w:t>ing</w:t>
      </w:r>
      <w:r>
        <w:rPr>
          <w:rFonts w:cstheme="minorHAnsi"/>
          <w:sz w:val="22"/>
          <w:szCs w:val="22"/>
        </w:rPr>
        <w:t xml:space="preserve"> striking variation in chromosome number</w:t>
      </w:r>
      <w:r w:rsidR="00511CB8">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&lt;EndNote&gt;&lt;Cite&gt;&lt;Author&gt;Robinson&lt;/Author&gt;&lt;Year&gt;1971&lt;/Year&gt;&lt;RecNum&gt;2186&lt;/RecNum&gt;&lt;DisplayText&gt;(39)&lt;/DisplayText&gt;&lt;record&gt;&lt;rec-number&gt;2186&lt;/rec-number&gt;&lt;foreign-keys&gt;&lt;key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C30E8">
        <w:rPr>
          <w:rFonts w:cstheme="minorHAnsi"/>
          <w:noProof/>
          <w:sz w:val="22"/>
          <w:szCs w:val="22"/>
        </w:rPr>
        <w:t>(39)</w:t>
      </w:r>
      <w:r w:rsidR="00511CB8">
        <w:rPr>
          <w:rFonts w:cstheme="minorHAnsi"/>
          <w:sz w:val="22"/>
          <w:szCs w:val="22"/>
        </w:rPr>
        <w:fldChar w:fldCharType="end"/>
      </w:r>
      <w:r>
        <w:rPr>
          <w:rFonts w:cstheme="minorHAnsi"/>
          <w:sz w:val="22"/>
          <w:szCs w:val="22"/>
        </w:rPr>
        <w:t xml:space="preserve">. </w:t>
      </w:r>
      <w:r w:rsidR="002E0BC5">
        <w:rPr>
          <w:rFonts w:cstheme="minorHAnsi"/>
          <w:sz w:val="22"/>
          <w:szCs w:val="22"/>
        </w:rPr>
        <w:t xml:space="preserve"> </w:t>
      </w:r>
      <w:r w:rsidR="00484E9D">
        <w:rPr>
          <w:rFonts w:cstheme="minorHAnsi"/>
          <w:sz w:val="22"/>
          <w:szCs w:val="22"/>
        </w:rPr>
        <w:t xml:space="preserve">The extreme distribution of chromosome number observed in lepidoptera has been </w:t>
      </w:r>
      <w:r w:rsidR="003E16F5">
        <w:rPr>
          <w:rFonts w:cstheme="minorHAnsi"/>
          <w:sz w:val="22"/>
          <w:szCs w:val="22"/>
        </w:rPr>
        <w:t xml:space="preserve">a </w:t>
      </w:r>
      <w:r w:rsidR="00484E9D">
        <w:rPr>
          <w:rFonts w:cstheme="minorHAnsi"/>
          <w:sz w:val="22"/>
          <w:szCs w:val="22"/>
        </w:rPr>
        <w:t>driving force in the development of the hypothesis that holocentricity allow</w:t>
      </w:r>
      <w:r w:rsidR="00620A54">
        <w:rPr>
          <w:rFonts w:cstheme="minorHAnsi"/>
          <w:sz w:val="22"/>
          <w:szCs w:val="22"/>
        </w:rPr>
        <w:t>s</w:t>
      </w:r>
      <w:r w:rsidR="00484E9D">
        <w:rPr>
          <w:rFonts w:cstheme="minorHAnsi"/>
          <w:sz w:val="22"/>
          <w:szCs w:val="22"/>
        </w:rPr>
        <w:t xml:space="preserve"> for rapid changes in chromosome number </w:t>
      </w:r>
      <w:r w:rsidR="0091787F">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5C30E8">
        <w:rPr>
          <w:rFonts w:cstheme="minorHAnsi"/>
          <w:noProof/>
          <w:sz w:val="22"/>
          <w:szCs w:val="22"/>
        </w:rPr>
        <w:t xml:space="preserve">(19, </w:t>
      </w:r>
      <w:r w:rsidR="005C30E8">
        <w:rPr>
          <w:rFonts w:cstheme="minorHAnsi"/>
          <w:noProof/>
          <w:sz w:val="22"/>
          <w:szCs w:val="22"/>
        </w:rPr>
        <w:lastRenderedPageBreak/>
        <w:t>20)</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w:t>
      </w:r>
      <w:r>
        <w:rPr>
          <w:rFonts w:cstheme="minorHAnsi"/>
          <w:sz w:val="22"/>
          <w:szCs w:val="22"/>
        </w:rPr>
        <w:t xml:space="preserve">holocentric and monocentric </w:t>
      </w:r>
      <w:r w:rsidR="000A5121">
        <w:rPr>
          <w:rFonts w:cstheme="minorHAnsi"/>
          <w:sz w:val="22"/>
          <w:szCs w:val="22"/>
        </w:rPr>
        <w:t>lineages</w:t>
      </w:r>
      <w:r>
        <w:rPr>
          <w:rFonts w:cstheme="minorHAnsi"/>
          <w:sz w:val="22"/>
          <w:szCs w:val="22"/>
        </w:rPr>
        <w:t xml:space="preserve"> </w:t>
      </w:r>
      <w:r w:rsidR="0091787F">
        <w:rPr>
          <w:rFonts w:cstheme="minorHAnsi"/>
          <w:sz w:val="22"/>
          <w:szCs w:val="22"/>
        </w:rPr>
        <w:t>are near</w:t>
      </w:r>
      <w:r w:rsidR="002E0BC5">
        <w:rPr>
          <w:rFonts w:cstheme="minorHAnsi"/>
          <w:sz w:val="22"/>
          <w:szCs w:val="22"/>
        </w:rPr>
        <w:t>ly</w:t>
      </w:r>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w:t>
      </w:r>
      <w:r w:rsidR="000A5121">
        <w:rPr>
          <w:rFonts w:cstheme="minorHAnsi"/>
          <w:sz w:val="22"/>
          <w:szCs w:val="22"/>
        </w:rPr>
        <w:t xml:space="preserve">Our choice of models (either including or excluding polyploidy) impacted our rates estimates. When we fit the full model, we found that rates tended to be higher in monocentric lineages, but the reverse was true when we fit a model where polyploidy was not allowed. We note that though the credible interval of all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A5121">
        <w:rPr>
          <w:rFonts w:eastAsiaTheme="minorEastAsia" w:cstheme="minorHAnsi"/>
          <w:sz w:val="22"/>
          <w:szCs w:val="22"/>
        </w:rPr>
        <w:t xml:space="preserve"> statistics overlapped zero</w:t>
      </w:r>
      <w:r w:rsidR="000A5121">
        <w:rPr>
          <w:rFonts w:cstheme="minorHAnsi"/>
          <w:sz w:val="22"/>
          <w:szCs w:val="22"/>
        </w:rPr>
        <w:t xml:space="preserve"> in this simplified model 83% of the posterior distribution of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FD0B9B">
        <w:rPr>
          <w:rFonts w:eastAsiaTheme="minorEastAsia" w:cstheme="minorHAnsi"/>
          <w:sz w:val="22"/>
          <w:szCs w:val="22"/>
        </w:rPr>
        <w:t xml:space="preserve"> (difference in fission rates) </w:t>
      </w:r>
      <w:r w:rsidR="000A5121">
        <w:rPr>
          <w:rFonts w:cstheme="minorHAnsi"/>
          <w:sz w:val="22"/>
          <w:szCs w:val="22"/>
        </w:rPr>
        <w:t>is above zero.</w:t>
      </w:r>
      <w:r w:rsidR="00FD0B9B">
        <w:rPr>
          <w:rFonts w:cstheme="minorHAnsi"/>
          <w:sz w:val="22"/>
          <w:szCs w:val="22"/>
        </w:rPr>
        <w:t xml:space="preserve"> We suggest that this may be a signal for a weak impact of holocentricity on rates of fission.</w:t>
      </w:r>
      <w:r w:rsidR="000A5121">
        <w:rPr>
          <w:rFonts w:cstheme="minorHAnsi"/>
          <w:sz w:val="22"/>
          <w:szCs w:val="22"/>
        </w:rPr>
        <w:t xml:space="preserve"> </w:t>
      </w:r>
      <w:r w:rsidR="00FD0B9B">
        <w:rPr>
          <w:rFonts w:cstheme="minorHAnsi"/>
          <w:sz w:val="22"/>
          <w:szCs w:val="22"/>
        </w:rPr>
        <w:t>However</w:t>
      </w:r>
      <w:r w:rsidR="0091787F">
        <w:rPr>
          <w:rFonts w:cstheme="minorHAnsi"/>
          <w:sz w:val="22"/>
          <w:szCs w:val="22"/>
        </w:rPr>
        <w:t xml:space="preserve">,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r w:rsidR="00484E9D">
        <w:rPr>
          <w:rFonts w:cstheme="minorHAnsi"/>
          <w:sz w:val="22"/>
          <w:szCs w:val="22"/>
        </w:rPr>
        <w:t xml:space="preserve"> (e.g. meiotic drive, polyploidy, phylogenetic history, and populations sizes).</w:t>
      </w:r>
    </w:p>
    <w:p w14:paraId="73B6033F" w14:textId="77777777" w:rsidR="00484E9D" w:rsidRDefault="00484E9D" w:rsidP="005C30E8">
      <w:pPr>
        <w:spacing w:after="0" w:line="480" w:lineRule="auto"/>
        <w:rPr>
          <w:rFonts w:cstheme="minorHAnsi"/>
          <w:sz w:val="22"/>
          <w:szCs w:val="22"/>
        </w:rPr>
      </w:pPr>
    </w:p>
    <w:p w14:paraId="1877AD70" w14:textId="55B70DAD" w:rsidR="009A2FA9" w:rsidRDefault="00233069" w:rsidP="005C30E8">
      <w:pPr>
        <w:spacing w:after="0" w:line="480" w:lineRule="auto"/>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w:t>
      </w:r>
      <w:r w:rsidR="00614AC6">
        <w:rPr>
          <w:rFonts w:cstheme="minorHAnsi"/>
          <w:sz w:val="22"/>
          <w:szCs w:val="22"/>
        </w:rPr>
        <w:t xml:space="preserve">number </w:t>
      </w:r>
      <w:r>
        <w:rPr>
          <w:rFonts w:cstheme="minorHAnsi"/>
          <w:sz w:val="22"/>
          <w:szCs w:val="22"/>
        </w:rPr>
        <w:t xml:space="preserve">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&lt;EndNote&gt;&lt;Cite&gt;&lt;Author&gt;Blackmon&lt;/Author&gt;&lt;Year&gt;2019&lt;/Year&gt;&lt;RecNum&gt;2717&lt;/RecNum&gt;&lt;DisplayText&gt;(5)&lt;/DisplayText&gt;&lt;record&gt;&lt;rec-number&gt;2717&lt;/rec-number&gt;&lt;foreign-keys&gt;&lt;key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sidR="005C30E8">
        <w:rPr>
          <w:rFonts w:cstheme="minorHAnsi"/>
          <w:noProof/>
          <w:sz w:val="22"/>
          <w:szCs w:val="22"/>
        </w:rPr>
        <w:t>(5)</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5C30E8">
        <w:rPr>
          <w:rFonts w:cstheme="minorHAnsi"/>
          <w:sz w:val="22"/>
          <w:szCs w:val="22"/>
        </w:rPr>
        <w:instrText xml:space="preserve"> ADDIN EN.CITE &lt;EndNote&gt;&lt;Cite&gt;&lt;Author&gt;Chmátal&lt;/Author&gt;&lt;Year&gt;2014&lt;/Year&gt;&lt;RecNum&gt;2857&lt;/RecNum&gt;&lt;DisplayText&gt;(40)&lt;/DisplayText&gt;&lt;record&gt;&lt;rec-number&gt;2857&lt;/rec-number&gt;&lt;foreign-keys&gt;&lt;key app="EN" db-id="20tzrfeaqpde50e5e2dvtwp7sr5fsss0txe9" timestamp="1591570887"&gt;2857&lt;/key&gt;&lt;/foreign-keys&gt;&lt;ref-type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(40)</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5C30E8">
        <w:rPr>
          <w:rFonts w:cstheme="minorHAnsi"/>
          <w:sz w:val="22"/>
          <w:szCs w:val="22"/>
        </w:rPr>
        <w:instrText xml:space="preserve"> ADDIN EN.CITE &lt;EndNote&gt;&lt;Cite&gt;&lt;Author&gt;Gassmann&lt;/Author&gt;&lt;Year&gt;2012&lt;/Year&gt;&lt;RecNum&gt;2858&lt;/RecNum&gt;&lt;DisplayText&gt;(41)&lt;/DisplayText&gt;&lt;record&gt;&lt;rec-number&gt;2858&lt;/rec-number&gt;&lt;foreign-keys&gt;&lt;key app="EN" db-id="20tzrfeaqpde50e5e2dvtwp7sr5fsss0txe9" timestamp="1591570887"&gt;2858&lt;/key&gt;&lt;/foreign-keys&gt;&lt;ref-type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(41)</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increase or decrease rates of chromosome number evolution. </w:t>
      </w:r>
      <w:r w:rsidR="009F63DF">
        <w:rPr>
          <w:rFonts w:cstheme="minorHAnsi"/>
          <w:sz w:val="22"/>
          <w:szCs w:val="22"/>
        </w:rPr>
        <w:t xml:space="preserve">This may suggest monocentric clades </w:t>
      </w:r>
      <w:r w:rsidR="009A2FA9">
        <w:rPr>
          <w:rFonts w:cstheme="minorHAnsi"/>
          <w:sz w:val="22"/>
          <w:szCs w:val="22"/>
        </w:rPr>
        <w:t>exhibit</w:t>
      </w:r>
      <w:r w:rsidR="009F63DF">
        <w:rPr>
          <w:rFonts w:cstheme="minorHAnsi"/>
          <w:sz w:val="22"/>
          <w:szCs w:val="22"/>
        </w:rPr>
        <w:t xml:space="preserve"> more extreme rate variation dependent on the presence or absence of meiotic drive. </w:t>
      </w:r>
      <w:r w:rsidR="009A2FA9">
        <w:rPr>
          <w:rFonts w:cstheme="minorHAnsi"/>
          <w:sz w:val="22"/>
          <w:szCs w:val="22"/>
        </w:rPr>
        <w:t xml:space="preserve">This expectation matches well with </w:t>
      </w:r>
      <w:r w:rsidR="009A2FA9">
        <w:rPr>
          <w:rFonts w:cstheme="minorHAnsi"/>
          <w:sz w:val="22"/>
          <w:szCs w:val="22"/>
        </w:rPr>
        <w:lastRenderedPageBreak/>
        <w:t>the variation in rates that we observe under our complex model, where monocentric orders exhibit more variation in mean rates than holocentric orders (Figure 3A). However, our inference of rates under a simplified model show the opposite pattern with more variation in rates in holocentric orders (Figure 3B).</w:t>
      </w:r>
    </w:p>
    <w:p w14:paraId="105FE3D5" w14:textId="77777777" w:rsidR="009A2FA9" w:rsidRDefault="009A2FA9" w:rsidP="005C30E8">
      <w:pPr>
        <w:spacing w:after="0" w:line="480" w:lineRule="auto"/>
        <w:rPr>
          <w:rFonts w:cstheme="minorHAnsi"/>
          <w:sz w:val="22"/>
          <w:szCs w:val="22"/>
        </w:rPr>
      </w:pPr>
    </w:p>
    <w:p w14:paraId="3CD535F0" w14:textId="760AB67A" w:rsidR="00254CAD" w:rsidRPr="009A2FA9" w:rsidRDefault="00233069" w:rsidP="005C30E8">
      <w:pPr>
        <w:spacing w:after="0" w:line="480" w:lineRule="auto"/>
        <w:rPr>
          <w:rFonts w:cstheme="minorHAnsi"/>
          <w:sz w:val="22"/>
          <w:szCs w:val="22"/>
        </w:rPr>
      </w:pPr>
      <w:r w:rsidRPr="00883E36">
        <w:rPr>
          <w:rFonts w:cstheme="minorHAnsi"/>
          <w:color w:val="000000" w:themeColor="text1"/>
          <w:sz w:val="22"/>
          <w:szCs w:val="22"/>
        </w:rPr>
        <w:t xml:space="preserve">While fissions and fusions can make small changes to </w:t>
      </w:r>
      <w:r w:rsidR="00883E36">
        <w:rPr>
          <w:rFonts w:cstheme="minorHAnsi"/>
          <w:color w:val="000000" w:themeColor="text1"/>
          <w:sz w:val="22"/>
          <w:szCs w:val="22"/>
        </w:rPr>
        <w:t>chromosome number</w:t>
      </w:r>
      <w:r w:rsidR="00980022">
        <w:rPr>
          <w:rFonts w:cstheme="minorHAnsi"/>
          <w:color w:val="000000" w:themeColor="text1"/>
          <w:sz w:val="22"/>
          <w:szCs w:val="22"/>
        </w:rPr>
        <w:t>,</w:t>
      </w:r>
      <w:r w:rsidR="00883E36">
        <w:rPr>
          <w:rFonts w:cstheme="minorHAnsi"/>
          <w:color w:val="000000" w:themeColor="text1"/>
          <w:sz w:val="22"/>
          <w:szCs w:val="22"/>
        </w:rPr>
        <w:t xml:space="preserve"> polyploidy events have the potential to lead to large increases in chromosome number much more rapidly. Recent analyses of transcriptome data suggest that insects including </w:t>
      </w:r>
      <w:r w:rsidR="00254CAD">
        <w:rPr>
          <w:rFonts w:cstheme="minorHAnsi"/>
          <w:color w:val="000000" w:themeColor="text1"/>
          <w:sz w:val="22"/>
          <w:szCs w:val="22"/>
        </w:rPr>
        <w:t>L</w:t>
      </w:r>
      <w:r w:rsidR="00883E36">
        <w:rPr>
          <w:rFonts w:cstheme="minorHAnsi"/>
          <w:color w:val="000000" w:themeColor="text1"/>
          <w:sz w:val="22"/>
          <w:szCs w:val="22"/>
        </w:rPr>
        <w:t xml:space="preserve">epidoptera have had multiple </w:t>
      </w:r>
      <w:r w:rsidR="00297D0F">
        <w:rPr>
          <w:rFonts w:cstheme="minorHAnsi"/>
          <w:color w:val="000000" w:themeColor="text1"/>
          <w:sz w:val="22"/>
          <w:szCs w:val="22"/>
        </w:rPr>
        <w:t>whole-</w:t>
      </w:r>
      <w:r w:rsidR="00254CAD">
        <w:rPr>
          <w:rFonts w:cstheme="minorHAnsi"/>
          <w:color w:val="000000" w:themeColor="text1"/>
          <w:sz w:val="22"/>
          <w:szCs w:val="22"/>
        </w:rPr>
        <w:t>genome</w:t>
      </w:r>
      <w:r w:rsidR="00883E36">
        <w:rPr>
          <w:rFonts w:cstheme="minorHAnsi"/>
          <w:color w:val="000000" w:themeColor="text1"/>
          <w:sz w:val="22"/>
          <w:szCs w:val="22"/>
        </w:rPr>
        <w:t xml:space="preserve"> duplications </w:t>
      </w:r>
      <w:r w:rsidR="00883E36">
        <w:rPr>
          <w:rFonts w:cstheme="minorHAnsi"/>
          <w:color w:val="000000" w:themeColor="text1"/>
          <w:sz w:val="22"/>
          <w:szCs w:val="22"/>
        </w:rPr>
        <w:fldChar w:fldCharType="begin">
          <w:fldData xml:space="preserve">PEVuZE5vdGU+PENpdGU+PEF1dGhvcj5MaTwvQXV0aG9yPjxZZWFyPjIwMTg8L1llYXI+PFJlY051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</w:fldData>
        </w:fldChar>
      </w:r>
      <w:r w:rsidR="005C30E8">
        <w:rPr>
          <w:rFonts w:cstheme="minorHAnsi"/>
          <w:color w:val="000000" w:themeColor="text1"/>
          <w:sz w:val="22"/>
          <w:szCs w:val="22"/>
        </w:rPr>
        <w:instrText xml:space="preserve"> ADDIN EN.CITE </w:instrText>
      </w:r>
      <w:r w:rsidR="005C30E8">
        <w:rPr>
          <w:rFonts w:cstheme="minorHAnsi"/>
          <w:color w:val="000000" w:themeColor="text1"/>
          <w:sz w:val="22"/>
          <w:szCs w:val="22"/>
        </w:rPr>
        <w:fldChar w:fldCharType="begin">
          <w:fldData xml:space="preserve">PEVuZE5vdGU+PENpdGU+PEF1dGhvcj5MaTwvQXV0aG9yPjxZZWFyPjIwMTg8L1llYXI+PFJlY051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</w:fldData>
        </w:fldChar>
      </w:r>
      <w:r w:rsidR="005C30E8">
        <w:rPr>
          <w:rFonts w:cstheme="minorHAnsi"/>
          <w:color w:val="000000" w:themeColor="text1"/>
          <w:sz w:val="22"/>
          <w:szCs w:val="22"/>
        </w:rPr>
        <w:instrText xml:space="preserve"> ADDIN EN.CITE.DATA </w:instrText>
      </w:r>
      <w:r w:rsidR="005C30E8">
        <w:rPr>
          <w:rFonts w:cstheme="minorHAnsi"/>
          <w:color w:val="000000" w:themeColor="text1"/>
          <w:sz w:val="22"/>
          <w:szCs w:val="22"/>
        </w:rPr>
      </w:r>
      <w:r w:rsidR="005C30E8">
        <w:rPr>
          <w:rFonts w:cstheme="minorHAnsi"/>
          <w:color w:val="000000" w:themeColor="text1"/>
          <w:sz w:val="22"/>
          <w:szCs w:val="22"/>
        </w:rPr>
        <w:fldChar w:fldCharType="end"/>
      </w:r>
      <w:r w:rsidR="00883E36">
        <w:rPr>
          <w:rFonts w:cstheme="minorHAnsi"/>
          <w:color w:val="000000" w:themeColor="text1"/>
          <w:sz w:val="22"/>
          <w:szCs w:val="22"/>
        </w:rPr>
      </w:r>
      <w:r w:rsidR="00883E36">
        <w:rPr>
          <w:rFonts w:cstheme="minorHAnsi"/>
          <w:color w:val="000000" w:themeColor="text1"/>
          <w:sz w:val="22"/>
          <w:szCs w:val="22"/>
        </w:rPr>
        <w:fldChar w:fldCharType="separate"/>
      </w:r>
      <w:r w:rsidR="005C30E8">
        <w:rPr>
          <w:rFonts w:cstheme="minorHAnsi"/>
          <w:noProof/>
          <w:color w:val="000000" w:themeColor="text1"/>
          <w:sz w:val="22"/>
          <w:szCs w:val="22"/>
        </w:rPr>
        <w:t>(42, 43, but see 44)</w:t>
      </w:r>
      <w:r w:rsidR="00883E36">
        <w:rPr>
          <w:rFonts w:cstheme="minorHAnsi"/>
          <w:color w:val="000000" w:themeColor="text1"/>
          <w:sz w:val="22"/>
          <w:szCs w:val="22"/>
        </w:rPr>
        <w:fldChar w:fldCharType="end"/>
      </w:r>
      <w:r w:rsidR="00883E36">
        <w:rPr>
          <w:rFonts w:cstheme="minorHAnsi"/>
          <w:color w:val="000000" w:themeColor="text1"/>
          <w:sz w:val="22"/>
          <w:szCs w:val="22"/>
        </w:rPr>
        <w:t>.</w:t>
      </w:r>
      <w:r w:rsidR="00254CAD">
        <w:rPr>
          <w:rFonts w:cstheme="minorHAnsi"/>
          <w:color w:val="000000" w:themeColor="text1"/>
          <w:sz w:val="22"/>
          <w:szCs w:val="22"/>
        </w:rPr>
        <w:t xml:space="preserve"> Even a small number of polyploidy events depending on their distribution in the tree could lead to much higher variance in chromosome number for a clade. The 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PFJlY051bT4yNzE3PC9SZWNOdW0+PERpc3BsYXlUZXh0Pig1LCA0NS00Nyk8L0Rpc3BsYXlUZXh0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dGhvcj48WWVhcj4yMDE0PC9ZZWFyPjxSZWNOdW0+MjE0ODwvUmVjTnVtPjxyZWNvcmQ+PHJlYy1u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</w:fldData>
        </w:fldChar>
      </w:r>
      <w:r w:rsidR="005C30E8">
        <w:rPr>
          <w:rFonts w:cstheme="minorHAnsi"/>
          <w:color w:val="000000" w:themeColor="text1"/>
          <w:sz w:val="22"/>
          <w:szCs w:val="22"/>
        </w:rPr>
        <w:instrText xml:space="preserve"> ADDIN EN.CITE </w:instrText>
      </w:r>
      <w:r w:rsidR="005C30E8">
        <w:rPr>
          <w:rFonts w:cstheme="minorHAnsi"/>
          <w:color w:val="000000" w:themeColor="text1"/>
          <w:sz w:val="22"/>
          <w:szCs w:val="22"/>
        </w:rPr>
        <w:fldChar w:fldCharType="begin">
          <w:fldData xml:space="preserve">PEVuZE5vdGU+PENpdGU+PEF1dGhvcj5CbGFja21vbjwvQXV0aG9yPjxZZWFyPjIwMTk8L1llYXI+
PFJlY051bT4yNzE3PC9SZWNOdW0+PERpc3BsYXlUZXh0Pig1LCA0NS00Nyk8L0Rpc3BsYXlUZXh0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dGhvcj48WWVhcj4yMDE0PC9ZZWFyPjxSZWNOdW0+MjE0ODwvUmVjTnVtPjxyZWNvcmQ+PHJlYy1u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</w:fldData>
        </w:fldChar>
      </w:r>
      <w:r w:rsidR="005C30E8">
        <w:rPr>
          <w:rFonts w:cstheme="minorHAnsi"/>
          <w:color w:val="000000" w:themeColor="text1"/>
          <w:sz w:val="22"/>
          <w:szCs w:val="22"/>
        </w:rPr>
        <w:instrText xml:space="preserve"> ADDIN EN.CITE.DATA </w:instrText>
      </w:r>
      <w:r w:rsidR="005C30E8">
        <w:rPr>
          <w:rFonts w:cstheme="minorHAnsi"/>
          <w:color w:val="000000" w:themeColor="text1"/>
          <w:sz w:val="22"/>
          <w:szCs w:val="22"/>
        </w:rPr>
      </w:r>
      <w:r w:rsidR="005C30E8">
        <w:rPr>
          <w:rFonts w:cstheme="minorHAnsi"/>
          <w:color w:val="000000" w:themeColor="text1"/>
          <w:sz w:val="22"/>
          <w:szCs w:val="22"/>
        </w:rPr>
        <w:fldChar w:fldCharType="end"/>
      </w:r>
      <w:r w:rsidR="00254CAD">
        <w:rPr>
          <w:rFonts w:cstheme="minorHAnsi"/>
          <w:color w:val="000000" w:themeColor="text1"/>
          <w:sz w:val="22"/>
          <w:szCs w:val="22"/>
        </w:rPr>
      </w:r>
      <w:r w:rsidR="00254CAD">
        <w:rPr>
          <w:rFonts w:cstheme="minorHAnsi"/>
          <w:color w:val="000000" w:themeColor="text1"/>
          <w:sz w:val="22"/>
          <w:szCs w:val="22"/>
        </w:rPr>
        <w:fldChar w:fldCharType="separate"/>
      </w:r>
      <w:r w:rsidR="005C30E8">
        <w:rPr>
          <w:rFonts w:cstheme="minorHAnsi"/>
          <w:noProof/>
          <w:color w:val="000000" w:themeColor="text1"/>
          <w:sz w:val="22"/>
          <w:szCs w:val="22"/>
        </w:rPr>
        <w:t>(5, 45-47)</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r w:rsidR="009A2FA9">
        <w:rPr>
          <w:rFonts w:cstheme="minorHAnsi"/>
          <w:color w:val="000000" w:themeColor="text1"/>
          <w:sz w:val="22"/>
          <w:szCs w:val="22"/>
        </w:rPr>
        <w:t>The striking differences that we see in rate estimates under our two models is a clear example of the importance of evaluating the impact of polyploidy.</w:t>
      </w:r>
    </w:p>
    <w:p w14:paraId="71DBA243" w14:textId="77777777" w:rsidR="00254CAD" w:rsidRDefault="00254CAD" w:rsidP="005C30E8">
      <w:pPr>
        <w:spacing w:after="0" w:line="480" w:lineRule="auto"/>
        <w:rPr>
          <w:rFonts w:cstheme="minorHAnsi"/>
          <w:color w:val="000000" w:themeColor="text1"/>
          <w:sz w:val="22"/>
          <w:szCs w:val="22"/>
        </w:rPr>
      </w:pPr>
    </w:p>
    <w:p w14:paraId="5153997C" w14:textId="1222CE08" w:rsidR="007C5394" w:rsidRDefault="007C5394" w:rsidP="005C30E8">
      <w:pPr>
        <w:spacing w:after="0" w:line="480" w:lineRule="auto"/>
        <w:rPr>
          <w:rFonts w:cstheme="minorHAnsi"/>
          <w:color w:val="000000" w:themeColor="text1"/>
          <w:sz w:val="22"/>
          <w:szCs w:val="22"/>
        </w:rPr>
      </w:pPr>
      <w:r>
        <w:rPr>
          <w:rFonts w:cstheme="minorHAnsi"/>
          <w:color w:val="000000" w:themeColor="text1"/>
          <w:sz w:val="22"/>
          <w:szCs w:val="22"/>
        </w:rPr>
        <w:t xml:space="preserve">Likewise,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w:t>
      </w:r>
      <w:r w:rsidR="00CF6083">
        <w:rPr>
          <w:rFonts w:cstheme="minorHAnsi"/>
          <w:color w:val="000000" w:themeColor="text1"/>
          <w:sz w:val="22"/>
          <w:szCs w:val="22"/>
        </w:rPr>
        <w:t>. If holocentricity allows for tolerance of fissions we would predict that this clade would show large variations in chromosome number</w:t>
      </w:r>
      <w:r>
        <w:rPr>
          <w:rFonts w:cstheme="minorHAnsi"/>
          <w:color w:val="000000" w:themeColor="text1"/>
          <w:sz w:val="22"/>
          <w:szCs w:val="22"/>
        </w:rPr>
        <w:t xml:space="preserve">, but surveys of this group show that they have very little variation in chromosome number </w:t>
      </w:r>
      <w:r>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&lt;EndNote&gt;&lt;Cite&gt;&lt;Author&gt;Poggio&lt;/Author&gt;&lt;Year&gt;2007&lt;/Year&gt;&lt;RecNum&gt;2828&lt;/RecNum&gt;&lt;DisplayText&gt;(48)&lt;/DisplayText&gt;&lt;record&gt;&lt;rec-number&gt;2828&lt;/rec-number&gt;&lt;foreign-keys&gt;&lt;key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sidR="005C30E8">
        <w:rPr>
          <w:rFonts w:cstheme="minorHAnsi"/>
          <w:noProof/>
          <w:color w:val="000000" w:themeColor="text1"/>
          <w:sz w:val="22"/>
          <w:szCs w:val="22"/>
        </w:rPr>
        <w:t>(48)</w:t>
      </w:r>
      <w:r>
        <w:rPr>
          <w:rFonts w:cstheme="minorHAnsi"/>
          <w:color w:val="000000" w:themeColor="text1"/>
          <w:sz w:val="22"/>
          <w:szCs w:val="22"/>
        </w:rPr>
        <w:fldChar w:fldCharType="end"/>
      </w:r>
      <w:r>
        <w:rPr>
          <w:rFonts w:cstheme="minorHAnsi"/>
          <w:color w:val="000000" w:themeColor="text1"/>
          <w:sz w:val="22"/>
          <w:szCs w:val="22"/>
        </w:rPr>
        <w:t>. However, without a closely related clade with monocentric chromosomes, it is difficult to weigh the evidence against the traditional hypothesis for increased rates in holocentric clades.  Furthermore, comparisons among studies is also difficult because rates are directly affected by divergence time estimates</w:t>
      </w:r>
      <w:r w:rsidR="00CF6083">
        <w:rPr>
          <w:rFonts w:cstheme="minorHAnsi"/>
          <w:color w:val="000000" w:themeColor="text1"/>
          <w:sz w:val="22"/>
          <w:szCs w:val="22"/>
        </w:rPr>
        <w:t xml:space="preserve"> and the method of parameter estimation (e.g. the application of priors in Bayesian analyses)</w:t>
      </w:r>
      <w:r>
        <w:rPr>
          <w:rFonts w:cstheme="minorHAnsi"/>
          <w:color w:val="000000" w:themeColor="text1"/>
          <w:sz w:val="22"/>
          <w:szCs w:val="22"/>
        </w:rPr>
        <w:t xml:space="preserve">. We argue that comparisons of rates are only informative </w:t>
      </w:r>
      <w:r>
        <w:rPr>
          <w:rFonts w:cstheme="minorHAnsi"/>
          <w:color w:val="000000" w:themeColor="text1"/>
          <w:sz w:val="22"/>
          <w:szCs w:val="22"/>
        </w:rPr>
        <w:lastRenderedPageBreak/>
        <w:t xml:space="preserve">in cases where a single phylogeny with a consistent approach to dating </w:t>
      </w:r>
      <w:r w:rsidR="00A3009D">
        <w:rPr>
          <w:rFonts w:cstheme="minorHAnsi"/>
          <w:color w:val="000000" w:themeColor="text1"/>
          <w:sz w:val="22"/>
          <w:szCs w:val="22"/>
        </w:rPr>
        <w:t xml:space="preserve">and rate estimation </w:t>
      </w:r>
      <w:r>
        <w:rPr>
          <w:rFonts w:cstheme="minorHAnsi"/>
          <w:color w:val="000000" w:themeColor="text1"/>
          <w:sz w:val="22"/>
          <w:szCs w:val="22"/>
        </w:rPr>
        <w:t>has been applied to both clades with holocentric and monocentric chromosomes.</w:t>
      </w:r>
    </w:p>
    <w:p w14:paraId="0CF4BA66" w14:textId="77777777" w:rsidR="00254CAD" w:rsidRDefault="00254CAD" w:rsidP="005C30E8">
      <w:pPr>
        <w:spacing w:after="0" w:line="480" w:lineRule="auto"/>
        <w:rPr>
          <w:rFonts w:cstheme="minorHAnsi"/>
          <w:b/>
          <w:bCs/>
          <w:color w:val="FF0000"/>
          <w:sz w:val="22"/>
          <w:szCs w:val="22"/>
        </w:rPr>
      </w:pPr>
    </w:p>
    <w:p w14:paraId="4FF39B65" w14:textId="35CAF848" w:rsidR="00FA56D7" w:rsidRPr="00E51865" w:rsidRDefault="002E1D42" w:rsidP="005C30E8">
      <w:pPr>
        <w:spacing w:after="0" w:line="480" w:lineRule="auto"/>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w:t>
      </w:r>
      <w:r w:rsidR="00614AC6">
        <w:rPr>
          <w:rFonts w:cstheme="minorHAnsi"/>
          <w:color w:val="000000" w:themeColor="text1"/>
          <w:sz w:val="22"/>
          <w:szCs w:val="22"/>
        </w:rPr>
        <w:t xml:space="preserve">number </w:t>
      </w:r>
      <w:r>
        <w:rPr>
          <w:rFonts w:cstheme="minorHAnsi"/>
          <w:color w:val="000000" w:themeColor="text1"/>
          <w:sz w:val="22"/>
          <w:szCs w:val="22"/>
        </w:rPr>
        <w:t xml:space="preserve">evolution is population size. This idea has its origins in the development of models of chromosomal speciation </w:t>
      </w:r>
      <w:r>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&lt;EndNote&gt;&lt;Cite&gt;&lt;Author&gt;White&lt;/Author&gt;&lt;Year&gt;1978&lt;/Year&gt;&lt;RecNum&gt;2174&lt;/RecNum&gt;&lt;DisplayText&gt;(2)&lt;/DisplayText&gt;&lt;record&gt;&lt;rec-number&gt;2174&lt;/rec-number&gt;&lt;foreign-keys&gt;&lt;key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sidR="005C30E8">
        <w:rPr>
          <w:rFonts w:cstheme="minorHAnsi"/>
          <w:noProof/>
          <w:color w:val="000000" w:themeColor="text1"/>
          <w:sz w:val="22"/>
          <w:szCs w:val="22"/>
        </w:rPr>
        <w:t>(2)</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&lt;EndNote&gt;&lt;Cite&gt;&lt;Author&gt;White&lt;/Author&gt;&lt;Year&gt;1969&lt;/Year&gt;&lt;RecNum&gt;2829&lt;/RecNum&gt;&lt;DisplayText&gt;(49)&lt;/DisplayText&gt;&lt;record&gt;&lt;rec-number&gt;2829&lt;/rec-number&gt;&lt;foreign-keys&gt;&lt;key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sidR="005C30E8">
        <w:rPr>
          <w:rFonts w:cstheme="minorHAnsi"/>
          <w:noProof/>
          <w:color w:val="000000" w:themeColor="text1"/>
          <w:sz w:val="22"/>
          <w:szCs w:val="22"/>
        </w:rPr>
        <w:t>(49)</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representative of most diversity and has been shown to be unlikely under a range of potential parameter values </w:t>
      </w:r>
      <w:r w:rsidR="0072574C">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&lt;EndNote&gt;&lt;Cite&gt;&lt;Author&gt;Lande&lt;/Author&gt;&lt;Year&gt;1984&lt;/Year&gt;&lt;RecNum&gt;2830&lt;/RecNum&gt;&lt;DisplayText&gt;(50)&lt;/DisplayText&gt;&lt;record&gt;&lt;rec-number&gt;2830&lt;/rec-number&gt;&lt;foreign-keys&gt;&lt;key app="EN" db-id="20tzrfeaqpde50e5e2dvtwp7sr5fsss0txe9" timestamp="1590009673"&gt;2830&lt;/key&gt;&lt;/foreign-keys&gt;&lt;ref-type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5C30E8">
        <w:rPr>
          <w:rFonts w:cstheme="minorHAnsi"/>
          <w:noProof/>
          <w:color w:val="000000" w:themeColor="text1"/>
          <w:sz w:val="22"/>
          <w:szCs w:val="22"/>
        </w:rPr>
        <w:t>(50)</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PjxSZWNOdW0+MjM2NzwvUmVjTnVtPjxEaXNwbGF5VGV4dD4oMSwgNywgNTEtNTUpPC9EaXNwbGF5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5C30E8">
        <w:rPr>
          <w:rFonts w:cstheme="minorHAnsi"/>
          <w:color w:val="000000" w:themeColor="text1"/>
          <w:sz w:val="22"/>
          <w:szCs w:val="22"/>
        </w:rPr>
        <w:instrText xml:space="preserve"> ADDIN EN.CITE </w:instrText>
      </w:r>
      <w:r w:rsidR="005C30E8">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PjxSZWNOdW0+MjM2NzwvUmVjTnVtPjxEaXNwbGF5VGV4dD4oMSwgNywgNTEtNTUpPC9EaXNwbGF5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5C30E8">
        <w:rPr>
          <w:rFonts w:cstheme="minorHAnsi"/>
          <w:color w:val="000000" w:themeColor="text1"/>
          <w:sz w:val="22"/>
          <w:szCs w:val="22"/>
        </w:rPr>
        <w:instrText xml:space="preserve"> ADDIN EN.CITE.DATA </w:instrText>
      </w:r>
      <w:r w:rsidR="005C30E8">
        <w:rPr>
          <w:rFonts w:cstheme="minorHAnsi"/>
          <w:color w:val="000000" w:themeColor="text1"/>
          <w:sz w:val="22"/>
          <w:szCs w:val="22"/>
        </w:rPr>
      </w:r>
      <w:r w:rsidR="005C30E8">
        <w:rPr>
          <w:rFonts w:cstheme="minorHAnsi"/>
          <w:color w:val="000000" w:themeColor="text1"/>
          <w:sz w:val="22"/>
          <w:szCs w:val="22"/>
        </w:rPr>
        <w:fldChar w:fldCharType="end"/>
      </w:r>
      <w:r w:rsidR="0072574C">
        <w:rPr>
          <w:rFonts w:cstheme="minorHAnsi"/>
          <w:color w:val="000000" w:themeColor="text1"/>
          <w:sz w:val="22"/>
          <w:szCs w:val="22"/>
        </w:rPr>
      </w:r>
      <w:r w:rsidR="0072574C">
        <w:rPr>
          <w:rFonts w:cstheme="minorHAnsi"/>
          <w:color w:val="000000" w:themeColor="text1"/>
          <w:sz w:val="22"/>
          <w:szCs w:val="22"/>
        </w:rPr>
        <w:fldChar w:fldCharType="separate"/>
      </w:r>
      <w:r w:rsidR="005C30E8">
        <w:rPr>
          <w:rFonts w:cstheme="minorHAnsi"/>
          <w:noProof/>
          <w:color w:val="000000" w:themeColor="text1"/>
          <w:sz w:val="22"/>
          <w:szCs w:val="22"/>
        </w:rPr>
        <w:t>(1, 7, 51-55)</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within clades would be a significant advancement to our understanding of the determinant of rates of evolution. </w:t>
      </w:r>
    </w:p>
    <w:p w14:paraId="10AE3E8C" w14:textId="00F126EB" w:rsidR="00A900A4" w:rsidRPr="00E51865" w:rsidRDefault="00A900A4" w:rsidP="005C30E8">
      <w:pPr>
        <w:spacing w:after="0" w:line="480" w:lineRule="auto"/>
        <w:rPr>
          <w:rFonts w:cstheme="minorHAnsi"/>
          <w:b/>
          <w:bCs/>
          <w:color w:val="FF0000"/>
          <w:sz w:val="22"/>
          <w:szCs w:val="22"/>
        </w:rPr>
      </w:pPr>
    </w:p>
    <w:p w14:paraId="2C9C9035" w14:textId="344671D6" w:rsidR="00460BC2" w:rsidRDefault="00A900A4" w:rsidP="005C30E8">
      <w:pPr>
        <w:spacing w:after="0" w:line="480" w:lineRule="auto"/>
        <w:rPr>
          <w:rFonts w:cstheme="minorHAnsi"/>
          <w:color w:val="000000" w:themeColor="text1"/>
          <w:sz w:val="22"/>
          <w:szCs w:val="22"/>
        </w:rPr>
      </w:pPr>
      <w:r w:rsidRPr="00374043">
        <w:rPr>
          <w:rFonts w:cstheme="minorHAnsi"/>
          <w:color w:val="000000" w:themeColor="text1"/>
          <w:sz w:val="22"/>
          <w:szCs w:val="22"/>
        </w:rPr>
        <w:t xml:space="preserve">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w:t>
      </w:r>
      <w:r w:rsidR="007C5394">
        <w:rPr>
          <w:rFonts w:cstheme="minorHAnsi"/>
          <w:color w:val="000000" w:themeColor="text1"/>
          <w:sz w:val="22"/>
          <w:szCs w:val="22"/>
        </w:rPr>
        <w:t>determine</w:t>
      </w:r>
      <w:r w:rsidRPr="00374043">
        <w:rPr>
          <w:rFonts w:cstheme="minorHAnsi"/>
          <w:color w:val="000000" w:themeColor="text1"/>
          <w:sz w:val="22"/>
          <w:szCs w:val="22"/>
        </w:rPr>
        <w:t xml:space="preserve"> what causes variation in rates of chromosome number evolution.</w:t>
      </w:r>
      <w:r w:rsidR="00460BC2">
        <w:rPr>
          <w:rFonts w:cstheme="minorHAnsi"/>
          <w:color w:val="000000" w:themeColor="text1"/>
          <w:sz w:val="22"/>
          <w:szCs w:val="22"/>
        </w:rPr>
        <w:br w:type="page"/>
      </w:r>
    </w:p>
    <w:p w14:paraId="709E9F15" w14:textId="20C4089E" w:rsidR="0041099B" w:rsidRDefault="0041099B" w:rsidP="00DE1F25">
      <w:pPr>
        <w:spacing w:after="0"/>
        <w:rPr>
          <w:rFonts w:cstheme="minorHAnsi"/>
          <w:b/>
          <w:bCs/>
          <w:sz w:val="22"/>
          <w:szCs w:val="22"/>
        </w:rPr>
      </w:pPr>
      <w:r w:rsidRPr="00AE0786">
        <w:rPr>
          <w:rFonts w:cstheme="minorHAnsi"/>
          <w:b/>
          <w:bCs/>
          <w:sz w:val="22"/>
          <w:szCs w:val="22"/>
        </w:rPr>
        <w:lastRenderedPageBreak/>
        <w:t>Figures:</w:t>
      </w:r>
    </w:p>
    <w:p w14:paraId="1B8B4AC0" w14:textId="21FAD881" w:rsidR="00B262DF" w:rsidRPr="00AE0786" w:rsidRDefault="00B262DF" w:rsidP="00DE1F25">
      <w:pPr>
        <w:spacing w:after="0"/>
        <w:rPr>
          <w:rFonts w:cstheme="minorHAnsi"/>
          <w:b/>
          <w:bCs/>
          <w:sz w:val="22"/>
          <w:szCs w:val="22"/>
        </w:rPr>
      </w:pPr>
    </w:p>
    <w:p w14:paraId="25C540E4" w14:textId="1C8B2C15" w:rsidR="0041099B" w:rsidRPr="00AE0786" w:rsidRDefault="002670AF" w:rsidP="00DE1F25">
      <w:pPr>
        <w:spacing w:after="0"/>
        <w:rPr>
          <w:rFonts w:cstheme="minorHAnsi"/>
          <w:sz w:val="22"/>
          <w:szCs w:val="22"/>
        </w:rPr>
      </w:pPr>
      <w:r>
        <w:rPr>
          <w:rFonts w:cstheme="minorHAnsi"/>
          <w:noProof/>
          <w:sz w:val="22"/>
          <w:szCs w:val="22"/>
        </w:rPr>
        <w:drawing>
          <wp:inline distT="0" distB="0" distL="0" distR="0" wp14:anchorId="2226E404" wp14:editId="50FFD57A">
            <wp:extent cx="5943600" cy="500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7 at 4.49.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08880"/>
                    </a:xfrm>
                    <a:prstGeom prst="rect">
                      <a:avLst/>
                    </a:prstGeom>
                  </pic:spPr>
                </pic:pic>
              </a:graphicData>
            </a:graphic>
          </wp:inline>
        </w:drawing>
      </w:r>
    </w:p>
    <w:p w14:paraId="51B7144F" w14:textId="3412450E"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w:t>
      </w:r>
      <w:r w:rsidR="00620A54">
        <w:rPr>
          <w:rFonts w:cstheme="minorHAnsi"/>
          <w:b/>
          <w:sz w:val="22"/>
          <w:szCs w:val="22"/>
        </w:rPr>
        <w:t>with</w:t>
      </w:r>
      <w:r w:rsidR="00E238CE" w:rsidRPr="00AE0786">
        <w:rPr>
          <w:rFonts w:cstheme="minorHAnsi"/>
          <w:b/>
          <w:sz w:val="22"/>
          <w:szCs w:val="22"/>
        </w:rPr>
        <w:t xml:space="preserve"> type of centromere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2670AF">
        <w:rPr>
          <w:rFonts w:cstheme="minorHAnsi"/>
          <w:sz w:val="22"/>
          <w:szCs w:val="22"/>
        </w:rPr>
        <w:t xml:space="preserve">height of the </w:t>
      </w:r>
      <w:r w:rsidR="00B262DF">
        <w:rPr>
          <w:rFonts w:cstheme="minorHAnsi"/>
          <w:sz w:val="22"/>
          <w:szCs w:val="22"/>
        </w:rPr>
        <w:t>bars</w:t>
      </w:r>
      <w:r w:rsidRPr="00AE0786">
        <w:rPr>
          <w:rFonts w:cstheme="minorHAnsi"/>
          <w:sz w:val="22"/>
          <w:szCs w:val="22"/>
        </w:rPr>
        <w:t xml:space="preserve"> </w:t>
      </w:r>
      <w:r w:rsidR="008612EC" w:rsidRPr="00AE0786">
        <w:rPr>
          <w:rFonts w:cstheme="minorHAnsi"/>
          <w:sz w:val="22"/>
          <w:szCs w:val="22"/>
        </w:rPr>
        <w:t>at the tips</w:t>
      </w:r>
      <w:r w:rsidRPr="00AE0786">
        <w:rPr>
          <w:rFonts w:cstheme="minorHAnsi"/>
          <w:sz w:val="22"/>
          <w:szCs w:val="22"/>
        </w:rPr>
        <w:t xml:space="preserve"> </w:t>
      </w:r>
      <w:r w:rsidR="002670AF">
        <w:rPr>
          <w:rFonts w:cstheme="minorHAnsi"/>
          <w:sz w:val="22"/>
          <w:szCs w:val="22"/>
        </w:rPr>
        <w:t xml:space="preserve">of the phylogeny </w:t>
      </w:r>
      <w:r w:rsidRPr="00AE0786">
        <w:rPr>
          <w:rFonts w:cstheme="minorHAnsi"/>
          <w:sz w:val="22"/>
          <w:szCs w:val="22"/>
        </w:rPr>
        <w:t>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 xml:space="preserve">he </w:t>
      </w:r>
      <w:r w:rsidR="00B262DF">
        <w:rPr>
          <w:rFonts w:cstheme="minorHAnsi"/>
          <w:sz w:val="22"/>
          <w:szCs w:val="22"/>
        </w:rPr>
        <w:t xml:space="preserve">bar </w:t>
      </w:r>
      <w:r w:rsidR="008612EC" w:rsidRPr="00AE0786">
        <w:rPr>
          <w:rFonts w:cstheme="minorHAnsi"/>
          <w:sz w:val="22"/>
          <w:szCs w:val="22"/>
        </w:rPr>
        <w:t>color</w:t>
      </w:r>
      <w:r w:rsidR="00B262DF">
        <w:rPr>
          <w:rFonts w:cstheme="minorHAnsi"/>
          <w:sz w:val="22"/>
          <w:szCs w:val="22"/>
        </w:rPr>
        <w:t>s represent different insect orders and a</w:t>
      </w:r>
      <w:r w:rsidR="002670AF">
        <w:rPr>
          <w:rFonts w:cstheme="minorHAnsi"/>
          <w:sz w:val="22"/>
          <w:szCs w:val="22"/>
        </w:rPr>
        <w:t>ll</w:t>
      </w:r>
      <w:r w:rsidR="00B262DF">
        <w:rPr>
          <w:rFonts w:cstheme="minorHAnsi"/>
          <w:sz w:val="22"/>
          <w:szCs w:val="22"/>
        </w:rPr>
        <w:t xml:space="preserve"> grey bars are orders with fewer than 20 genera.</w:t>
      </w:r>
      <w:r w:rsidR="008612EC" w:rsidRPr="00AE0786">
        <w:rPr>
          <w:rFonts w:cstheme="minorHAnsi"/>
          <w:sz w:val="22"/>
          <w:szCs w:val="22"/>
        </w:rPr>
        <w:t xml:space="preserve"> </w:t>
      </w:r>
    </w:p>
    <w:p w14:paraId="12C3E0DF" w14:textId="6BFF588C" w:rsidR="00200F32" w:rsidRPr="00AE0786" w:rsidRDefault="00FD0B9B" w:rsidP="00DE1F25">
      <w:pPr>
        <w:spacing w:after="0"/>
        <w:rPr>
          <w:rFonts w:cstheme="minorHAnsi"/>
          <w:sz w:val="22"/>
          <w:szCs w:val="22"/>
        </w:rPr>
      </w:pPr>
      <w:r>
        <w:rPr>
          <w:rFonts w:cstheme="minorHAnsi"/>
          <w:noProof/>
          <w:sz w:val="22"/>
          <w:szCs w:val="22"/>
        </w:rPr>
        <w:lastRenderedPageBreak/>
        <w:drawing>
          <wp:inline distT="0" distB="0" distL="0" distR="0" wp14:anchorId="3DF4F1DD" wp14:editId="465EC8CD">
            <wp:extent cx="5943600" cy="2613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7 at 6.38.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0563FA31" w14:textId="44E87546" w:rsidR="00380E81" w:rsidRPr="00460BC2" w:rsidRDefault="000E33F0" w:rsidP="00DE1F25">
      <w:pPr>
        <w:spacing w:after="0"/>
        <w:rPr>
          <w:rFonts w:cstheme="minorHAnsi"/>
          <w:b/>
          <w:bCs/>
          <w:sz w:val="22"/>
          <w:szCs w:val="22"/>
        </w:rPr>
      </w:pPr>
      <w:r w:rsidRPr="00AE0786">
        <w:rPr>
          <w:rFonts w:cstheme="minorHAnsi"/>
          <w:b/>
          <w:bCs/>
          <w:sz w:val="22"/>
          <w:szCs w:val="22"/>
        </w:rPr>
        <w:t xml:space="preserve">Figure 2: Rates of chromosome </w:t>
      </w:r>
      <w:r w:rsidR="00614AC6">
        <w:rPr>
          <w:rFonts w:cstheme="minorHAnsi"/>
          <w:b/>
          <w:bCs/>
          <w:sz w:val="22"/>
          <w:szCs w:val="22"/>
        </w:rPr>
        <w:t xml:space="preserve">number </w:t>
      </w:r>
      <w:r w:rsidRPr="00AE0786">
        <w:rPr>
          <w:rFonts w:cstheme="minorHAnsi"/>
          <w:b/>
          <w:bCs/>
          <w:sz w:val="22"/>
          <w:szCs w:val="22"/>
        </w:rPr>
        <w:t>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lines indicate the </w:t>
      </w:r>
      <w:r w:rsidR="00081A5A">
        <w:rPr>
          <w:rFonts w:eastAsiaTheme="minorEastAsia" w:cstheme="minorHAnsi"/>
          <w:bCs/>
          <w:sz w:val="22"/>
          <w:szCs w:val="22"/>
        </w:rPr>
        <w:t xml:space="preserve">95% </w:t>
      </w:r>
      <w:r w:rsidR="0067543F">
        <w:rPr>
          <w:rFonts w:eastAsiaTheme="minorEastAsia" w:cstheme="minorHAnsi"/>
          <w:bCs/>
          <w:sz w:val="22"/>
          <w:szCs w:val="22"/>
        </w:rPr>
        <w:t xml:space="preserve">credible interval of each statistic. </w:t>
      </w:r>
      <w:r w:rsidR="00124B5F">
        <w:rPr>
          <w:rFonts w:eastAsiaTheme="minorEastAsia" w:cstheme="minorHAnsi"/>
          <w:bCs/>
          <w:sz w:val="22"/>
          <w:szCs w:val="22"/>
        </w:rPr>
        <w:t xml:space="preserve">A) Results from fitting a model with all three possible transitions (fissions, fusions, and polyploidy). B) Results from fitting a model where chromosome number can change only through fissions and fusions. Under both models the credible interval of each parameter spans zero indicating </w:t>
      </w:r>
      <w:r w:rsidR="0067543F">
        <w:rPr>
          <w:rFonts w:eastAsiaTheme="minorEastAsia" w:cstheme="minorHAnsi"/>
          <w:bCs/>
          <w:sz w:val="22"/>
          <w:szCs w:val="22"/>
        </w:rPr>
        <w:t>no significant difference in rates of chromosome</w:t>
      </w:r>
      <w:r w:rsidR="00614AC6">
        <w:rPr>
          <w:rFonts w:eastAsiaTheme="minorEastAsia" w:cstheme="minorHAnsi"/>
          <w:bCs/>
          <w:sz w:val="22"/>
          <w:szCs w:val="22"/>
        </w:rPr>
        <w:t xml:space="preserve"> number</w:t>
      </w:r>
      <w:r w:rsidR="0067543F">
        <w:rPr>
          <w:rFonts w:eastAsiaTheme="minorEastAsia" w:cstheme="minorHAnsi"/>
          <w:bCs/>
          <w:sz w:val="22"/>
          <w:szCs w:val="22"/>
        </w:rPr>
        <w:t xml:space="preserv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07657B8"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 xml:space="preserve">ate of chromosome </w:t>
      </w:r>
      <w:r w:rsidR="00614AC6">
        <w:rPr>
          <w:rFonts w:cstheme="minorHAnsi"/>
          <w:b/>
          <w:sz w:val="22"/>
          <w:szCs w:val="22"/>
        </w:rPr>
        <w:t xml:space="preserve">number </w:t>
      </w:r>
      <w:r w:rsidR="00FD325D" w:rsidRPr="00AE0786">
        <w:rPr>
          <w:rFonts w:cstheme="minorHAnsi"/>
          <w:b/>
          <w:sz w:val="22"/>
          <w:szCs w:val="22"/>
        </w:rPr>
        <w:t>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w:t>
      </w:r>
      <w:r w:rsidR="001B4409">
        <w:rPr>
          <w:rFonts w:cstheme="minorHAnsi"/>
          <w:sz w:val="22"/>
          <w:szCs w:val="22"/>
        </w:rPr>
        <w:t xml:space="preserve">Rate estimates are plotted on the vertical axis and mechanisms on the horizontal. Each point is a single sample from the posterior distribution. Vertical black lines indicate the credible interval for each parameter. </w:t>
      </w:r>
      <w:r w:rsidR="00DD3DFC" w:rsidRPr="00AE0786">
        <w:rPr>
          <w:rFonts w:cstheme="minorHAnsi"/>
          <w:sz w:val="22"/>
          <w:szCs w:val="22"/>
        </w:rPr>
        <w:t xml:space="preserve">A) </w:t>
      </w:r>
      <w:r w:rsidR="001B4409">
        <w:rPr>
          <w:rFonts w:cstheme="minorHAnsi"/>
          <w:sz w:val="22"/>
          <w:szCs w:val="22"/>
        </w:rPr>
        <w:t>Full model results with fissions, fusions, and polyploidy</w:t>
      </w:r>
      <w:r w:rsidR="00FA0F20" w:rsidRPr="00AE0786">
        <w:rPr>
          <w:rFonts w:cstheme="minorHAnsi"/>
          <w:sz w:val="22"/>
          <w:szCs w:val="22"/>
        </w:rPr>
        <w:t>.</w:t>
      </w:r>
      <w:r w:rsidR="00DD3DFC" w:rsidRPr="00AE0786">
        <w:rPr>
          <w:rFonts w:cstheme="minorHAnsi"/>
          <w:sz w:val="22"/>
          <w:szCs w:val="22"/>
        </w:rPr>
        <w:t xml:space="preserve"> B) </w:t>
      </w:r>
      <w:r w:rsidR="001B4409">
        <w:rPr>
          <w:rFonts w:cstheme="minorHAnsi"/>
          <w:sz w:val="22"/>
          <w:szCs w:val="22"/>
        </w:rPr>
        <w:t>Constrained model with only fissions and fusions</w:t>
      </w:r>
      <w:r w:rsidR="00FA0F20" w:rsidRPr="00AE0786">
        <w:rPr>
          <w:rFonts w:cstheme="minorHAnsi"/>
          <w:sz w:val="22"/>
          <w:szCs w:val="22"/>
        </w:rPr>
        <w:t>.</w:t>
      </w:r>
      <w:r w:rsidR="0009567D">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9">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364E0815" w14:textId="29801B74" w:rsidR="00077899" w:rsidRPr="00AE0786" w:rsidRDefault="0009567D" w:rsidP="00DE1F25">
      <w:pPr>
        <w:spacing w:after="0"/>
        <w:rPr>
          <w:rFonts w:cstheme="minorHAnsi"/>
          <w:sz w:val="22"/>
          <w:szCs w:val="22"/>
        </w:rPr>
      </w:pPr>
      <w:r w:rsidRPr="00B262DF">
        <w:rPr>
          <w:rFonts w:cstheme="minorHAnsi"/>
          <w:b/>
          <w:sz w:val="22"/>
          <w:szCs w:val="22"/>
        </w:rPr>
        <w:t xml:space="preserve">Supplemental Figure 1. </w:t>
      </w:r>
      <w:r w:rsidR="002D30B1" w:rsidRPr="00B262DF">
        <w:rPr>
          <w:rFonts w:cstheme="minorHAnsi"/>
          <w:b/>
          <w:sz w:val="22"/>
          <w:szCs w:val="22"/>
        </w:rPr>
        <w:t>Comparison</w:t>
      </w:r>
      <w:r w:rsidRPr="00B262DF">
        <w:rPr>
          <w:rFonts w:cstheme="minorHAnsi"/>
          <w:b/>
          <w:sz w:val="22"/>
          <w:szCs w:val="22"/>
        </w:rPr>
        <w:t xml:space="preserve"> of inferences under alternative backbones</w:t>
      </w:r>
      <w:r>
        <w:rPr>
          <w:rFonts w:cstheme="minorHAnsi"/>
          <w:sz w:val="22"/>
          <w:szCs w:val="22"/>
        </w:rPr>
        <w:t xml:space="preserve">.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r w:rsidR="00883E36">
        <w:rPr>
          <w:rFonts w:eastAsiaTheme="minorEastAsia" w:cstheme="minorHAnsi"/>
          <w:sz w:val="22"/>
          <w:szCs w:val="22"/>
        </w:rPr>
        <w:t xml:space="preserve"> Black lines represent the statistic estimate using the </w:t>
      </w:r>
      <w:proofErr w:type="spellStart"/>
      <w:r w:rsidR="00883E36">
        <w:rPr>
          <w:rFonts w:eastAsiaTheme="minorEastAsia" w:cstheme="minorHAnsi"/>
          <w:sz w:val="22"/>
          <w:szCs w:val="22"/>
        </w:rPr>
        <w:t>Misof</w:t>
      </w:r>
      <w:proofErr w:type="spellEnd"/>
      <w:r w:rsidR="00883E36">
        <w:rPr>
          <w:rFonts w:eastAsiaTheme="minorEastAsia" w:cstheme="minorHAnsi"/>
          <w:sz w:val="22"/>
          <w:szCs w:val="22"/>
        </w:rPr>
        <w:t xml:space="preserve"> backbone while red lines represent the statistic estimate using the Rainford backbone.</w:t>
      </w:r>
      <w:r w:rsidR="00077899"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7E2BA545" w14:textId="77777777" w:rsidR="005C30E8" w:rsidRPr="005C30E8" w:rsidRDefault="006A5BDC" w:rsidP="005C30E8">
      <w:pPr>
        <w:pStyle w:val="EndNoteBibliography"/>
        <w:spacing w:after="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5C30E8" w:rsidRPr="005C30E8">
        <w:rPr>
          <w:noProof/>
        </w:rPr>
        <w:t>1.</w:t>
      </w:r>
      <w:r w:rsidR="005C30E8" w:rsidRPr="005C30E8">
        <w:rPr>
          <w:noProof/>
        </w:rPr>
        <w:tab/>
        <w:t>Wilson AC, Bush GL, Case SM, King MC. Social structuring of mammalian populations and rate of chromosomal evolution. Proceedings of the National Academy of Sciences. 1975;72(12):5061-5.</w:t>
      </w:r>
    </w:p>
    <w:p w14:paraId="15D6A7A0" w14:textId="77777777" w:rsidR="005C30E8" w:rsidRPr="005C30E8" w:rsidRDefault="005C30E8" w:rsidP="005C30E8">
      <w:pPr>
        <w:pStyle w:val="EndNoteBibliography"/>
        <w:spacing w:after="0"/>
        <w:rPr>
          <w:noProof/>
        </w:rPr>
      </w:pPr>
      <w:r w:rsidRPr="005C30E8">
        <w:rPr>
          <w:noProof/>
        </w:rPr>
        <w:t>2.</w:t>
      </w:r>
      <w:r w:rsidRPr="005C30E8">
        <w:rPr>
          <w:noProof/>
        </w:rPr>
        <w:tab/>
        <w:t>White MJD. Modes of speciation. San Francisco: : WH Freeman; 1978. 455 p.</w:t>
      </w:r>
    </w:p>
    <w:p w14:paraId="21E772E3" w14:textId="77777777" w:rsidR="005C30E8" w:rsidRPr="005C30E8" w:rsidRDefault="005C30E8" w:rsidP="005C30E8">
      <w:pPr>
        <w:pStyle w:val="EndNoteBibliography"/>
        <w:spacing w:after="0"/>
        <w:rPr>
          <w:noProof/>
        </w:rPr>
      </w:pPr>
      <w:r w:rsidRPr="005C30E8">
        <w:rPr>
          <w:noProof/>
        </w:rPr>
        <w:t>3.</w:t>
      </w:r>
      <w:r w:rsidRPr="005C30E8">
        <w:rPr>
          <w:noProof/>
        </w:rPr>
        <w:tab/>
        <w:t>Bush GL. What do we really know about speciation? Perspectives on evolution. 1982:119-31.</w:t>
      </w:r>
    </w:p>
    <w:p w14:paraId="7DE16E0C" w14:textId="77777777" w:rsidR="005C30E8" w:rsidRPr="005C30E8" w:rsidRDefault="005C30E8" w:rsidP="005C30E8">
      <w:pPr>
        <w:pStyle w:val="EndNoteBibliography"/>
        <w:spacing w:after="0"/>
        <w:rPr>
          <w:noProof/>
        </w:rPr>
      </w:pPr>
      <w:r w:rsidRPr="005C30E8">
        <w:rPr>
          <w:noProof/>
        </w:rPr>
        <w:t>4.</w:t>
      </w:r>
      <w:r w:rsidRPr="005C30E8">
        <w:rPr>
          <w:noProof/>
        </w:rPr>
        <w:tab/>
        <w:t>Escudero M, Hahn M, Brown BH, Lueders K, Hipp AL. Chromosomal rearrangements in holocentric organisms lead to reproductive isolation by hybrid dysfunction: The correlation between karyotype rearrangements and germination rates in sedges. American journal of botany. 2016;103(8):1529-36.</w:t>
      </w:r>
    </w:p>
    <w:p w14:paraId="7710BC4E" w14:textId="77777777" w:rsidR="005C30E8" w:rsidRPr="005C30E8" w:rsidRDefault="005C30E8" w:rsidP="005C30E8">
      <w:pPr>
        <w:pStyle w:val="EndNoteBibliography"/>
        <w:spacing w:after="0"/>
        <w:rPr>
          <w:noProof/>
        </w:rPr>
      </w:pPr>
      <w:r w:rsidRPr="005C30E8">
        <w:rPr>
          <w:noProof/>
        </w:rPr>
        <w:t>5.</w:t>
      </w:r>
      <w:r w:rsidRPr="005C30E8">
        <w:rPr>
          <w:noProof/>
        </w:rPr>
        <w:tab/>
        <w:t>Blackmon H, Justison J, Mayrose I, Goldberg EE. Meiotic drive shapes rates of karyotype evolution in mammals. Evolution. 2019;73(3):511-23.</w:t>
      </w:r>
    </w:p>
    <w:p w14:paraId="379F1217" w14:textId="77777777" w:rsidR="005C30E8" w:rsidRPr="005C30E8" w:rsidRDefault="005C30E8" w:rsidP="005C30E8">
      <w:pPr>
        <w:pStyle w:val="EndNoteBibliography"/>
        <w:spacing w:after="0"/>
        <w:rPr>
          <w:noProof/>
        </w:rPr>
      </w:pPr>
      <w:r w:rsidRPr="005C30E8">
        <w:rPr>
          <w:noProof/>
        </w:rPr>
        <w:t>6.</w:t>
      </w:r>
      <w:r w:rsidRPr="005C30E8">
        <w:rPr>
          <w:noProof/>
        </w:rPr>
        <w:tab/>
        <w:t>Blackmon H, Ross L, Bachtrog D. Sex Determination, Sex Chromosomes, and Karyotype Evolution in Insects. Journal of Heredity. 2017;108(1):78-93.</w:t>
      </w:r>
    </w:p>
    <w:p w14:paraId="0675EFEE" w14:textId="77777777" w:rsidR="005C30E8" w:rsidRPr="005C30E8" w:rsidRDefault="005C30E8" w:rsidP="005C30E8">
      <w:pPr>
        <w:pStyle w:val="EndNoteBibliography"/>
        <w:spacing w:after="0"/>
        <w:rPr>
          <w:noProof/>
        </w:rPr>
      </w:pPr>
      <w:r w:rsidRPr="005C30E8">
        <w:rPr>
          <w:noProof/>
        </w:rPr>
        <w:t>7.</w:t>
      </w:r>
      <w:r w:rsidRPr="005C30E8">
        <w:rPr>
          <w:noProof/>
        </w:rPr>
        <w:tab/>
        <w:t>Petitpierre E. Why beetles have strikingly different rates of chromosomal evolution. Elytron. 1987;1:25-32.</w:t>
      </w:r>
    </w:p>
    <w:p w14:paraId="218A771C" w14:textId="77777777" w:rsidR="005C30E8" w:rsidRPr="005C30E8" w:rsidRDefault="005C30E8" w:rsidP="005C30E8">
      <w:pPr>
        <w:pStyle w:val="EndNoteBibliography"/>
        <w:spacing w:after="0"/>
        <w:rPr>
          <w:noProof/>
        </w:rPr>
      </w:pPr>
      <w:r w:rsidRPr="005C30E8">
        <w:rPr>
          <w:noProof/>
        </w:rPr>
        <w:t>8.</w:t>
      </w:r>
      <w:r w:rsidRPr="005C30E8">
        <w:rPr>
          <w:noProof/>
        </w:rPr>
        <w:tab/>
        <w:t>Faria R, Navarro A. Chromosomal speciation revisited: rearranging theory with pieces of evidence. Trends in ecology &amp; evolution. 2010;25(11):660-9.</w:t>
      </w:r>
    </w:p>
    <w:p w14:paraId="3790CFD6" w14:textId="77777777" w:rsidR="005C30E8" w:rsidRPr="005C30E8" w:rsidRDefault="005C30E8" w:rsidP="005C30E8">
      <w:pPr>
        <w:pStyle w:val="EndNoteBibliography"/>
        <w:spacing w:after="0"/>
        <w:rPr>
          <w:noProof/>
        </w:rPr>
      </w:pPr>
      <w:r w:rsidRPr="005C30E8">
        <w:rPr>
          <w:noProof/>
        </w:rPr>
        <w:t>9.</w:t>
      </w:r>
      <w:r w:rsidRPr="005C30E8">
        <w:rPr>
          <w:noProof/>
        </w:rPr>
        <w:tab/>
        <w:t>Guerrero RF, Kirkpatrick M. Local Adaptation and the Evolution of Chromosome Fusions. Evolution. 2014.</w:t>
      </w:r>
    </w:p>
    <w:p w14:paraId="1CC58F5E" w14:textId="77777777" w:rsidR="005C30E8" w:rsidRPr="005C30E8" w:rsidRDefault="005C30E8" w:rsidP="005C30E8">
      <w:pPr>
        <w:pStyle w:val="EndNoteBibliography"/>
        <w:spacing w:after="0"/>
        <w:rPr>
          <w:noProof/>
        </w:rPr>
      </w:pPr>
      <w:r w:rsidRPr="005C30E8">
        <w:rPr>
          <w:noProof/>
        </w:rPr>
        <w:t>10.</w:t>
      </w:r>
      <w:r w:rsidRPr="005C30E8">
        <w:rPr>
          <w:noProof/>
        </w:rPr>
        <w:tab/>
        <w:t>Rieseberg LH. Chromosomal rearrangements and specieation. Trends Ecol Evol. 2001;16(7):351-8.</w:t>
      </w:r>
    </w:p>
    <w:p w14:paraId="7435DEDE" w14:textId="77777777" w:rsidR="005C30E8" w:rsidRPr="005C30E8" w:rsidRDefault="005C30E8" w:rsidP="005C30E8">
      <w:pPr>
        <w:pStyle w:val="EndNoteBibliography"/>
        <w:spacing w:after="0"/>
        <w:rPr>
          <w:noProof/>
        </w:rPr>
      </w:pPr>
      <w:r w:rsidRPr="005C30E8">
        <w:rPr>
          <w:noProof/>
        </w:rPr>
        <w:t>11.</w:t>
      </w:r>
      <w:r w:rsidRPr="005C30E8">
        <w:rPr>
          <w:noProof/>
        </w:rPr>
        <w:tab/>
        <w:t>Lucek K. Evolutionary mechanisms of varying chromosome numbers in the radiation of Erebia butterflies. Genes. 2018;9(3):166.</w:t>
      </w:r>
    </w:p>
    <w:p w14:paraId="7A7FAA64" w14:textId="77777777" w:rsidR="005C30E8" w:rsidRPr="005C30E8" w:rsidRDefault="005C30E8" w:rsidP="005C30E8">
      <w:pPr>
        <w:pStyle w:val="EndNoteBibliography"/>
        <w:spacing w:after="0"/>
        <w:rPr>
          <w:noProof/>
        </w:rPr>
      </w:pPr>
      <w:r w:rsidRPr="005C30E8">
        <w:rPr>
          <w:noProof/>
        </w:rPr>
        <w:t>12.</w:t>
      </w:r>
      <w:r w:rsidRPr="005C30E8">
        <w:rPr>
          <w:noProof/>
        </w:rPr>
        <w:tab/>
        <w:t>Garagna S, Broccoli D, Redi CA, Searle JB, Cooke HJ, Capanna E. Robertsonian metacentrics of the house mouse lose telomeric sequences but retain some minor satellite DNA in the pericentromeric area. Chromosoma. 1995;103(10):685-92.</w:t>
      </w:r>
    </w:p>
    <w:p w14:paraId="402C24A3" w14:textId="77777777" w:rsidR="005C30E8" w:rsidRPr="005C30E8" w:rsidRDefault="005C30E8" w:rsidP="005C30E8">
      <w:pPr>
        <w:pStyle w:val="EndNoteBibliography"/>
        <w:spacing w:after="0"/>
        <w:rPr>
          <w:noProof/>
        </w:rPr>
      </w:pPr>
      <w:r w:rsidRPr="005C30E8">
        <w:rPr>
          <w:noProof/>
        </w:rPr>
        <w:t>13.</w:t>
      </w:r>
      <w:r w:rsidRPr="005C30E8">
        <w:rPr>
          <w:noProof/>
        </w:rPr>
        <w:tab/>
        <w:t>Miga KH. Chromosome-specific centromere sequences provide an estimate of the ancestral chromosome 2 fusion event in hominin genomes. J Hered. 2017;108(1):45-52.</w:t>
      </w:r>
    </w:p>
    <w:p w14:paraId="6DEF3004" w14:textId="77777777" w:rsidR="005C30E8" w:rsidRPr="005C30E8" w:rsidRDefault="005C30E8" w:rsidP="005C30E8">
      <w:pPr>
        <w:pStyle w:val="EndNoteBibliography"/>
        <w:spacing w:after="0"/>
        <w:rPr>
          <w:noProof/>
        </w:rPr>
      </w:pPr>
      <w:r w:rsidRPr="005C30E8">
        <w:rPr>
          <w:noProof/>
        </w:rPr>
        <w:t>14.</w:t>
      </w:r>
      <w:r w:rsidRPr="005C30E8">
        <w:rPr>
          <w:noProof/>
        </w:rPr>
        <w:tab/>
        <w:t>Moretti A, Sabato S. Karyotype evolution by centromeric fission inZamia (Cycadales). Plant Systematics and Evolution. 1984;146(3-4):215-23.</w:t>
      </w:r>
    </w:p>
    <w:p w14:paraId="295177A4" w14:textId="77777777" w:rsidR="005C30E8" w:rsidRPr="005C30E8" w:rsidRDefault="005C30E8" w:rsidP="005C30E8">
      <w:pPr>
        <w:pStyle w:val="EndNoteBibliography"/>
        <w:spacing w:after="0"/>
        <w:rPr>
          <w:noProof/>
        </w:rPr>
      </w:pPr>
      <w:r w:rsidRPr="005C30E8">
        <w:rPr>
          <w:noProof/>
        </w:rPr>
        <w:t>15.</w:t>
      </w:r>
      <w:r w:rsidRPr="005C30E8">
        <w:rPr>
          <w:noProof/>
        </w:rPr>
        <w:tab/>
        <w:t>Harlan JR, deWet JM. On Ö. Winge and a prayer: the origins of polyploidy. The botanical review. 1975;41(4):361-90.</w:t>
      </w:r>
    </w:p>
    <w:p w14:paraId="1668B1CE" w14:textId="77777777" w:rsidR="005C30E8" w:rsidRPr="005C30E8" w:rsidRDefault="005C30E8" w:rsidP="005C30E8">
      <w:pPr>
        <w:pStyle w:val="EndNoteBibliography"/>
        <w:spacing w:after="0"/>
        <w:rPr>
          <w:noProof/>
        </w:rPr>
      </w:pPr>
      <w:r w:rsidRPr="005C30E8">
        <w:rPr>
          <w:noProof/>
        </w:rPr>
        <w:t>16.</w:t>
      </w:r>
      <w:r w:rsidRPr="005C30E8">
        <w:rPr>
          <w:noProof/>
        </w:rPr>
        <w:tab/>
        <w:t>Torres EM, Williams BR, Amon A. Aneuploidy: cells losing their balance. Genetics. 2008;179(2):737-46.</w:t>
      </w:r>
    </w:p>
    <w:p w14:paraId="671C27D5" w14:textId="77777777" w:rsidR="005C30E8" w:rsidRPr="005C30E8" w:rsidRDefault="005C30E8" w:rsidP="005C30E8">
      <w:pPr>
        <w:pStyle w:val="EndNoteBibliography"/>
        <w:spacing w:after="0"/>
        <w:rPr>
          <w:noProof/>
        </w:rPr>
      </w:pPr>
      <w:r w:rsidRPr="005C30E8">
        <w:rPr>
          <w:noProof/>
        </w:rPr>
        <w:t>17.</w:t>
      </w:r>
      <w:r w:rsidRPr="005C30E8">
        <w:rPr>
          <w:noProof/>
        </w:rPr>
        <w:tab/>
        <w:t>Matsumoto T, Kitano J. The intricate relationship between sexually antagonistic selection and the evolution of sex chromosome fusions. Journal of theoretical biology. 2016;404:97-108.</w:t>
      </w:r>
    </w:p>
    <w:p w14:paraId="1B3D6291" w14:textId="77777777" w:rsidR="005C30E8" w:rsidRPr="005C30E8" w:rsidRDefault="005C30E8" w:rsidP="005C30E8">
      <w:pPr>
        <w:pStyle w:val="EndNoteBibliography"/>
        <w:spacing w:after="0"/>
        <w:rPr>
          <w:noProof/>
        </w:rPr>
      </w:pPr>
      <w:r w:rsidRPr="005C30E8">
        <w:rPr>
          <w:noProof/>
        </w:rPr>
        <w:t>18.</w:t>
      </w:r>
      <w:r w:rsidRPr="005C30E8">
        <w:rPr>
          <w:noProof/>
        </w:rPr>
        <w:tab/>
        <w:t>Pennell MW, Kirkpatrick M, Otto SP, Vamosi JC, Peichel CL, Valenzuela N, et al. Y fuse? Sex chromosome fusions in fishes and reptiles. PLoS genetics. 2015;11(5):e1005237.</w:t>
      </w:r>
    </w:p>
    <w:p w14:paraId="62F673F1" w14:textId="77777777" w:rsidR="005C30E8" w:rsidRPr="005C30E8" w:rsidRDefault="005C30E8" w:rsidP="005C30E8">
      <w:pPr>
        <w:pStyle w:val="EndNoteBibliography"/>
        <w:spacing w:after="0"/>
        <w:rPr>
          <w:noProof/>
        </w:rPr>
      </w:pPr>
      <w:r w:rsidRPr="005C30E8">
        <w:rPr>
          <w:noProof/>
        </w:rPr>
        <w:t>19.</w:t>
      </w:r>
      <w:r w:rsidRPr="005C30E8">
        <w:rPr>
          <w:noProof/>
        </w:rPr>
        <w:tab/>
        <w:t>Hill J, Rastas P, Hornett EA, Neethiraj R, Clark N, Morehouse N, et al. Unprecedented reorganization of holocentric chromosomes provides insights into the enigma of lepidopteran chromosome evolution. Science advances. 2019;5(6):eaau3648.</w:t>
      </w:r>
    </w:p>
    <w:p w14:paraId="5B7BBB8B" w14:textId="77777777" w:rsidR="005C30E8" w:rsidRPr="005C30E8" w:rsidRDefault="005C30E8" w:rsidP="005C30E8">
      <w:pPr>
        <w:pStyle w:val="EndNoteBibliography"/>
        <w:spacing w:after="0"/>
        <w:rPr>
          <w:noProof/>
        </w:rPr>
      </w:pPr>
      <w:r w:rsidRPr="005C30E8">
        <w:rPr>
          <w:noProof/>
        </w:rPr>
        <w:lastRenderedPageBreak/>
        <w:t>20.</w:t>
      </w:r>
      <w:r w:rsidRPr="005C30E8">
        <w:rPr>
          <w:noProof/>
        </w:rPr>
        <w:tab/>
        <w:t>Lukhtanov VA, Dincă V, Friberg M, Šíchová J, Olofsson M, Vila R, et al. Versatility of multivalent orientation, inverted meiosis, and rescued fitness in holocentric chromosomal hybrids. Proceedings of the National Academy of Sciences. 2018;115(41):E9610-E9.</w:t>
      </w:r>
    </w:p>
    <w:p w14:paraId="18067511" w14:textId="77777777" w:rsidR="005C30E8" w:rsidRPr="005C30E8" w:rsidRDefault="005C30E8" w:rsidP="005C30E8">
      <w:pPr>
        <w:pStyle w:val="EndNoteBibliography"/>
        <w:spacing w:after="0"/>
        <w:rPr>
          <w:noProof/>
        </w:rPr>
      </w:pPr>
      <w:r w:rsidRPr="005C30E8">
        <w:rPr>
          <w:noProof/>
        </w:rPr>
        <w:t>21.</w:t>
      </w:r>
      <w:r w:rsidRPr="005C30E8">
        <w:rPr>
          <w:noProof/>
        </w:rPr>
        <w:tab/>
        <w:t>Melters DP, Paliulis LV, Korf IF, Chan SW. Holocentric chromosomes: convergent evolution, meiotic adaptations, and genomic analysis. Chromosome Research. 2012;20(5):579-93.</w:t>
      </w:r>
    </w:p>
    <w:p w14:paraId="23E085C7" w14:textId="77777777" w:rsidR="005C30E8" w:rsidRPr="005C30E8" w:rsidRDefault="005C30E8" w:rsidP="005C30E8">
      <w:pPr>
        <w:pStyle w:val="EndNoteBibliography"/>
        <w:spacing w:after="0"/>
        <w:rPr>
          <w:noProof/>
        </w:rPr>
      </w:pPr>
      <w:r w:rsidRPr="005C30E8">
        <w:rPr>
          <w:noProof/>
        </w:rPr>
        <w:t>22.</w:t>
      </w:r>
      <w:r w:rsidRPr="005C30E8">
        <w:rPr>
          <w:noProof/>
        </w:rPr>
        <w:tab/>
        <w:t>Mola L, Papeschi A. Holokinetic chromosomes at a glance. BAG-Journal of Basic and Applied Genetics. 2006;17(1):17-33.</w:t>
      </w:r>
    </w:p>
    <w:p w14:paraId="6C52B963" w14:textId="77777777" w:rsidR="005C30E8" w:rsidRPr="005C30E8" w:rsidRDefault="005C30E8" w:rsidP="005C30E8">
      <w:pPr>
        <w:pStyle w:val="EndNoteBibliography"/>
        <w:spacing w:after="0"/>
        <w:rPr>
          <w:noProof/>
        </w:rPr>
      </w:pPr>
      <w:r w:rsidRPr="005C30E8">
        <w:rPr>
          <w:noProof/>
        </w:rPr>
        <w:t>23.</w:t>
      </w:r>
      <w:r w:rsidRPr="005C30E8">
        <w:rPr>
          <w:noProof/>
        </w:rPr>
        <w:tab/>
        <w:t>Luceño M, Guerra M. Numerical variations in species exhibiting holocentric chromosomes: a nomenclatural proposal. Caryologia. 1996;49(3-4):301-9.</w:t>
      </w:r>
    </w:p>
    <w:p w14:paraId="3B684EC9" w14:textId="77777777" w:rsidR="005C30E8" w:rsidRPr="005C30E8" w:rsidRDefault="005C30E8" w:rsidP="005C30E8">
      <w:pPr>
        <w:pStyle w:val="EndNoteBibliography"/>
        <w:spacing w:after="0"/>
        <w:rPr>
          <w:noProof/>
        </w:rPr>
      </w:pPr>
      <w:r w:rsidRPr="005C30E8">
        <w:rPr>
          <w:noProof/>
        </w:rPr>
        <w:t>24.</w:t>
      </w:r>
      <w:r w:rsidRPr="005C30E8">
        <w:rPr>
          <w:noProof/>
        </w:rPr>
        <w:tab/>
        <w:t>Malheiros-Garde N, Gardé A. Fragmentation as a possible evolutionary process in the genus Luzula DC. Genetica Iberica. 1950;2:257-62.</w:t>
      </w:r>
    </w:p>
    <w:p w14:paraId="25864696" w14:textId="77777777" w:rsidR="005C30E8" w:rsidRPr="005C30E8" w:rsidRDefault="005C30E8" w:rsidP="005C30E8">
      <w:pPr>
        <w:pStyle w:val="EndNoteBibliography"/>
        <w:spacing w:after="0"/>
        <w:rPr>
          <w:noProof/>
        </w:rPr>
      </w:pPr>
      <w:r w:rsidRPr="005C30E8">
        <w:rPr>
          <w:noProof/>
        </w:rPr>
        <w:t>25.</w:t>
      </w:r>
      <w:r w:rsidRPr="005C30E8">
        <w:rPr>
          <w:noProof/>
        </w:rPr>
        <w:tab/>
        <w:t>Faulkner J. Chromosome studies on Carex section Acutae in north-west Europe. Botanical Journal of the Linnean Society. 1972;65(3):271-301.</w:t>
      </w:r>
    </w:p>
    <w:p w14:paraId="02634387" w14:textId="77777777" w:rsidR="005C30E8" w:rsidRPr="005C30E8" w:rsidRDefault="005C30E8" w:rsidP="005C30E8">
      <w:pPr>
        <w:pStyle w:val="EndNoteBibliography"/>
        <w:spacing w:after="0"/>
        <w:rPr>
          <w:noProof/>
        </w:rPr>
      </w:pPr>
      <w:r w:rsidRPr="005C30E8">
        <w:rPr>
          <w:noProof/>
        </w:rPr>
        <w:t>26.</w:t>
      </w:r>
      <w:r w:rsidRPr="005C30E8">
        <w:rPr>
          <w:noProof/>
        </w:rPr>
        <w:tab/>
        <w:t>Cope T, editor Cytology and hybridization in the Juncus bufonius L. aggregate in western Europe. Watsonia; 1985: Citeseer.</w:t>
      </w:r>
    </w:p>
    <w:p w14:paraId="4A719FD5" w14:textId="77777777" w:rsidR="005C30E8" w:rsidRPr="005C30E8" w:rsidRDefault="005C30E8" w:rsidP="005C30E8">
      <w:pPr>
        <w:pStyle w:val="EndNoteBibliography"/>
        <w:spacing w:after="0"/>
        <w:rPr>
          <w:noProof/>
        </w:rPr>
      </w:pPr>
      <w:r w:rsidRPr="005C30E8">
        <w:rPr>
          <w:noProof/>
        </w:rPr>
        <w:t>27.</w:t>
      </w:r>
      <w:r w:rsidRPr="005C30E8">
        <w:rPr>
          <w:noProof/>
        </w:rPr>
        <w:tab/>
        <w:t>Escudero M, Hipp AL, Hansen TF, Voje KL, Luceño M. Selection and inertia in the evolution of holocentric chromosomes in sedges (Carex, Cyperaceae). New Phytologist. 2012;195(1):237-47.</w:t>
      </w:r>
    </w:p>
    <w:p w14:paraId="1A03567A" w14:textId="77777777" w:rsidR="005C30E8" w:rsidRPr="005C30E8" w:rsidRDefault="005C30E8" w:rsidP="005C30E8">
      <w:pPr>
        <w:pStyle w:val="EndNoteBibliography"/>
        <w:spacing w:after="0"/>
        <w:rPr>
          <w:noProof/>
        </w:rPr>
      </w:pPr>
      <w:r w:rsidRPr="005C30E8">
        <w:rPr>
          <w:noProof/>
        </w:rPr>
        <w:t>28.</w:t>
      </w:r>
      <w:r w:rsidRPr="005C30E8">
        <w:rPr>
          <w:noProof/>
        </w:rPr>
        <w:tab/>
        <w:t>Schneider MC, Zacaro AA, Pinto-da-Rocha R, Candido DM, Cella DM. Complex meiotic configuration of the holocentric chromosomes: the intriguing case of the scorpion Tityus bahiensis. Chromosome Research. 2009;17(7):883-98.</w:t>
      </w:r>
    </w:p>
    <w:p w14:paraId="5F181921" w14:textId="77777777" w:rsidR="005C30E8" w:rsidRPr="005C30E8" w:rsidRDefault="005C30E8" w:rsidP="005C30E8">
      <w:pPr>
        <w:pStyle w:val="EndNoteBibliography"/>
        <w:spacing w:after="0"/>
        <w:rPr>
          <w:noProof/>
        </w:rPr>
      </w:pPr>
      <w:r w:rsidRPr="005C30E8">
        <w:rPr>
          <w:noProof/>
        </w:rPr>
        <w:t>29.</w:t>
      </w:r>
      <w:r w:rsidRPr="005C30E8">
        <w:rPr>
          <w:noProof/>
        </w:rPr>
        <w:tab/>
        <w:t>Panzera F, Pérez R, Hornos S, Panzera Y, Cestau R, Delgado V, et al. Chromosome numbers in the Triatominae (Hemiptera-Reduviidae): a review. Memórias do Instituto Oswaldo Cruz. 1996;91(4):515-8.</w:t>
      </w:r>
    </w:p>
    <w:p w14:paraId="325F1D15" w14:textId="77777777" w:rsidR="005C30E8" w:rsidRPr="005C30E8" w:rsidRDefault="005C30E8" w:rsidP="005C30E8">
      <w:pPr>
        <w:pStyle w:val="EndNoteBibliography"/>
        <w:spacing w:after="0"/>
        <w:rPr>
          <w:noProof/>
        </w:rPr>
      </w:pPr>
      <w:r w:rsidRPr="005C30E8">
        <w:rPr>
          <w:noProof/>
        </w:rPr>
        <w:t>30.</w:t>
      </w:r>
      <w:r w:rsidRPr="005C30E8">
        <w:rPr>
          <w:noProof/>
        </w:rPr>
        <w:tab/>
        <w:t>Mora C, Tittensor DP, Adl S, Simpson AG, Worm B. How many species are there on Earth and in the ocean? PLoS biology. 2011;9(8).</w:t>
      </w:r>
    </w:p>
    <w:p w14:paraId="016FBAD7" w14:textId="77777777" w:rsidR="005C30E8" w:rsidRPr="005C30E8" w:rsidRDefault="005C30E8" w:rsidP="005C30E8">
      <w:pPr>
        <w:pStyle w:val="EndNoteBibliography"/>
        <w:spacing w:after="0"/>
        <w:rPr>
          <w:noProof/>
        </w:rPr>
      </w:pPr>
      <w:r w:rsidRPr="005C30E8">
        <w:rPr>
          <w:noProof/>
        </w:rPr>
        <w:t>31.</w:t>
      </w:r>
      <w:r w:rsidRPr="005C30E8">
        <w:rPr>
          <w:noProof/>
        </w:rPr>
        <w:tab/>
        <w:t>Ross L, Blackmon H, Lorite P, Gokhman VE, Hardy NB. Recombination, chromosome number and eusociality in the Hymenoptera. Journal of evolutionary biology. 2015;28(1):105-16.</w:t>
      </w:r>
    </w:p>
    <w:p w14:paraId="50ABD509" w14:textId="77777777" w:rsidR="005C30E8" w:rsidRPr="005C30E8" w:rsidRDefault="005C30E8" w:rsidP="005C30E8">
      <w:pPr>
        <w:pStyle w:val="EndNoteBibliography"/>
        <w:spacing w:after="0"/>
        <w:rPr>
          <w:noProof/>
        </w:rPr>
      </w:pPr>
      <w:r w:rsidRPr="005C30E8">
        <w:rPr>
          <w:noProof/>
        </w:rPr>
        <w:t>32.</w:t>
      </w:r>
      <w:r w:rsidRPr="005C30E8">
        <w:rPr>
          <w:noProof/>
        </w:rPr>
        <w:tab/>
        <w:t>Vershinina AO, Lukhtanov VA. Evolutionary mechanisms of runaway chromosome number change in Agrodiaetus butterflies. Scientific reports. 2017;7(1):1-9.</w:t>
      </w:r>
    </w:p>
    <w:p w14:paraId="28A36B99" w14:textId="77777777" w:rsidR="005C30E8" w:rsidRPr="005C30E8" w:rsidRDefault="005C30E8" w:rsidP="005C30E8">
      <w:pPr>
        <w:pStyle w:val="EndNoteBibliography"/>
        <w:spacing w:after="0"/>
        <w:rPr>
          <w:noProof/>
        </w:rPr>
      </w:pPr>
      <w:r w:rsidRPr="005C30E8">
        <w:rPr>
          <w:noProof/>
        </w:rPr>
        <w:t>33.</w:t>
      </w:r>
      <w:r w:rsidRPr="005C30E8">
        <w:rPr>
          <w:noProof/>
        </w:rPr>
        <w:tab/>
        <w:t>Cook LG. Extraordinary and extensive karyotypic variation: a 48-fold range in chromosome number in the gall-inducing scale insect Apiomorpha (Hemiptera: Coccoidea: Eriococcidae). Genome. 2000;43(2):255-63.</w:t>
      </w:r>
    </w:p>
    <w:p w14:paraId="528A81BF" w14:textId="77777777" w:rsidR="005C30E8" w:rsidRPr="005C30E8" w:rsidRDefault="005C30E8" w:rsidP="005C30E8">
      <w:pPr>
        <w:pStyle w:val="EndNoteBibliography"/>
        <w:spacing w:after="0"/>
        <w:rPr>
          <w:noProof/>
        </w:rPr>
      </w:pPr>
      <w:r w:rsidRPr="005C30E8">
        <w:rPr>
          <w:noProof/>
        </w:rPr>
        <w:t>34.</w:t>
      </w:r>
      <w:r w:rsidRPr="005C30E8">
        <w:rPr>
          <w:noProof/>
        </w:rPr>
        <w:tab/>
        <w:t>Church SH, Donoughe S, de Medeiros BA, Extavour CG. Insect egg size and shape evolve with ecology but not developmental rate. Nature. 2019;571(7763):58-62.</w:t>
      </w:r>
    </w:p>
    <w:p w14:paraId="0A48A3D8" w14:textId="77777777" w:rsidR="005C30E8" w:rsidRPr="005C30E8" w:rsidRDefault="005C30E8" w:rsidP="005C30E8">
      <w:pPr>
        <w:pStyle w:val="EndNoteBibliography"/>
        <w:spacing w:after="0"/>
        <w:rPr>
          <w:noProof/>
        </w:rPr>
      </w:pPr>
      <w:r w:rsidRPr="005C30E8">
        <w:rPr>
          <w:noProof/>
        </w:rPr>
        <w:t>35.</w:t>
      </w:r>
      <w:r w:rsidRPr="005C30E8">
        <w:rPr>
          <w:noProof/>
        </w:rPr>
        <w:tab/>
        <w:t>Misof B, Liu S, Meusemann K, Peters RS, Donath A, Mayer C, et al. Phylogenomics resolves the timing and pattern of insect evolution. Science. 2014;346(6210):763-7.</w:t>
      </w:r>
    </w:p>
    <w:p w14:paraId="7A6CC97B" w14:textId="77777777" w:rsidR="005C30E8" w:rsidRPr="005C30E8" w:rsidRDefault="005C30E8" w:rsidP="005C30E8">
      <w:pPr>
        <w:pStyle w:val="EndNoteBibliography"/>
        <w:spacing w:after="0"/>
        <w:rPr>
          <w:noProof/>
        </w:rPr>
      </w:pPr>
      <w:r w:rsidRPr="005C30E8">
        <w:rPr>
          <w:noProof/>
        </w:rPr>
        <w:t>36.</w:t>
      </w:r>
      <w:r w:rsidRPr="005C30E8">
        <w:rPr>
          <w:noProof/>
        </w:rPr>
        <w:tab/>
        <w:t>Rainford JL, Hofreiter M, Nicholson DB, Mayhew PJ. Phylogenetic distribution of extant richness suggests metamorphosis is a key innovation driving diversification in insects. PLoS One. 2014;9(10).</w:t>
      </w:r>
    </w:p>
    <w:p w14:paraId="1EC0B432" w14:textId="77777777" w:rsidR="005C30E8" w:rsidRPr="005C30E8" w:rsidRDefault="005C30E8" w:rsidP="005C30E8">
      <w:pPr>
        <w:pStyle w:val="EndNoteBibliography"/>
        <w:spacing w:after="0"/>
        <w:rPr>
          <w:noProof/>
        </w:rPr>
      </w:pPr>
      <w:r w:rsidRPr="005C30E8">
        <w:rPr>
          <w:noProof/>
        </w:rPr>
        <w:t>37.</w:t>
      </w:r>
      <w:r w:rsidRPr="005C30E8">
        <w:rPr>
          <w:noProof/>
        </w:rPr>
        <w:tab/>
        <w:t>FitzJohn RG. Diversitree: comparative phylogenetic analyses of diversification in R. Methods in Ecology and Evolution. 2012;3(6):1084-92.</w:t>
      </w:r>
    </w:p>
    <w:p w14:paraId="26A209DF" w14:textId="77777777" w:rsidR="005C30E8" w:rsidRPr="005C30E8" w:rsidRDefault="005C30E8" w:rsidP="005C30E8">
      <w:pPr>
        <w:pStyle w:val="EndNoteBibliography"/>
        <w:spacing w:after="0"/>
        <w:rPr>
          <w:noProof/>
        </w:rPr>
      </w:pPr>
      <w:r w:rsidRPr="005C30E8">
        <w:rPr>
          <w:noProof/>
        </w:rPr>
        <w:lastRenderedPageBreak/>
        <w:t>38.</w:t>
      </w:r>
      <w:r w:rsidRPr="005C30E8">
        <w:rPr>
          <w:noProof/>
        </w:rPr>
        <w:tab/>
        <w:t>Team RC. R: A language and environment for statistical computing. R Foundation for Statistical Computing. Vienna, Austria2020.</w:t>
      </w:r>
    </w:p>
    <w:p w14:paraId="5D48E741" w14:textId="77777777" w:rsidR="005C30E8" w:rsidRPr="005C30E8" w:rsidRDefault="005C30E8" w:rsidP="005C30E8">
      <w:pPr>
        <w:pStyle w:val="EndNoteBibliography"/>
        <w:spacing w:after="0"/>
        <w:rPr>
          <w:noProof/>
        </w:rPr>
      </w:pPr>
      <w:r w:rsidRPr="005C30E8">
        <w:rPr>
          <w:noProof/>
        </w:rPr>
        <w:t>39.</w:t>
      </w:r>
      <w:r w:rsidRPr="005C30E8">
        <w:rPr>
          <w:noProof/>
        </w:rPr>
        <w:tab/>
        <w:t>Robinson R. Lepidoptera genetics. Oxford: Pergamon Press; 1971.</w:t>
      </w:r>
    </w:p>
    <w:p w14:paraId="31442603" w14:textId="77777777" w:rsidR="005C30E8" w:rsidRPr="005C30E8" w:rsidRDefault="005C30E8" w:rsidP="005C30E8">
      <w:pPr>
        <w:pStyle w:val="EndNoteBibliography"/>
        <w:spacing w:after="0"/>
        <w:rPr>
          <w:noProof/>
        </w:rPr>
      </w:pPr>
      <w:r w:rsidRPr="005C30E8">
        <w:rPr>
          <w:noProof/>
        </w:rPr>
        <w:t>40.</w:t>
      </w:r>
      <w:r w:rsidRPr="005C30E8">
        <w:rPr>
          <w:noProof/>
        </w:rPr>
        <w:tab/>
        <w:t>Chmátal L, Gabriel SI, Mitsainas GP, Martínez-Vargas J, Ventura J, Searle JB, et al. Centromere strength provides the cell biological basis for meiotic drive and karyotype evolution in mice. Current Biology. 2014;24(19):2295-300.</w:t>
      </w:r>
    </w:p>
    <w:p w14:paraId="415B6871" w14:textId="77777777" w:rsidR="005C30E8" w:rsidRPr="005C30E8" w:rsidRDefault="005C30E8" w:rsidP="005C30E8">
      <w:pPr>
        <w:pStyle w:val="EndNoteBibliography"/>
        <w:spacing w:after="0"/>
        <w:rPr>
          <w:noProof/>
        </w:rPr>
      </w:pPr>
      <w:r w:rsidRPr="005C30E8">
        <w:rPr>
          <w:noProof/>
        </w:rPr>
        <w:t>41.</w:t>
      </w:r>
      <w:r w:rsidRPr="005C30E8">
        <w:rPr>
          <w:noProof/>
        </w:rPr>
        <w:tab/>
        <w:t>Gassmann R, Rechtsteiner A, Yuen KW, Muroyama A, Egelhofer T, Gaydos L, et al. An inverse relationship to germline transcription defines centromeric chromatin in C. elegans. Nature. 2012;484(7395):534-7.</w:t>
      </w:r>
    </w:p>
    <w:p w14:paraId="1488113E" w14:textId="77777777" w:rsidR="005C30E8" w:rsidRPr="005C30E8" w:rsidRDefault="005C30E8" w:rsidP="005C30E8">
      <w:pPr>
        <w:pStyle w:val="EndNoteBibliography"/>
        <w:spacing w:after="0"/>
        <w:rPr>
          <w:noProof/>
        </w:rPr>
      </w:pPr>
      <w:r w:rsidRPr="005C30E8">
        <w:rPr>
          <w:noProof/>
        </w:rPr>
        <w:t>42.</w:t>
      </w:r>
      <w:r w:rsidRPr="005C30E8">
        <w:rPr>
          <w:noProof/>
        </w:rPr>
        <w:tab/>
        <w:t>Li Z, Tiley GP, Galuska SR, Reardon CR, Kidder TI, Rundell RJ, et al. Multiple large-scale gene and genome duplications during the evolution of hexapods. Proceedings of the National Academy of Sciences. 2018;115(18):4713-8.</w:t>
      </w:r>
    </w:p>
    <w:p w14:paraId="5A628D8B" w14:textId="77777777" w:rsidR="005C30E8" w:rsidRPr="005C30E8" w:rsidRDefault="005C30E8" w:rsidP="005C30E8">
      <w:pPr>
        <w:pStyle w:val="EndNoteBibliography"/>
        <w:spacing w:after="0"/>
        <w:rPr>
          <w:noProof/>
        </w:rPr>
      </w:pPr>
      <w:r w:rsidRPr="005C30E8">
        <w:rPr>
          <w:noProof/>
        </w:rPr>
        <w:t>43.</w:t>
      </w:r>
      <w:r w:rsidRPr="005C30E8">
        <w:rPr>
          <w:noProof/>
        </w:rPr>
        <w:tab/>
        <w:t>Li Z, Tiley GP, Rundell RJ, Barker MS. Reply to Nakatani and McLysaght: analyzing deep duplication events. Proceedings of the National Academy of Sciences. 2019;116(6):1819-20.</w:t>
      </w:r>
    </w:p>
    <w:p w14:paraId="788C8CB9" w14:textId="77777777" w:rsidR="005C30E8" w:rsidRPr="005C30E8" w:rsidRDefault="005C30E8" w:rsidP="005C30E8">
      <w:pPr>
        <w:pStyle w:val="EndNoteBibliography"/>
        <w:spacing w:after="0"/>
        <w:rPr>
          <w:noProof/>
        </w:rPr>
      </w:pPr>
      <w:r w:rsidRPr="005C30E8">
        <w:rPr>
          <w:noProof/>
        </w:rPr>
        <w:t>44.</w:t>
      </w:r>
      <w:r w:rsidRPr="005C30E8">
        <w:rPr>
          <w:noProof/>
        </w:rPr>
        <w:tab/>
        <w:t>Nakatani Y, McLysaght A. Macrosynteny analysis shows the absence of ancient whole-genome duplication in lepidopteran insects. Proceedings of the National Academy of Sciences. 2019;116(6):1816-8.</w:t>
      </w:r>
    </w:p>
    <w:p w14:paraId="67CE80D1" w14:textId="77777777" w:rsidR="005C30E8" w:rsidRPr="005C30E8" w:rsidRDefault="005C30E8" w:rsidP="005C30E8">
      <w:pPr>
        <w:pStyle w:val="EndNoteBibliography"/>
        <w:spacing w:after="0"/>
        <w:rPr>
          <w:noProof/>
        </w:rPr>
      </w:pPr>
      <w:r w:rsidRPr="005C30E8">
        <w:rPr>
          <w:noProof/>
        </w:rPr>
        <w:t>45.</w:t>
      </w:r>
      <w:r w:rsidRPr="005C30E8">
        <w:rPr>
          <w:noProof/>
        </w:rPr>
        <w:tab/>
        <w:t>Glick L, Mayrose I. ChromEvol: assessing the pattern of chromosome number evolution and the inference of polyploidy along a phylogeny. Molecular biology and evolution. 2014;31(7):1914-22.</w:t>
      </w:r>
    </w:p>
    <w:p w14:paraId="0039F8DC" w14:textId="77777777" w:rsidR="005C30E8" w:rsidRPr="005C30E8" w:rsidRDefault="005C30E8" w:rsidP="005C30E8">
      <w:pPr>
        <w:pStyle w:val="EndNoteBibliography"/>
        <w:spacing w:after="0"/>
        <w:rPr>
          <w:noProof/>
        </w:rPr>
      </w:pPr>
      <w:r w:rsidRPr="005C30E8">
        <w:rPr>
          <w:noProof/>
        </w:rPr>
        <w:t>46.</w:t>
      </w:r>
      <w:r w:rsidRPr="005C30E8">
        <w:rPr>
          <w:noProof/>
        </w:rPr>
        <w:tab/>
        <w:t>Mayrose I, Barker MS, Otto SP. Probabilistic models of chromosome number evolution and the inference of polyploidy. Systematic Biology. 2010;59(2):132-44.</w:t>
      </w:r>
    </w:p>
    <w:p w14:paraId="2B8233C8" w14:textId="77777777" w:rsidR="005C30E8" w:rsidRPr="005C30E8" w:rsidRDefault="005C30E8" w:rsidP="005C30E8">
      <w:pPr>
        <w:pStyle w:val="EndNoteBibliography"/>
        <w:spacing w:after="0"/>
        <w:rPr>
          <w:noProof/>
        </w:rPr>
      </w:pPr>
      <w:r w:rsidRPr="005C30E8">
        <w:rPr>
          <w:noProof/>
        </w:rPr>
        <w:t>47.</w:t>
      </w:r>
      <w:r w:rsidRPr="005C30E8">
        <w:rPr>
          <w:noProof/>
        </w:rPr>
        <w:tab/>
        <w:t>Zenil‐Ferguson R, Ponciano JM, Burleigh JG. Testing the association of phenotypes with polyploidy: An example using herbaceous and woody eudicots. Evolution. 2017;71(5):1138-48.</w:t>
      </w:r>
    </w:p>
    <w:p w14:paraId="2B1223BB" w14:textId="77777777" w:rsidR="005C30E8" w:rsidRPr="005C30E8" w:rsidRDefault="005C30E8" w:rsidP="005C30E8">
      <w:pPr>
        <w:pStyle w:val="EndNoteBibliography"/>
        <w:spacing w:after="0"/>
        <w:rPr>
          <w:noProof/>
        </w:rPr>
      </w:pPr>
      <w:r w:rsidRPr="005C30E8">
        <w:rPr>
          <w:noProof/>
        </w:rPr>
        <w:t>48.</w:t>
      </w:r>
      <w:r w:rsidRPr="005C30E8">
        <w:rPr>
          <w:noProof/>
        </w:rPr>
        <w:tab/>
        <w:t>Poggio M, Bressa M, Papeschi A. Karyotype evolution in Reduviidae (Insecta: Heteroptera) with special reference to Stenopodainae and Harpactorinae. Comparative Cytogenetics. 2007;1(2):159-68.</w:t>
      </w:r>
    </w:p>
    <w:p w14:paraId="57D0EE0A" w14:textId="77777777" w:rsidR="005C30E8" w:rsidRPr="005C30E8" w:rsidRDefault="005C30E8" w:rsidP="005C30E8">
      <w:pPr>
        <w:pStyle w:val="EndNoteBibliography"/>
        <w:spacing w:after="0"/>
        <w:rPr>
          <w:noProof/>
        </w:rPr>
      </w:pPr>
      <w:r w:rsidRPr="005C30E8">
        <w:rPr>
          <w:noProof/>
        </w:rPr>
        <w:t>49.</w:t>
      </w:r>
      <w:r w:rsidRPr="005C30E8">
        <w:rPr>
          <w:noProof/>
        </w:rPr>
        <w:tab/>
        <w:t>White M, Key K, André M, Cheney J. Cytogenetics of the viatica group of morabine grasshoppers II. Kangaroo Island populations. Australian Journal of Zoology. 1969;17(2):313-28.</w:t>
      </w:r>
    </w:p>
    <w:p w14:paraId="0CF1F671" w14:textId="77777777" w:rsidR="005C30E8" w:rsidRPr="005C30E8" w:rsidRDefault="005C30E8" w:rsidP="005C30E8">
      <w:pPr>
        <w:pStyle w:val="EndNoteBibliography"/>
        <w:spacing w:after="0"/>
        <w:rPr>
          <w:noProof/>
        </w:rPr>
      </w:pPr>
      <w:r w:rsidRPr="005C30E8">
        <w:rPr>
          <w:noProof/>
        </w:rPr>
        <w:t>50.</w:t>
      </w:r>
      <w:r w:rsidRPr="005C30E8">
        <w:rPr>
          <w:noProof/>
        </w:rPr>
        <w:tab/>
        <w:t>Lande R. The expected fixation rate of chromosomal inversions. Evolution. 1984:743-52.</w:t>
      </w:r>
    </w:p>
    <w:p w14:paraId="322CE558" w14:textId="77777777" w:rsidR="005C30E8" w:rsidRPr="005C30E8" w:rsidRDefault="005C30E8" w:rsidP="005C30E8">
      <w:pPr>
        <w:pStyle w:val="EndNoteBibliography"/>
        <w:spacing w:after="0"/>
        <w:rPr>
          <w:noProof/>
        </w:rPr>
      </w:pPr>
      <w:r w:rsidRPr="005C30E8">
        <w:rPr>
          <w:noProof/>
        </w:rPr>
        <w:t>51.</w:t>
      </w:r>
      <w:r w:rsidRPr="005C30E8">
        <w:rPr>
          <w:noProof/>
        </w:rPr>
        <w:tab/>
        <w:t>Bengtsson BO. Rates of karyotype evolution in placental mammals. Hereditas. 1980;92:37-47.</w:t>
      </w:r>
    </w:p>
    <w:p w14:paraId="46C30205" w14:textId="77777777" w:rsidR="005C30E8" w:rsidRPr="005C30E8" w:rsidRDefault="005C30E8" w:rsidP="005C30E8">
      <w:pPr>
        <w:pStyle w:val="EndNoteBibliography"/>
        <w:spacing w:after="0"/>
        <w:rPr>
          <w:noProof/>
        </w:rPr>
      </w:pPr>
      <w:r w:rsidRPr="005C30E8">
        <w:rPr>
          <w:noProof/>
        </w:rPr>
        <w:t>52.</w:t>
      </w:r>
      <w:r w:rsidRPr="005C30E8">
        <w:rPr>
          <w:noProof/>
        </w:rPr>
        <w:tab/>
        <w:t>Bush GL, Case SM, Wilson AC, Patton JL. Rapid speciation and chromosomal evolution in mammals. Proceedings of the National Academy of Sciences. 1977;74(9):3942-6.</w:t>
      </w:r>
    </w:p>
    <w:p w14:paraId="7A90F81F" w14:textId="77777777" w:rsidR="005C30E8" w:rsidRPr="005C30E8" w:rsidRDefault="005C30E8" w:rsidP="005C30E8">
      <w:pPr>
        <w:pStyle w:val="EndNoteBibliography"/>
        <w:spacing w:after="0"/>
        <w:rPr>
          <w:noProof/>
        </w:rPr>
      </w:pPr>
      <w:r w:rsidRPr="005C30E8">
        <w:rPr>
          <w:noProof/>
        </w:rPr>
        <w:t>53.</w:t>
      </w:r>
      <w:r w:rsidRPr="005C30E8">
        <w:rPr>
          <w:noProof/>
        </w:rPr>
        <w:tab/>
        <w:t>Imai HT, Maruyama T, Crozier RH. Rates of Mammalian Karyotype Evolution by the Karyograph Method. The American Naturalist. 1983;121(4):477-88.</w:t>
      </w:r>
    </w:p>
    <w:p w14:paraId="44404857" w14:textId="77777777" w:rsidR="005C30E8" w:rsidRPr="005C30E8" w:rsidRDefault="005C30E8" w:rsidP="005C30E8">
      <w:pPr>
        <w:pStyle w:val="EndNoteBibliography"/>
        <w:spacing w:after="0"/>
        <w:rPr>
          <w:noProof/>
        </w:rPr>
      </w:pPr>
      <w:r w:rsidRPr="005C30E8">
        <w:rPr>
          <w:noProof/>
        </w:rPr>
        <w:t>54.</w:t>
      </w:r>
      <w:r w:rsidRPr="005C30E8">
        <w:rPr>
          <w:noProof/>
        </w:rPr>
        <w:tab/>
        <w:t>Larson A, Prager EM, Wilson AC. Chromosomal evolution, speciation and morphological change in vertebrates: the role of social behaviour. Chromosomes Today. 1984;8:215-28.</w:t>
      </w:r>
    </w:p>
    <w:p w14:paraId="137C7DDB" w14:textId="77777777" w:rsidR="005C30E8" w:rsidRPr="005C30E8" w:rsidRDefault="005C30E8" w:rsidP="005C30E8">
      <w:pPr>
        <w:pStyle w:val="EndNoteBibliography"/>
        <w:rPr>
          <w:noProof/>
        </w:rPr>
      </w:pPr>
      <w:r w:rsidRPr="005C30E8">
        <w:rPr>
          <w:noProof/>
        </w:rPr>
        <w:t>55.</w:t>
      </w:r>
      <w:r w:rsidRPr="005C30E8">
        <w:rPr>
          <w:noProof/>
        </w:rPr>
        <w:tab/>
        <w:t>Coyne JA. Correlation between heterozygosity and rate of chromosome evolution in animals. The American Naturalist. 1984;123(5):725-9.</w:t>
      </w:r>
    </w:p>
    <w:p w14:paraId="2914EA79" w14:textId="0F002447"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55256" w14:textId="77777777" w:rsidR="00331CCD" w:rsidRDefault="00331CCD" w:rsidP="00854D0F">
      <w:pPr>
        <w:spacing w:after="0"/>
      </w:pPr>
      <w:r>
        <w:separator/>
      </w:r>
    </w:p>
  </w:endnote>
  <w:endnote w:type="continuationSeparator" w:id="0">
    <w:p w14:paraId="5607DC3A" w14:textId="77777777" w:rsidR="00331CCD" w:rsidRDefault="00331CCD"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21FCA5" w14:textId="77777777" w:rsidR="00331CCD" w:rsidRDefault="00331CCD" w:rsidP="00854D0F">
      <w:pPr>
        <w:spacing w:after="0"/>
      </w:pPr>
      <w:r>
        <w:separator/>
      </w:r>
    </w:p>
  </w:footnote>
  <w:footnote w:type="continuationSeparator" w:id="0">
    <w:p w14:paraId="5D41D126" w14:textId="77777777" w:rsidR="00331CCD" w:rsidRDefault="00331CCD"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0sDAyMDQ0tTAyszRV0lEKTi0uzszPAykwNKwFAPfYv2At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48&lt;/item&gt;&lt;item&gt;2149&lt;/item&gt;&lt;item&gt;2171&lt;/item&gt;&lt;item&gt;2174&lt;/item&gt;&lt;item&gt;2186&lt;/item&gt;&lt;item&gt;2317&lt;/item&gt;&lt;item&gt;2360&lt;/item&gt;&lt;item&gt;2365&lt;/item&gt;&lt;item&gt;2366&lt;/item&gt;&lt;item&gt;2367&lt;/item&gt;&lt;item&gt;2368&lt;/item&gt;&lt;item&gt;2369&lt;/item&gt;&lt;item&gt;2371&lt;/item&gt;&lt;item&gt;2372&lt;/item&gt;&lt;item&gt;2425&lt;/item&gt;&lt;item&gt;2427&lt;/item&gt;&lt;item&gt;2533&lt;/item&gt;&lt;item&gt;2546&lt;/item&gt;&lt;item&gt;2717&lt;/item&gt;&lt;item&gt;2780&lt;/item&gt;&lt;item&gt;2820&lt;/item&gt;&lt;item&gt;2821&lt;/item&gt;&lt;item&gt;2822&lt;/item&gt;&lt;item&gt;2823&lt;/item&gt;&lt;item&gt;2824&lt;/item&gt;&lt;item&gt;2825&lt;/item&gt;&lt;item&gt;2826&lt;/item&gt;&lt;item&gt;2827&lt;/item&gt;&lt;item&gt;2828&lt;/item&gt;&lt;item&gt;2829&lt;/item&gt;&lt;item&gt;2830&lt;/item&gt;&lt;item&gt;2831&lt;/item&gt;&lt;item&gt;2835&lt;/item&gt;&lt;item&gt;2836&lt;/item&gt;&lt;item&gt;2839&lt;/item&gt;&lt;item&gt;2841&lt;/item&gt;&lt;item&gt;2842&lt;/item&gt;&lt;item&gt;2843&lt;/item&gt;&lt;item&gt;2844&lt;/item&gt;&lt;item&gt;2845&lt;/item&gt;&lt;item&gt;2846&lt;/item&gt;&lt;item&gt;2847&lt;/item&gt;&lt;item&gt;2848&lt;/item&gt;&lt;item&gt;2849&lt;/item&gt;&lt;item&gt;2850&lt;/item&gt;&lt;item&gt;2851&lt;/item&gt;&lt;item&gt;2852&lt;/item&gt;&lt;item&gt;2853&lt;/item&gt;&lt;item&gt;2854&lt;/item&gt;&lt;item&gt;2855&lt;/item&gt;&lt;item&gt;2856&lt;/item&gt;&lt;item&gt;2857&lt;/item&gt;&lt;item&gt;2858&lt;/item&gt;&lt;/record-ids&gt;&lt;/item&gt;&lt;/Libraries&gt;"/>
  </w:docVars>
  <w:rsids>
    <w:rsidRoot w:val="00E466B2"/>
    <w:rsid w:val="00000988"/>
    <w:rsid w:val="00000ADE"/>
    <w:rsid w:val="00006095"/>
    <w:rsid w:val="00020DAE"/>
    <w:rsid w:val="00045392"/>
    <w:rsid w:val="00053A54"/>
    <w:rsid w:val="00055905"/>
    <w:rsid w:val="00077899"/>
    <w:rsid w:val="00081A5A"/>
    <w:rsid w:val="00085A8D"/>
    <w:rsid w:val="00087532"/>
    <w:rsid w:val="0009189E"/>
    <w:rsid w:val="0009567D"/>
    <w:rsid w:val="000A4AE5"/>
    <w:rsid w:val="000A5121"/>
    <w:rsid w:val="000C7CF3"/>
    <w:rsid w:val="000E001D"/>
    <w:rsid w:val="000E0649"/>
    <w:rsid w:val="000E33F0"/>
    <w:rsid w:val="001066A8"/>
    <w:rsid w:val="00111ACE"/>
    <w:rsid w:val="00113E41"/>
    <w:rsid w:val="001221A6"/>
    <w:rsid w:val="00122986"/>
    <w:rsid w:val="0012366D"/>
    <w:rsid w:val="0012379C"/>
    <w:rsid w:val="00124B5F"/>
    <w:rsid w:val="00141B90"/>
    <w:rsid w:val="00153D22"/>
    <w:rsid w:val="001577E5"/>
    <w:rsid w:val="00161304"/>
    <w:rsid w:val="00162DA7"/>
    <w:rsid w:val="00164074"/>
    <w:rsid w:val="00186372"/>
    <w:rsid w:val="001879B1"/>
    <w:rsid w:val="00195C79"/>
    <w:rsid w:val="001A663F"/>
    <w:rsid w:val="001B0FEA"/>
    <w:rsid w:val="001B1357"/>
    <w:rsid w:val="001B4409"/>
    <w:rsid w:val="001C23EF"/>
    <w:rsid w:val="001C2504"/>
    <w:rsid w:val="001C3E57"/>
    <w:rsid w:val="001C4726"/>
    <w:rsid w:val="001D2907"/>
    <w:rsid w:val="00200F32"/>
    <w:rsid w:val="00215E65"/>
    <w:rsid w:val="00230E16"/>
    <w:rsid w:val="002319CB"/>
    <w:rsid w:val="00231C9C"/>
    <w:rsid w:val="00233069"/>
    <w:rsid w:val="002331C2"/>
    <w:rsid w:val="00235A0B"/>
    <w:rsid w:val="00244164"/>
    <w:rsid w:val="00254CAD"/>
    <w:rsid w:val="00257AC8"/>
    <w:rsid w:val="002607A4"/>
    <w:rsid w:val="002670AF"/>
    <w:rsid w:val="002923DD"/>
    <w:rsid w:val="00297D0F"/>
    <w:rsid w:val="00297E6F"/>
    <w:rsid w:val="002A05AD"/>
    <w:rsid w:val="002C27AF"/>
    <w:rsid w:val="002C27D0"/>
    <w:rsid w:val="002D26E1"/>
    <w:rsid w:val="002D30B1"/>
    <w:rsid w:val="002E0BC5"/>
    <w:rsid w:val="002E1D42"/>
    <w:rsid w:val="003022CF"/>
    <w:rsid w:val="003050E6"/>
    <w:rsid w:val="00306EE0"/>
    <w:rsid w:val="003143BE"/>
    <w:rsid w:val="00331CCD"/>
    <w:rsid w:val="00334DFC"/>
    <w:rsid w:val="0033695D"/>
    <w:rsid w:val="00337A0D"/>
    <w:rsid w:val="00343031"/>
    <w:rsid w:val="00356757"/>
    <w:rsid w:val="00360330"/>
    <w:rsid w:val="00371A42"/>
    <w:rsid w:val="00374043"/>
    <w:rsid w:val="00380E81"/>
    <w:rsid w:val="003861C7"/>
    <w:rsid w:val="003873E6"/>
    <w:rsid w:val="003962ED"/>
    <w:rsid w:val="003A0DAF"/>
    <w:rsid w:val="003B23C2"/>
    <w:rsid w:val="003B52AF"/>
    <w:rsid w:val="003C6248"/>
    <w:rsid w:val="003E0512"/>
    <w:rsid w:val="003E16F5"/>
    <w:rsid w:val="003F14DB"/>
    <w:rsid w:val="003F6492"/>
    <w:rsid w:val="004034FA"/>
    <w:rsid w:val="0041099B"/>
    <w:rsid w:val="0042532B"/>
    <w:rsid w:val="00427E90"/>
    <w:rsid w:val="00433F19"/>
    <w:rsid w:val="00442BC8"/>
    <w:rsid w:val="0044329A"/>
    <w:rsid w:val="00450ECD"/>
    <w:rsid w:val="00460BC2"/>
    <w:rsid w:val="00462268"/>
    <w:rsid w:val="00466109"/>
    <w:rsid w:val="0046738E"/>
    <w:rsid w:val="00470CEF"/>
    <w:rsid w:val="004770B5"/>
    <w:rsid w:val="00484E9D"/>
    <w:rsid w:val="004877A9"/>
    <w:rsid w:val="004C1B60"/>
    <w:rsid w:val="004C77F4"/>
    <w:rsid w:val="004D1129"/>
    <w:rsid w:val="004D4F75"/>
    <w:rsid w:val="004E02E1"/>
    <w:rsid w:val="004E141D"/>
    <w:rsid w:val="00503007"/>
    <w:rsid w:val="00507535"/>
    <w:rsid w:val="00510C40"/>
    <w:rsid w:val="00511CB8"/>
    <w:rsid w:val="00515E10"/>
    <w:rsid w:val="00520088"/>
    <w:rsid w:val="005219FF"/>
    <w:rsid w:val="00531EBF"/>
    <w:rsid w:val="005329D6"/>
    <w:rsid w:val="00543B0A"/>
    <w:rsid w:val="005512B9"/>
    <w:rsid w:val="00554932"/>
    <w:rsid w:val="00564244"/>
    <w:rsid w:val="00571CA8"/>
    <w:rsid w:val="005744BE"/>
    <w:rsid w:val="00590DFB"/>
    <w:rsid w:val="00595FCA"/>
    <w:rsid w:val="005969E6"/>
    <w:rsid w:val="00596E61"/>
    <w:rsid w:val="005A3798"/>
    <w:rsid w:val="005A3DA6"/>
    <w:rsid w:val="005A4333"/>
    <w:rsid w:val="005B1561"/>
    <w:rsid w:val="005B1874"/>
    <w:rsid w:val="005C30E8"/>
    <w:rsid w:val="005E2A19"/>
    <w:rsid w:val="005F236B"/>
    <w:rsid w:val="00614AC6"/>
    <w:rsid w:val="00620A54"/>
    <w:rsid w:val="00625E8C"/>
    <w:rsid w:val="006315DE"/>
    <w:rsid w:val="006339AB"/>
    <w:rsid w:val="0064352A"/>
    <w:rsid w:val="0064695D"/>
    <w:rsid w:val="00652826"/>
    <w:rsid w:val="0065584C"/>
    <w:rsid w:val="00661EAB"/>
    <w:rsid w:val="006637EB"/>
    <w:rsid w:val="006654C1"/>
    <w:rsid w:val="0066551E"/>
    <w:rsid w:val="00671853"/>
    <w:rsid w:val="006732FE"/>
    <w:rsid w:val="0067543F"/>
    <w:rsid w:val="00687BFB"/>
    <w:rsid w:val="006910F6"/>
    <w:rsid w:val="006A2295"/>
    <w:rsid w:val="006A5BDC"/>
    <w:rsid w:val="006B2B0C"/>
    <w:rsid w:val="006B401A"/>
    <w:rsid w:val="006C5152"/>
    <w:rsid w:val="006C71CA"/>
    <w:rsid w:val="006E0083"/>
    <w:rsid w:val="006E135F"/>
    <w:rsid w:val="006F18FE"/>
    <w:rsid w:val="006F4998"/>
    <w:rsid w:val="007029AE"/>
    <w:rsid w:val="00722510"/>
    <w:rsid w:val="00722FED"/>
    <w:rsid w:val="0072574C"/>
    <w:rsid w:val="007457EA"/>
    <w:rsid w:val="00745DF1"/>
    <w:rsid w:val="007568DA"/>
    <w:rsid w:val="007B6D6F"/>
    <w:rsid w:val="007C1883"/>
    <w:rsid w:val="007C5394"/>
    <w:rsid w:val="007E2539"/>
    <w:rsid w:val="007F2799"/>
    <w:rsid w:val="007F2FA0"/>
    <w:rsid w:val="007F3446"/>
    <w:rsid w:val="008160A4"/>
    <w:rsid w:val="00820996"/>
    <w:rsid w:val="00821B6D"/>
    <w:rsid w:val="008228EC"/>
    <w:rsid w:val="00823011"/>
    <w:rsid w:val="0084141E"/>
    <w:rsid w:val="00845083"/>
    <w:rsid w:val="00852521"/>
    <w:rsid w:val="00854D0F"/>
    <w:rsid w:val="0086047F"/>
    <w:rsid w:val="008612EC"/>
    <w:rsid w:val="008745ED"/>
    <w:rsid w:val="00882560"/>
    <w:rsid w:val="00883E36"/>
    <w:rsid w:val="008925B5"/>
    <w:rsid w:val="00894C6E"/>
    <w:rsid w:val="008B016B"/>
    <w:rsid w:val="008B1174"/>
    <w:rsid w:val="008B1CC5"/>
    <w:rsid w:val="008B3DBA"/>
    <w:rsid w:val="008B4B51"/>
    <w:rsid w:val="008E06B0"/>
    <w:rsid w:val="008E6082"/>
    <w:rsid w:val="008F1532"/>
    <w:rsid w:val="008F1E2B"/>
    <w:rsid w:val="0090352F"/>
    <w:rsid w:val="00906B10"/>
    <w:rsid w:val="00914247"/>
    <w:rsid w:val="0091787F"/>
    <w:rsid w:val="009202C0"/>
    <w:rsid w:val="00921A58"/>
    <w:rsid w:val="00925E22"/>
    <w:rsid w:val="00941605"/>
    <w:rsid w:val="00941A9B"/>
    <w:rsid w:val="009467CE"/>
    <w:rsid w:val="00947779"/>
    <w:rsid w:val="009518C5"/>
    <w:rsid w:val="00954600"/>
    <w:rsid w:val="009612EA"/>
    <w:rsid w:val="009659FA"/>
    <w:rsid w:val="00967218"/>
    <w:rsid w:val="00980022"/>
    <w:rsid w:val="009805C9"/>
    <w:rsid w:val="00982557"/>
    <w:rsid w:val="009858BA"/>
    <w:rsid w:val="00997DF4"/>
    <w:rsid w:val="009A2F55"/>
    <w:rsid w:val="009A2FA9"/>
    <w:rsid w:val="009A70F8"/>
    <w:rsid w:val="009B4AB5"/>
    <w:rsid w:val="009C5348"/>
    <w:rsid w:val="009D361E"/>
    <w:rsid w:val="009D45EA"/>
    <w:rsid w:val="009E4E3A"/>
    <w:rsid w:val="009F63DF"/>
    <w:rsid w:val="009F7D52"/>
    <w:rsid w:val="00A11DB9"/>
    <w:rsid w:val="00A243F8"/>
    <w:rsid w:val="00A2547A"/>
    <w:rsid w:val="00A3009D"/>
    <w:rsid w:val="00A352D4"/>
    <w:rsid w:val="00A40753"/>
    <w:rsid w:val="00A4749D"/>
    <w:rsid w:val="00A612D9"/>
    <w:rsid w:val="00A62304"/>
    <w:rsid w:val="00A631A4"/>
    <w:rsid w:val="00A63527"/>
    <w:rsid w:val="00A70594"/>
    <w:rsid w:val="00A849CD"/>
    <w:rsid w:val="00A86549"/>
    <w:rsid w:val="00A900A4"/>
    <w:rsid w:val="00A945D5"/>
    <w:rsid w:val="00A95FBA"/>
    <w:rsid w:val="00AA1CDE"/>
    <w:rsid w:val="00AA221D"/>
    <w:rsid w:val="00AB025A"/>
    <w:rsid w:val="00AE0786"/>
    <w:rsid w:val="00AE36D6"/>
    <w:rsid w:val="00B01304"/>
    <w:rsid w:val="00B10B2C"/>
    <w:rsid w:val="00B237BD"/>
    <w:rsid w:val="00B262DF"/>
    <w:rsid w:val="00B41D41"/>
    <w:rsid w:val="00B52998"/>
    <w:rsid w:val="00B52DD3"/>
    <w:rsid w:val="00B52E05"/>
    <w:rsid w:val="00B61F8B"/>
    <w:rsid w:val="00B810DC"/>
    <w:rsid w:val="00BA26CE"/>
    <w:rsid w:val="00BB6F51"/>
    <w:rsid w:val="00BC37B9"/>
    <w:rsid w:val="00BD0893"/>
    <w:rsid w:val="00BD4CA4"/>
    <w:rsid w:val="00BF700A"/>
    <w:rsid w:val="00C15ED0"/>
    <w:rsid w:val="00C17203"/>
    <w:rsid w:val="00C30D50"/>
    <w:rsid w:val="00C31ED2"/>
    <w:rsid w:val="00C328DC"/>
    <w:rsid w:val="00C33742"/>
    <w:rsid w:val="00C45367"/>
    <w:rsid w:val="00C66630"/>
    <w:rsid w:val="00C674C3"/>
    <w:rsid w:val="00C84AE0"/>
    <w:rsid w:val="00C91CA8"/>
    <w:rsid w:val="00CD33C1"/>
    <w:rsid w:val="00CD3686"/>
    <w:rsid w:val="00CD5C83"/>
    <w:rsid w:val="00CF31E9"/>
    <w:rsid w:val="00CF6083"/>
    <w:rsid w:val="00D00522"/>
    <w:rsid w:val="00D15514"/>
    <w:rsid w:val="00D24561"/>
    <w:rsid w:val="00D26044"/>
    <w:rsid w:val="00D32443"/>
    <w:rsid w:val="00D67771"/>
    <w:rsid w:val="00D7569D"/>
    <w:rsid w:val="00D83307"/>
    <w:rsid w:val="00D92D83"/>
    <w:rsid w:val="00D935B0"/>
    <w:rsid w:val="00D97F3B"/>
    <w:rsid w:val="00DB797E"/>
    <w:rsid w:val="00DC340D"/>
    <w:rsid w:val="00DD0A86"/>
    <w:rsid w:val="00DD3DFC"/>
    <w:rsid w:val="00DD5BFC"/>
    <w:rsid w:val="00DE1F25"/>
    <w:rsid w:val="00DF108E"/>
    <w:rsid w:val="00E02449"/>
    <w:rsid w:val="00E119E2"/>
    <w:rsid w:val="00E13ABD"/>
    <w:rsid w:val="00E16704"/>
    <w:rsid w:val="00E21C18"/>
    <w:rsid w:val="00E23285"/>
    <w:rsid w:val="00E238CE"/>
    <w:rsid w:val="00E27CBD"/>
    <w:rsid w:val="00E30419"/>
    <w:rsid w:val="00E3165A"/>
    <w:rsid w:val="00E35653"/>
    <w:rsid w:val="00E35FCD"/>
    <w:rsid w:val="00E366BE"/>
    <w:rsid w:val="00E427C1"/>
    <w:rsid w:val="00E43163"/>
    <w:rsid w:val="00E442C8"/>
    <w:rsid w:val="00E466B2"/>
    <w:rsid w:val="00E501D9"/>
    <w:rsid w:val="00E51865"/>
    <w:rsid w:val="00E876A6"/>
    <w:rsid w:val="00E905FF"/>
    <w:rsid w:val="00E923F8"/>
    <w:rsid w:val="00EA0DA4"/>
    <w:rsid w:val="00EA2D7F"/>
    <w:rsid w:val="00EA5FA5"/>
    <w:rsid w:val="00EB38C1"/>
    <w:rsid w:val="00EB4A1A"/>
    <w:rsid w:val="00ED07A0"/>
    <w:rsid w:val="00ED4911"/>
    <w:rsid w:val="00EE6581"/>
    <w:rsid w:val="00EF003F"/>
    <w:rsid w:val="00EF0C3D"/>
    <w:rsid w:val="00F11DFD"/>
    <w:rsid w:val="00F16B64"/>
    <w:rsid w:val="00F262BD"/>
    <w:rsid w:val="00F26AFC"/>
    <w:rsid w:val="00F316F8"/>
    <w:rsid w:val="00F347FE"/>
    <w:rsid w:val="00F56D6F"/>
    <w:rsid w:val="00F6048E"/>
    <w:rsid w:val="00F61221"/>
    <w:rsid w:val="00F76E90"/>
    <w:rsid w:val="00F81B68"/>
    <w:rsid w:val="00F83D55"/>
    <w:rsid w:val="00F90440"/>
    <w:rsid w:val="00FA0F20"/>
    <w:rsid w:val="00FA3C3F"/>
    <w:rsid w:val="00FA56D7"/>
    <w:rsid w:val="00FA7A5E"/>
    <w:rsid w:val="00FB6761"/>
    <w:rsid w:val="00FC2354"/>
    <w:rsid w:val="00FC4338"/>
    <w:rsid w:val="00FD0B9B"/>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FD937A"/>
  <w15:docId w15:val="{57C17E3A-5F96-984D-975D-2F038F5AD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295">
      <w:bodyDiv w:val="1"/>
      <w:marLeft w:val="0"/>
      <w:marRight w:val="0"/>
      <w:marTop w:val="0"/>
      <w:marBottom w:val="0"/>
      <w:divBdr>
        <w:top w:val="none" w:sz="0" w:space="0" w:color="auto"/>
        <w:left w:val="none" w:sz="0" w:space="0" w:color="auto"/>
        <w:bottom w:val="none" w:sz="0" w:space="0" w:color="auto"/>
        <w:right w:val="none" w:sz="0" w:space="0" w:color="auto"/>
      </w:divBdr>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microsoft.com/office/2011/relationships/people" Target="people.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9328</Words>
  <Characters>53170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62374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Heath Blackmon</cp:lastModifiedBy>
  <cp:revision>2</cp:revision>
  <cp:lastPrinted>2020-06-07T23:40:00Z</cp:lastPrinted>
  <dcterms:created xsi:type="dcterms:W3CDTF">2020-08-07T16:31:00Z</dcterms:created>
  <dcterms:modified xsi:type="dcterms:W3CDTF">2020-08-07T16:31:00Z</dcterms:modified>
  <cp:category/>
</cp:coreProperties>
</file>