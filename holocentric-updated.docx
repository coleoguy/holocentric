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34DD37A4" w:rsidR="00EE6581" w:rsidRPr="00DE1F25" w:rsidRDefault="00F76E90" w:rsidP="00DE1F25">
      <w:pPr>
        <w:spacing w:after="0"/>
        <w:rPr>
          <w:rFonts w:cstheme="minorHAnsi"/>
          <w:b/>
          <w:bCs/>
          <w:iCs/>
          <w:sz w:val="32"/>
          <w:szCs w:val="32"/>
        </w:rPr>
      </w:pPr>
      <w:r w:rsidRPr="00F5162B">
        <w:rPr>
          <w:rFonts w:cstheme="minorHAnsi"/>
          <w:b/>
          <w:bCs/>
          <w:iCs/>
          <w:sz w:val="32"/>
          <w:szCs w:val="32"/>
        </w:rPr>
        <w:t xml:space="preserve">Chromosome number evolves at equal rates in holocentric and monocentric </w:t>
      </w:r>
      <w:del w:id="0" w:author="Heath Blackmon" w:date="2020-08-11T14:53:00Z">
        <w:r w:rsidRPr="00F5162B" w:rsidDel="001058E1">
          <w:rPr>
            <w:rFonts w:cstheme="minorHAnsi"/>
            <w:b/>
            <w:bCs/>
            <w:iCs/>
            <w:sz w:val="32"/>
            <w:szCs w:val="32"/>
          </w:rPr>
          <w:delText>insects</w:delText>
        </w:r>
      </w:del>
      <w:ins w:id="1" w:author="Heath Blackmon" w:date="2020-08-11T14:53:00Z">
        <w:r w:rsidR="001058E1">
          <w:rPr>
            <w:rFonts w:cstheme="minorHAnsi"/>
            <w:b/>
            <w:bCs/>
            <w:iCs/>
            <w:sz w:val="32"/>
            <w:szCs w:val="32"/>
          </w:rPr>
          <w:t>clades</w:t>
        </w:r>
      </w:ins>
      <w:r w:rsidRPr="00F5162B">
        <w:rPr>
          <w:rFonts w:cstheme="minorHAnsi"/>
          <w:b/>
          <w:bCs/>
          <w:iCs/>
          <w:sz w:val="32"/>
          <w:szCs w:val="32"/>
        </w:rPr>
        <w:t>.</w:t>
      </w:r>
    </w:p>
    <w:p w14:paraId="3EE176F7" w14:textId="08BB7932"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2E94A7E5"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 </w:instrText>
      </w:r>
      <w:r w:rsidR="001928E3">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EN.CITE.DATA </w:instrText>
      </w:r>
      <w:r w:rsidR="001928E3">
        <w:rPr>
          <w:rFonts w:asciiTheme="minorHAnsi" w:hAnsiTheme="minorHAnsi" w:cstheme="minorHAnsi"/>
          <w:color w:val="000000" w:themeColor="text1"/>
          <w:sz w:val="22"/>
        </w:rPr>
      </w:r>
      <w:r w:rsidR="001928E3">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5C30E8">
        <w:rPr>
          <w:rFonts w:asciiTheme="minorHAnsi" w:hAnsiTheme="minorHAnsi" w:cstheme="minorHAnsi"/>
          <w:noProof/>
          <w:color w:val="000000" w:themeColor="text1"/>
          <w:sz w:val="22"/>
        </w:rPr>
        <w:t>(1-3)</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&lt;EndNote&gt;&lt;Cite&gt;&lt;Author&gt;Escudero&lt;/Author&gt;&lt;Year&gt;2016&lt;/Year&gt;&lt;RecNum&gt;429&lt;/RecNum&gt;&lt;DisplayText&gt;(4)&lt;/DisplayText&gt;&lt;record&gt;&lt;rec-number&gt;429&lt;/rec-number&gt;&lt;foreign-keys&gt;&lt;key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5C30E8">
        <w:rPr>
          <w:rFonts w:asciiTheme="minorHAnsi" w:hAnsiTheme="minorHAnsi" w:cstheme="minorHAnsi"/>
          <w:noProof/>
          <w:sz w:val="22"/>
        </w:rPr>
        <w:t>(4)</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921A5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921A58">
        <w:rPr>
          <w:rFonts w:asciiTheme="minorHAnsi" w:hAnsiTheme="minorHAnsi" w:cstheme="minorHAnsi"/>
          <w:sz w:val="22"/>
        </w:rPr>
      </w:r>
      <w:r w:rsidR="00921A58">
        <w:rPr>
          <w:rFonts w:asciiTheme="minorHAnsi" w:hAnsiTheme="minorHAnsi" w:cstheme="minorHAnsi"/>
          <w:sz w:val="22"/>
        </w:rPr>
        <w:fldChar w:fldCharType="separate"/>
      </w:r>
      <w:r w:rsidR="005C30E8">
        <w:rPr>
          <w:rFonts w:asciiTheme="minorHAnsi" w:hAnsiTheme="minorHAnsi" w:cstheme="minorHAnsi"/>
          <w:noProof/>
          <w:sz w:val="22"/>
        </w:rPr>
        <w:t>(5-7)</w:t>
      </w:r>
      <w:r w:rsidR="00921A58">
        <w:rPr>
          <w:rFonts w:asciiTheme="minorHAnsi" w:hAnsiTheme="minorHAnsi" w:cstheme="minorHAnsi"/>
          <w:sz w:val="22"/>
        </w:rPr>
        <w:fldChar w:fldCharType="end"/>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6B2B0C">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6B2B0C">
        <w:rPr>
          <w:rFonts w:asciiTheme="minorHAnsi" w:hAnsiTheme="minorHAnsi" w:cstheme="minorHAnsi"/>
          <w:sz w:val="22"/>
        </w:rPr>
      </w:r>
      <w:r w:rsidR="006B2B0C">
        <w:rPr>
          <w:rFonts w:asciiTheme="minorHAnsi" w:hAnsiTheme="minorHAnsi" w:cstheme="minorHAnsi"/>
          <w:sz w:val="22"/>
        </w:rPr>
        <w:fldChar w:fldCharType="separate"/>
      </w:r>
      <w:r w:rsidR="005C30E8">
        <w:rPr>
          <w:rFonts w:asciiTheme="minorHAnsi" w:hAnsiTheme="minorHAnsi" w:cstheme="minorHAnsi"/>
          <w:noProof/>
          <w:sz w:val="22"/>
        </w:rPr>
        <w:t>(2, 8-10)</w:t>
      </w:r>
      <w:r w:rsidR="006B2B0C">
        <w:rPr>
          <w:rFonts w:asciiTheme="minorHAnsi" w:hAnsiTheme="minorHAnsi" w:cstheme="minorHAnsi"/>
          <w:sz w:val="22"/>
        </w:rPr>
        <w:fldChar w:fldCharType="end"/>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36B33613"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&lt;EndNote&gt;&lt;Cite&gt;&lt;Author&gt;Lucek&lt;/Author&gt;&lt;Year&gt;2018&lt;/Year&gt;&lt;RecNum&gt;365&lt;/RecNum&gt;&lt;DisplayText&gt;(11)&lt;/DisplayText&gt;&lt;record&gt;&lt;rec-number&gt;365&lt;/rec-number&gt;&lt;foreign-keys&gt;&lt;key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(11)</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&lt;EndNote&gt;&lt;Cite&gt;&lt;Author&gt;Garagna&lt;/Author&gt;&lt;Year&gt;1995&lt;/Year&gt;&lt;RecNum&gt;2842&lt;/RecNum&gt;&lt;DisplayText&gt;(12)&lt;/DisplayText&gt;&lt;record&gt;&lt;rec-number&gt;2842&lt;/rec-number&gt;&lt;foreign-keys&gt;&lt;key app="EN" db-id="20tzrfeaqpde50e5e2dvtwp7sr5fsss0txe9" timestamp="1591570887"&gt;2842&lt;/key&gt;&lt;/foreign-keys&gt;&lt;ref-type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5C30E8">
        <w:rPr>
          <w:rFonts w:asciiTheme="minorHAnsi" w:hAnsiTheme="minorHAnsi" w:cstheme="minorHAnsi"/>
          <w:noProof/>
          <w:sz w:val="22"/>
        </w:rPr>
        <w:t>(12)</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&lt;EndNote&gt;&lt;Cite&gt;&lt;Author&gt;Miga&lt;/Author&gt;&lt;Year&gt;2017&lt;/Year&gt;&lt;RecNum&gt;368&lt;/RecNum&gt;&lt;DisplayText&gt;(13)&lt;/DisplayText&gt;&lt;record&gt;&lt;rec-number&gt;368&lt;/rec-number&gt;&lt;foreign-keys&gt;&lt;key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(13)</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&lt;EndNote&gt;&lt;Cite&gt;&lt;Author&gt;Garagna&lt;/Author&gt;&lt;Year&gt;1995&lt;/Year&gt;&lt;RecNum&gt;358&lt;/RecNum&gt;&lt;DisplayText&gt;(12, 14)&lt;/DisplayText&gt;&lt;record&gt;&lt;rec-number&gt;358&lt;/rec-number&gt;&lt;foreign-keys&gt;&lt;key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(12, 14)</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&lt;EndNote&gt;&lt;Cite&gt;&lt;Author&gt;Harlan&lt;/Author&gt;&lt;Year&gt;1975&lt;/Year&gt;&lt;RecNum&gt;435&lt;/RecNum&gt;&lt;DisplayText&gt;(15)&lt;/DisplayText&gt;&lt;record&gt;&lt;rec-number&gt;435&lt;/rec-number&gt;&lt;foreign-keys&gt;&lt;key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5C30E8">
        <w:rPr>
          <w:rFonts w:asciiTheme="minorHAnsi" w:hAnsiTheme="minorHAnsi" w:cstheme="minorHAnsi"/>
          <w:noProof/>
          <w:sz w:val="22"/>
        </w:rPr>
        <w:t>(15)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&lt;EndNote&gt;&lt;Cite&gt;&lt;Author&gt;Torres&lt;/Author&gt;&lt;Year&gt;2008&lt;/Year&gt;&lt;RecNum&gt;2846&lt;/RecNum&gt;&lt;DisplayText&gt;(16)&lt;/DisplayText&gt;&lt;record&gt;&lt;rec-number&gt;2846&lt;/rec-number&gt;&lt;foreign-keys&gt;&lt;key app="EN" db-id="20tzrfeaqpde50e5e2dvtwp7sr5fsss0txe9" timestamp="1591570887"&gt;2846&lt;/key&gt;&lt;/foreign-keys&gt;&lt;ref-type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5C30E8">
        <w:rPr>
          <w:rFonts w:asciiTheme="minorHAnsi" w:hAnsiTheme="minorHAnsi" w:cstheme="minorHAnsi"/>
          <w:noProof/>
          <w:sz w:val="22"/>
        </w:rPr>
        <w:t>(16)</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1AFF4835"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A2295">
        <w:rPr>
          <w:rFonts w:cstheme="minorHAnsi"/>
          <w:sz w:val="22"/>
          <w:szCs w:val="22"/>
        </w:rPr>
      </w:r>
      <w:r w:rsidR="006A2295">
        <w:rPr>
          <w:rFonts w:cstheme="minorHAnsi"/>
          <w:sz w:val="22"/>
          <w:szCs w:val="22"/>
        </w:rPr>
        <w:fldChar w:fldCharType="separate"/>
      </w:r>
      <w:r w:rsidR="005C30E8">
        <w:rPr>
          <w:rFonts w:cstheme="minorHAnsi"/>
          <w:noProof/>
          <w:sz w:val="22"/>
          <w:szCs w:val="22"/>
        </w:rPr>
        <w:t>(5, 17, 18)</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5C30E8">
        <w:rPr>
          <w:rFonts w:cstheme="minorHAnsi"/>
          <w:noProof/>
          <w:sz w:val="22"/>
          <w:szCs w:val="22"/>
        </w:rPr>
        <w:t>(19, 20)</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1928E3">
        <w:rPr>
          <w:rFonts w:cstheme="minorHAnsi"/>
          <w:sz w:val="22"/>
          <w:szCs w:val="22"/>
        </w:rPr>
        <w:instrText xml:space="preserve"> ADDIN EN.CITE &lt;EndNote&gt;&lt;Cite&gt;&lt;Author&gt;Melters&lt;/Author&gt;&lt;Year&gt;2012&lt;/Year&gt;&lt;RecNum&gt;327&lt;/RecNum&gt;&lt;DisplayText&gt;(21, 22)&lt;/DisplayText&gt;&lt;record&gt;&lt;rec-number&gt;327&lt;/rec-number&gt;&lt;foreign-keys&gt;&lt;key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5C30E8">
        <w:rPr>
          <w:rFonts w:cstheme="minorHAnsi"/>
          <w:noProof/>
          <w:sz w:val="22"/>
          <w:szCs w:val="22"/>
        </w:rPr>
        <w:t>(21, 22)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 </w:instrText>
      </w:r>
      <w:r w:rsidR="001928E3">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EN.CITE.DATA </w:instrText>
      </w:r>
      <w:r w:rsidR="001928E3">
        <w:rPr>
          <w:rFonts w:cstheme="minorHAnsi"/>
          <w:sz w:val="22"/>
          <w:szCs w:val="22"/>
        </w:rPr>
      </w:r>
      <w:r w:rsidR="001928E3">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5C30E8">
        <w:rPr>
          <w:rFonts w:cstheme="minorHAnsi"/>
          <w:noProof/>
          <w:sz w:val="22"/>
          <w:szCs w:val="22"/>
        </w:rPr>
        <w:t>(23-26)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1928E3">
        <w:rPr>
          <w:rFonts w:cstheme="minorHAnsi"/>
          <w:sz w:val="22"/>
          <w:szCs w:val="22"/>
        </w:rPr>
        <w:instrText xml:space="preserve"> ADDIN EN.CITE &lt;EndNote&gt;&lt;Cite&gt;&lt;Author&gt;Escudero&lt;/Author&gt;&lt;Year&gt;2012&lt;/Year&gt;&lt;RecNum&gt;374&lt;/RecNum&gt;&lt;DisplayText&gt;(27, 28)&lt;/DisplayText&gt;&lt;record&gt;&lt;rec-number&gt;374&lt;/rec-number&gt;&lt;foreign-keys&gt;&lt;key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5C30E8">
        <w:rPr>
          <w:rFonts w:cstheme="minorHAnsi"/>
          <w:noProof/>
          <w:sz w:val="22"/>
          <w:szCs w:val="22"/>
        </w:rPr>
        <w:t>(27, 28)</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&lt;EndNote&gt;&lt;Cite&gt;&lt;Author&gt;Panzera&lt;/Author&gt;&lt;Year&gt;1996&lt;/Year&gt;&lt;RecNum&gt;2824&lt;/RecNum&gt;&lt;DisplayText&gt;(29)&lt;/DisplayText&gt;&lt;record&gt;&lt;rec-number&gt;2824&lt;/rec-number&gt;&lt;foreign-keys&gt;&lt;key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C30E8">
        <w:rPr>
          <w:rFonts w:cstheme="minorHAnsi"/>
          <w:noProof/>
          <w:sz w:val="22"/>
          <w:szCs w:val="22"/>
        </w:rPr>
        <w:t>(29)</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671019A5"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&lt;EndNote&gt;&lt;Cite&gt;&lt;Author&gt;Blackmon&lt;/Author&gt;&lt;Year&gt;2017&lt;/Year&gt;&lt;RecNum&gt;2533&lt;/RecNum&gt;&lt;DisplayText&gt;(6)&lt;/DisplayText&gt;&lt;record&gt;&lt;rec-number&gt;2533&lt;/rec-number&gt;&lt;foreign-keys&gt;&lt;key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5C30E8">
        <w:rPr>
          <w:rFonts w:cstheme="minorHAnsi"/>
          <w:noProof/>
          <w:sz w:val="22"/>
          <w:szCs w:val="22"/>
        </w:rPr>
        <w:t>(6)</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5C30E8">
        <w:rPr>
          <w:rFonts w:cstheme="minorHAnsi"/>
          <w:noProof/>
          <w:sz w:val="22"/>
          <w:szCs w:val="22"/>
        </w:rPr>
        <w:t>(6)</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41940D44"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lastRenderedPageBreak/>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5C30E8">
        <w:rPr>
          <w:rFonts w:asciiTheme="minorHAnsi" w:hAnsiTheme="minorHAnsi" w:cstheme="minorHAnsi"/>
          <w:noProof/>
          <w:sz w:val="22"/>
        </w:rPr>
        <w:t>(6, 30-33)</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(6)</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&lt;EndNote&gt;&lt;Cite&gt;&lt;Author&gt;Church&lt;/Author&gt;&lt;Year&gt;2019&lt;/Year&gt;&lt;RecNum&gt;2856&lt;/RecNum&gt;&lt;DisplayText&gt;(34)&lt;/DisplayText&gt;&lt;record&gt;&lt;rec-number&gt;2856&lt;/rec-number&gt;&lt;foreign-keys&gt;&lt;key app="EN" db-id="20tzrfeaqpde50e5e2dvtwp7sr5fsss0txe9" timestamp="1591570887"&gt;2856&lt;/key&gt;&lt;/foreign-keys&gt;&lt;ref-type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(34)</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&lt;EndNote&gt;&lt;Cite&gt;&lt;Author&gt;Misof&lt;/Author&gt;&lt;Year&gt;2014&lt;/Year&gt;&lt;RecNum&gt;300&lt;/RecNum&gt;&lt;DisplayText&gt;(35, 36)&lt;/DisplayText&gt;&lt;record&gt;&lt;rec-number&gt;300&lt;/rec-number&gt;&lt;foreign-keys&gt;&lt;key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Cite&gt;&lt;Author&gt;Rainford&lt;/Author&gt;&lt;Year&gt;2014&lt;/Year&gt;&lt;RecNum&gt;434&lt;/RecNum&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A86549">
        <w:rPr>
          <w:rFonts w:asciiTheme="minorHAnsi" w:hAnsiTheme="minorHAnsi" w:cstheme="minorHAnsi"/>
          <w:sz w:val="22"/>
        </w:rPr>
        <w:fldChar w:fldCharType="separate"/>
      </w:r>
      <w:r w:rsidR="005C30E8">
        <w:rPr>
          <w:rFonts w:asciiTheme="minorHAnsi" w:hAnsiTheme="minorHAnsi" w:cstheme="minorHAnsi"/>
          <w:noProof/>
          <w:sz w:val="22"/>
        </w:rPr>
        <w:t>(35, 36)</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 xml:space="preserve">(Figure </w:t>
      </w:r>
      <w:r w:rsidR="00854D0F" w:rsidRPr="00AE0786">
        <w:rPr>
          <w:rFonts w:asciiTheme="minorHAnsi" w:hAnsiTheme="minorHAnsi" w:cstheme="minorHAnsi"/>
          <w:sz w:val="22"/>
        </w:rPr>
        <w:lastRenderedPageBreak/>
        <w:t>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698CCA4F"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2"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&lt;EndNote&gt;&lt;Cite&gt;&lt;Author&gt;Blackmon&lt;/Author&gt;&lt;Year&gt;2019&lt;/Year&gt;&lt;RecNum&gt;360&lt;/RecNum&gt;&lt;DisplayText&gt;(5)&lt;/DisplayText&gt;&lt;record&gt;&lt;rec-number&gt;360&lt;/rec-number&gt;&lt;foreign-keys&gt;&lt;key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5C30E8">
        <w:rPr>
          <w:rFonts w:cstheme="minorHAnsi"/>
          <w:noProof/>
          <w:sz w:val="22"/>
          <w:szCs w:val="22"/>
        </w:rPr>
        <w:t>(5)</w:t>
      </w:r>
      <w:r w:rsidR="001C3E57" w:rsidRPr="00AE0786">
        <w:rPr>
          <w:rFonts w:cstheme="minorHAnsi"/>
          <w:sz w:val="22"/>
          <w:szCs w:val="22"/>
        </w:rPr>
        <w:fldChar w:fldCharType="end"/>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5C30E8">
        <w:rPr>
          <w:rFonts w:cstheme="minorHAnsi"/>
          <w:sz w:val="22"/>
          <w:szCs w:val="22"/>
        </w:rPr>
        <w:instrText xml:space="preserve"> ADDIN EN.CITE &lt;EndNote&gt;&lt;Cite&gt;&lt;Author&gt;FitzJohn&lt;/Author&gt;&lt;Year&gt;2012&lt;/Year&gt;&lt;RecNum&gt;425&lt;/RecNum&gt;&lt;DisplayText&gt;(37)&lt;/DisplayText&gt;&lt;record&gt;&lt;rec-number&gt;425&lt;/rec-number&gt;&lt;foreign-keys&gt;&lt;key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5C30E8">
        <w:rPr>
          <w:rFonts w:cstheme="minorHAnsi"/>
          <w:noProof/>
          <w:sz w:val="22"/>
          <w:szCs w:val="22"/>
        </w:rPr>
        <w:t>(37)</w:t>
      </w:r>
      <w:r w:rsidR="00671853" w:rsidRPr="00AE0786">
        <w:rPr>
          <w:rFonts w:cstheme="minorHAnsi"/>
          <w:sz w:val="22"/>
          <w:szCs w:val="22"/>
        </w:rPr>
        <w:fldChar w:fldCharType="end"/>
      </w:r>
      <w:r w:rsidR="00671853" w:rsidRPr="00AE0786">
        <w:rPr>
          <w:rFonts w:cstheme="minorHAnsi"/>
          <w:sz w:val="22"/>
          <w:szCs w:val="22"/>
        </w:rPr>
        <w:t>.</w:t>
      </w:r>
      <w:r w:rsidR="004D1129">
        <w:rPr>
          <w:rFonts w:cstheme="minorHAnsi"/>
          <w:sz w:val="22"/>
          <w:szCs w:val="22"/>
        </w:rPr>
        <w:t xml:space="preserve"> All analyses were completed in R version 3.6.3 </w:t>
      </w:r>
      <w:r w:rsidR="004D1129">
        <w:rPr>
          <w:rFonts w:cstheme="minorHAnsi"/>
          <w:sz w:val="22"/>
          <w:szCs w:val="22"/>
        </w:rPr>
        <w:fldChar w:fldCharType="begin"/>
      </w:r>
      <w:r w:rsidR="005C30E8">
        <w:rPr>
          <w:rFonts w:cstheme="minorHAnsi"/>
          <w:sz w:val="22"/>
          <w:szCs w:val="22"/>
        </w:rPr>
        <w:instrText xml:space="preserve"> ADDIN EN.CITE &lt;EndNote&gt;&lt;Cite&gt;&lt;Author&gt;Team&lt;/Author&gt;&lt;Year&gt;2020&lt;/Year&gt;&lt;RecNum&gt;2317&lt;/RecNum&gt;&lt;DisplayText&gt;(38)&lt;/DisplayText&gt;&lt;record&gt;&lt;rec-number&gt;2317&lt;/rec-number&gt;&lt;foreign-keys&gt;&lt;key app="EN" db-id="20tzrfeaqpde50e5e2dvtwp7sr5fsss0txe9" timestamp="1452619529"&gt;2317&lt;/key&gt;&lt;/foreign-keys&gt;&lt;ref-type name="Computer Program"&gt;9&lt;/ref-type&gt;&lt;contributors&gt;&lt;authors&gt;&lt;author&gt;R Core Team&lt;/author&gt;&lt;/authors&gt;&lt;/contributors&gt;&lt;titles&gt;&lt;title&gt;R: A language and environment for statistical computing. R Foundation for Statistical Computing&lt;/title&gt;&lt;/titles&gt;&lt;dates&gt;&lt;year&gt;2020&lt;/year&gt;&lt;/dates&gt;&lt;pub-location&gt;Vienna, Austria&lt;/pub-location&gt;&lt;urls&gt;&lt;related-urls&gt;&lt;url&gt;https://www.R-project.org/.&lt;/url&gt;&lt;/related-urls&gt;&lt;/urls&gt;&lt;/record&gt;&lt;/Cite&gt;&lt;/EndNote&gt;</w:instrText>
      </w:r>
      <w:r w:rsidR="004D1129">
        <w:rPr>
          <w:rFonts w:cstheme="minorHAnsi"/>
          <w:sz w:val="22"/>
          <w:szCs w:val="22"/>
        </w:rPr>
        <w:fldChar w:fldCharType="separate"/>
      </w:r>
      <w:r w:rsidR="005C30E8">
        <w:rPr>
          <w:rFonts w:cstheme="minorHAnsi"/>
          <w:noProof/>
          <w:sz w:val="22"/>
          <w:szCs w:val="22"/>
        </w:rPr>
        <w:t>(38)</w:t>
      </w:r>
      <w:r w:rsidR="004D1129">
        <w:rPr>
          <w:rFonts w:cstheme="minorHAnsi"/>
          <w:sz w:val="22"/>
          <w:szCs w:val="22"/>
        </w:rPr>
        <w:fldChar w:fldCharType="end"/>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t>
      </w:r>
      <w:r w:rsidRPr="00AE0786">
        <w:rPr>
          <w:rFonts w:cstheme="minorHAnsi"/>
          <w:sz w:val="22"/>
          <w:szCs w:val="22"/>
        </w:rPr>
        <w:lastRenderedPageBreak/>
        <w:t xml:space="preserve">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7B079239" w:rsidR="00D97F3B" w:rsidRPr="00AE0786" w:rsidRDefault="004034FA" w:rsidP="005C30E8">
      <w:pPr>
        <w:spacing w:after="0" w:line="480" w:lineRule="auto"/>
        <w:rPr>
          <w:rFonts w:cstheme="minorHAnsi"/>
          <w:sz w:val="22"/>
          <w:szCs w:val="22"/>
        </w:rPr>
      </w:pPr>
      <w:r w:rsidRPr="00AE0786">
        <w:rPr>
          <w:rFonts w:cstheme="minorHAnsi"/>
          <w:sz w:val="22"/>
          <w:szCs w:val="22"/>
        </w:rPr>
        <w:lastRenderedPageBreak/>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70186337"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w:t>
      </w:r>
      <w:ins w:id="3" w:author="Microsoft Office User" w:date="2020-08-15T00:44:00Z">
        <w:r w:rsidR="001928E3">
          <w:rPr>
            <w:rFonts w:asciiTheme="minorHAnsi" w:hAnsiTheme="minorHAnsi" w:cstheme="minorHAnsi"/>
            <w:sz w:val="22"/>
          </w:rPr>
          <w:t xml:space="preserve">. The difference between these two trees is in </w:t>
        </w:r>
      </w:ins>
      <w:ins w:id="4" w:author="Microsoft Office User" w:date="2020-08-15T00:51:00Z">
        <w:r w:rsidR="001928E3">
          <w:rPr>
            <w:rFonts w:asciiTheme="minorHAnsi" w:hAnsiTheme="minorHAnsi" w:cstheme="minorHAnsi"/>
            <w:sz w:val="22"/>
          </w:rPr>
          <w:t xml:space="preserve">the </w:t>
        </w:r>
      </w:ins>
      <w:ins w:id="5" w:author="Microsoft Office User" w:date="2020-08-15T00:52:00Z">
        <w:r w:rsidR="001928E3">
          <w:rPr>
            <w:rFonts w:asciiTheme="minorHAnsi" w:hAnsiTheme="minorHAnsi" w:cstheme="minorHAnsi"/>
            <w:sz w:val="22"/>
          </w:rPr>
          <w:t xml:space="preserve">age estimates in older nodes. The </w:t>
        </w:r>
        <w:proofErr w:type="spellStart"/>
        <w:r w:rsidR="001928E3">
          <w:rPr>
            <w:rFonts w:asciiTheme="minorHAnsi" w:hAnsiTheme="minorHAnsi" w:cstheme="minorHAnsi"/>
            <w:sz w:val="22"/>
          </w:rPr>
          <w:t>Misof</w:t>
        </w:r>
        <w:proofErr w:type="spellEnd"/>
        <w:r w:rsidR="001928E3">
          <w:rPr>
            <w:rFonts w:asciiTheme="minorHAnsi" w:hAnsiTheme="minorHAnsi" w:cstheme="minorHAnsi"/>
            <w:sz w:val="22"/>
          </w:rPr>
          <w:t xml:space="preserve"> </w:t>
        </w:r>
      </w:ins>
      <w:ins w:id="6" w:author="Microsoft Office User" w:date="2020-08-15T00:53:00Z">
        <w:r w:rsidR="001928E3">
          <w:rPr>
            <w:rFonts w:asciiTheme="minorHAnsi" w:hAnsiTheme="minorHAnsi" w:cstheme="minorHAnsi"/>
            <w:sz w:val="22"/>
          </w:rPr>
          <w:t>tree favors more recent branching events while the Rainford tree ages the nodes much later.</w:t>
        </w:r>
      </w:ins>
      <w:ins w:id="7" w:author="Microsoft Office User" w:date="2020-08-15T00:44:00Z">
        <w:r w:rsidR="001928E3">
          <w:rPr>
            <w:rFonts w:asciiTheme="minorHAnsi" w:hAnsiTheme="minorHAnsi" w:cstheme="minorHAnsi"/>
            <w:sz w:val="22"/>
          </w:rPr>
          <w:t xml:space="preserve"> </w:t>
        </w:r>
      </w:ins>
      <w:r>
        <w:rPr>
          <w:rFonts w:asciiTheme="minorHAnsi" w:hAnsiTheme="minorHAnsi" w:cstheme="minorHAnsi"/>
          <w:sz w:val="22"/>
        </w:rPr>
        <w:t xml:space="preserve"> </w:t>
      </w:r>
      <w:del w:id="8" w:author="Microsoft Office User" w:date="2020-08-15T00:53:00Z">
        <w:r w:rsidDel="001928E3">
          <w:rPr>
            <w:rFonts w:asciiTheme="minorHAnsi" w:hAnsiTheme="minorHAnsi" w:cstheme="minorHAnsi"/>
            <w:sz w:val="22"/>
          </w:rPr>
          <w:delText xml:space="preserve">that differ in </w:delText>
        </w:r>
        <w:r w:rsidR="00141B90" w:rsidDel="001928E3">
          <w:rPr>
            <w:rFonts w:asciiTheme="minorHAnsi" w:hAnsiTheme="minorHAnsi" w:cstheme="minorHAnsi"/>
            <w:sz w:val="22"/>
          </w:rPr>
          <w:delText>the age of some clades</w:delText>
        </w:r>
        <w:r w:rsidDel="001928E3">
          <w:rPr>
            <w:rFonts w:asciiTheme="minorHAnsi" w:hAnsiTheme="minorHAnsi" w:cstheme="minorHAnsi"/>
            <w:sz w:val="22"/>
          </w:rPr>
          <w:delText xml:space="preserve">. </w:delText>
        </w:r>
      </w:del>
      <w:r>
        <w:rPr>
          <w:rFonts w:asciiTheme="minorHAnsi" w:hAnsiTheme="minorHAnsi" w:cstheme="minorHAnsi"/>
          <w:sz w:val="22"/>
        </w:rPr>
        <w:t>As such the rate estimates</w:t>
      </w:r>
      <w:ins w:id="9" w:author="Microsoft Office User" w:date="2020-08-15T01:15:00Z">
        <w:r w:rsidR="001928E3">
          <w:rPr>
            <w:rFonts w:asciiTheme="minorHAnsi" w:hAnsiTheme="minorHAnsi" w:cstheme="minorHAnsi"/>
            <w:sz w:val="22"/>
          </w:rPr>
          <w:t xml:space="preserve"> for chromosome number</w:t>
        </w:r>
      </w:ins>
      <w:r>
        <w:rPr>
          <w:rFonts w:asciiTheme="minorHAnsi" w:hAnsiTheme="minorHAnsi" w:cstheme="minorHAnsi"/>
          <w:sz w:val="22"/>
        </w:rPr>
        <w:t xml:space="preserve">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ExcludeAuth="1"&gt;&lt;Author&gt;Rainford&lt;/Author&gt;&lt;Year&gt;2014&lt;/Year&gt;&lt;RecNum&gt;434&lt;/RecNum&gt;&lt;DisplayText&gt;(36)&lt;/DisplayText&gt;&lt;record&gt;&lt;rec-number&gt;434&lt;/rec-number&gt;&lt;foreign-keys&gt;&lt;key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(36)</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ExcludeAuth="1"&gt;&lt;Author&gt;Misof&lt;/Author&gt;&lt;Year&gt;2014&lt;/Year&gt;&lt;RecNum&gt;300&lt;/RecNum&gt;&lt;DisplayText&gt;(35)&lt;/DisplayText&gt;&lt;record&gt;&lt;rec-number&gt;300&lt;/rec-number&gt;&lt;foreign-keys&gt;&lt;key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(35)</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414BE478"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xml:space="preserve">, each estimated in holocentric and monocentric </w:t>
      </w:r>
      <w:r w:rsidR="00CF31E9">
        <w:rPr>
          <w:rFonts w:asciiTheme="minorHAnsi" w:hAnsiTheme="minorHAnsi" w:cstheme="minorHAnsi"/>
          <w:sz w:val="22"/>
        </w:rPr>
        <w:lastRenderedPageBreak/>
        <w:t>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25DC20E2"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Coleoptera, Diptera, Hymenoptera, Isoptera,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Phasmatodea)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monocentric chromosomes</w:t>
      </w:r>
      <w:r w:rsidR="00CF31E9">
        <w:rPr>
          <w:rFonts w:asciiTheme="minorHAnsi" w:hAnsiTheme="minorHAnsi" w:cstheme="minorHAnsi"/>
          <w:iCs/>
          <w:sz w:val="22"/>
        </w:rPr>
        <w:t>.</w:t>
      </w:r>
      <w:r w:rsidR="009D45EA" w:rsidRPr="00AE0786">
        <w:rPr>
          <w:rFonts w:asciiTheme="minorHAnsi" w:hAnsiTheme="minorHAnsi" w:cstheme="minorHAnsi"/>
          <w:iCs/>
          <w:sz w:val="22"/>
        </w:rPr>
        <w:t xml:space="preserve"> </w:t>
      </w:r>
      <w:ins w:id="10" w:author="Microsoft Office User" w:date="2020-08-15T01:06:00Z">
        <w:r w:rsidR="001928E3">
          <w:t>The number of orders with sufficient data is small (10) in comparison to the size of this group (24). However, this is largely due to insufficient data present for the remaining orders.</w:t>
        </w:r>
      </w:ins>
      <w:ins w:id="11" w:author="Microsoft Office User" w:date="2020-08-15T01:07:00Z">
        <w:r w:rsidR="001928E3">
          <w:rPr>
            <w:rFonts w:asciiTheme="minorHAnsi" w:hAnsiTheme="minorHAnsi" w:cstheme="minorHAnsi"/>
            <w:iCs/>
            <w:sz w:val="22"/>
          </w:rPr>
          <w:t xml:space="preserve"> </w:t>
        </w:r>
      </w:ins>
      <w:r w:rsidR="00CF31E9">
        <w:rPr>
          <w:rFonts w:asciiTheme="minorHAnsi" w:hAnsiTheme="minorHAnsi" w:cstheme="minorHAnsi"/>
          <w:iCs/>
          <w:sz w:val="22"/>
        </w:rPr>
        <w:t>For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Under the simplified model Lepidoptera (a holocentric lineage) exhibited the 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w:t>
      </w:r>
      <w:ins w:id="12" w:author="Microsoft Office User" w:date="2020-08-12T01:57:00Z">
        <w:r w:rsidR="009200BD">
          <w:rPr>
            <w:rFonts w:asciiTheme="minorHAnsi" w:hAnsiTheme="minorHAnsi" w:cstheme="minorHAnsi"/>
            <w:iCs/>
            <w:sz w:val="22"/>
          </w:rPr>
          <w:t>n</w:t>
        </w:r>
      </w:ins>
      <w:r w:rsidR="00484E9D">
        <w:rPr>
          <w:rFonts w:asciiTheme="minorHAnsi" w:hAnsiTheme="minorHAnsi" w:cstheme="minorHAnsi"/>
          <w:iCs/>
          <w:sz w:val="22"/>
        </w:rPr>
        <w:t xml:space="preserv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&lt;EndNote&gt;&lt;Cite&gt;&lt;Author&gt;Robinson&lt;/Author&gt;&lt;Year&gt;1971&lt;/Year&gt;&lt;RecNum&gt;2186&lt;/RecNum&gt;&lt;DisplayText&gt;(39)&lt;/DisplayText&gt;&lt;record&gt;&lt;rec-number&gt;2186&lt;/rec-number&gt;&lt;foreign-keys&gt;&lt;key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C30E8">
        <w:rPr>
          <w:rFonts w:cstheme="minorHAnsi"/>
          <w:noProof/>
          <w:sz w:val="22"/>
          <w:szCs w:val="22"/>
        </w:rPr>
        <w:t>(39)</w:t>
      </w:r>
      <w:r w:rsidR="00511CB8">
        <w:rPr>
          <w:rFonts w:cstheme="minorHAnsi"/>
          <w:sz w:val="22"/>
          <w:szCs w:val="22"/>
        </w:rPr>
        <w:fldChar w:fldCharType="end"/>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5C30E8">
        <w:rPr>
          <w:rFonts w:cstheme="minorHAnsi"/>
          <w:noProof/>
          <w:sz w:val="22"/>
          <w:szCs w:val="22"/>
        </w:rPr>
        <w:t>(19, 20)</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454992B2" w:rsidR="009A2FA9" w:rsidRDefault="00233069" w:rsidP="005C30E8">
      <w:pPr>
        <w:spacing w:after="0" w:line="480" w:lineRule="auto"/>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sidR="005C30E8">
        <w:rPr>
          <w:rFonts w:cstheme="minorHAnsi"/>
          <w:noProof/>
          <w:sz w:val="22"/>
          <w:szCs w:val="22"/>
        </w:rPr>
        <w:t>(5)</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1928E3">
        <w:rPr>
          <w:rFonts w:cstheme="minorHAnsi"/>
          <w:sz w:val="22"/>
          <w:szCs w:val="22"/>
        </w:rPr>
        <w:instrText xml:space="preserve"> ADDIN EN.CITE &lt;EndNote&gt;&lt;Cite&gt;&lt;Author&gt;Chmátal&lt;/Author&gt;&lt;Year&gt;2014&lt;/Year&gt;&lt;RecNum&gt;426&lt;/RecNum&gt;&lt;DisplayText&gt;(40)&lt;/DisplayText&gt;&lt;record&gt;&lt;rec-number&gt;426&lt;/rec-number&gt;&lt;foreign-keys&gt;&lt;key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(40)</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w:t>
      </w:r>
      <w:r w:rsidR="00A900A4" w:rsidRPr="00AE0786">
        <w:rPr>
          <w:rFonts w:cstheme="minorHAnsi"/>
          <w:sz w:val="22"/>
          <w:szCs w:val="22"/>
        </w:rPr>
        <w:lastRenderedPageBreak/>
        <w:t xml:space="preserve">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&lt;EndNote&gt;&lt;Cite&gt;&lt;Author&gt;Gassmann&lt;/Author&gt;&lt;Year&gt;2012&lt;/Year&gt;&lt;RecNum&gt;2858&lt;/RecNum&gt;&lt;DisplayText&gt;(41)&lt;/DisplayText&gt;&lt;record&gt;&lt;rec-number&gt;2858&lt;/rec-number&gt;&lt;foreign-keys&gt;&lt;key app="EN" db-id="20tzrfeaqpde50e5e2dvtwp7sr5fsss0txe9" timestamp="1591570887"&gt;2858&lt;/key&gt;&lt;/foreign-keys&gt;&lt;ref-type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(41)</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5A5D2202" w:rsidR="00254CAD" w:rsidRPr="009A2FA9" w:rsidRDefault="00233069" w:rsidP="005C30E8">
      <w:pPr>
        <w:spacing w:after="0" w:line="480" w:lineRule="auto"/>
        <w:rPr>
          <w:rFonts w:cstheme="minorHAnsi"/>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w:t>
      </w:r>
      <w:ins w:id="13" w:author="Microsoft Office User" w:date="2020-08-15T01:50:00Z">
        <w:r w:rsidR="001928E3">
          <w:t xml:space="preserve">There is support for WGDs in 18 hexapod species encompassing 12 orders (Ephemeroptera, </w:t>
        </w:r>
        <w:proofErr w:type="spellStart"/>
        <w:r w:rsidR="001928E3">
          <w:t>Zoraptera</w:t>
        </w:r>
        <w:proofErr w:type="spellEnd"/>
        <w:r w:rsidR="001928E3">
          <w:t xml:space="preserve">, </w:t>
        </w:r>
        <w:proofErr w:type="spellStart"/>
        <w:r w:rsidR="001928E3">
          <w:t>Plecoptera</w:t>
        </w:r>
        <w:proofErr w:type="spellEnd"/>
        <w:r w:rsidR="001928E3">
          <w:t xml:space="preserve">, </w:t>
        </w:r>
        <w:proofErr w:type="spellStart"/>
        <w:r w:rsidR="001928E3">
          <w:t>Embioptera</w:t>
        </w:r>
        <w:proofErr w:type="spellEnd"/>
        <w:r w:rsidR="001928E3">
          <w:t xml:space="preserve">, </w:t>
        </w:r>
        <w:proofErr w:type="spellStart"/>
        <w:r w:rsidR="001928E3">
          <w:t>Blattodea</w:t>
        </w:r>
        <w:proofErr w:type="spellEnd"/>
        <w:r w:rsidR="001928E3">
          <w:t xml:space="preserve">, Thysanoptera, </w:t>
        </w:r>
        <w:proofErr w:type="spellStart"/>
        <w:r w:rsidR="001928E3">
          <w:t>Psocodea</w:t>
        </w:r>
        <w:proofErr w:type="spellEnd"/>
        <w:r w:rsidR="001928E3">
          <w:t xml:space="preserve">, Hymenoptera, Coleoptera, </w:t>
        </w:r>
        <w:proofErr w:type="spellStart"/>
        <w:r w:rsidR="001928E3">
          <w:t>Trichoptera</w:t>
        </w:r>
        <w:proofErr w:type="spellEnd"/>
        <w:r w:rsidR="001928E3">
          <w:t>, Lepidoptera, Diptera)</w:t>
        </w:r>
      </w:ins>
      <w:ins w:id="14" w:author="Microsoft Office User" w:date="2020-08-15T01:52:00Z">
        <w:r w:rsidR="001928E3">
          <w:t xml:space="preserve"> </w:t>
        </w:r>
      </w:ins>
      <w:r w:rsidR="001928E3">
        <w:fldChar w:fldCharType="begin"/>
      </w:r>
      <w:r w:rsidR="001928E3">
        <w:instrText xml:space="preserve"> ADDIN EN.CITE &lt;EndNote&gt;&lt;Cite&gt;&lt;Author&gt;Li&lt;/Author&gt;&lt;Year&gt;2018&lt;/Year&gt;&lt;RecNum&gt;460&lt;/RecNum&gt;&lt;DisplayText&gt;(42)&lt;/DisplayText&gt;&lt;record&gt;&lt;rec-number&gt;460&lt;/rec-number&gt;&lt;foreign-keys&gt;&lt;key app="EN" db-id="psx5aavda22efleatx5vaweatapzwapastxd" timestamp="1597474324" guid="cd0e0284-8cd1-44ba-9554-2eddd18c2616"&gt;460&lt;/key&gt;&lt;/foreign-keys&gt;&lt;ref-type name="Journal Article"&gt;17&lt;/ref-type&gt;&lt;contributors&gt;&lt;authors&gt;&lt;author&gt;Li, Zheng&lt;/author&gt;&lt;author&gt;Tiley, George P&lt;/author&gt;&lt;author&gt;Galuska, Sally R&lt;/author&gt;&lt;author&gt;Reardon, Chris R&lt;/author&gt;&lt;author&gt;Kidder, Thomas I&lt;/author&gt;&lt;author&gt;Rundell, Rebecca J&lt;/author&gt;&lt;author&gt;Barker, Michael S&lt;/author&gt;&lt;/authors&gt;&lt;/contributors&gt;&lt;titles&gt;&lt;title&gt;Multiple large-scale gene and genome duplications during the evolution of hexapods&lt;/title&gt;&lt;secondary-title&gt;Proceedings of the National Academy of Sciences&lt;/secondary-title&gt;&lt;/titles&gt;&lt;periodical&gt;&lt;full-title&gt;Proceedings of the National Academy of Sciences&lt;/full-title&gt;&lt;/periodical&gt;&lt;pages&gt;4713-4718&lt;/pages&gt;&lt;volume&gt;115&lt;/volume&gt;&lt;number&gt;18&lt;/number&gt;&lt;dates&gt;&lt;year&gt;2018&lt;/year&gt;&lt;/dates&gt;&lt;isbn&gt;0027-8424&lt;/isbn&gt;&lt;urls&gt;&lt;/urls&gt;&lt;/record&gt;&lt;/Cite&gt;&lt;/EndNote&gt;</w:instrText>
      </w:r>
      <w:r w:rsidR="001928E3">
        <w:fldChar w:fldCharType="separate"/>
      </w:r>
      <w:r w:rsidR="001928E3">
        <w:rPr>
          <w:noProof/>
        </w:rPr>
        <w:t>(42)</w:t>
      </w:r>
      <w:r w:rsidR="001928E3">
        <w:fldChar w:fldCharType="end"/>
      </w:r>
      <w:ins w:id="15" w:author="Microsoft Office User" w:date="2020-08-15T01:50:00Z">
        <w:r w:rsidR="001928E3">
          <w:t xml:space="preserve">. </w:t>
        </w:r>
      </w:ins>
      <w:ins w:id="16" w:author="Microsoft Office User" w:date="2020-08-15T01:55:00Z">
        <w:r w:rsidR="001928E3">
          <w:t>Of the</w:t>
        </w:r>
      </w:ins>
      <w:ins w:id="17" w:author="Microsoft Office User" w:date="2020-08-15T01:50:00Z">
        <w:r w:rsidR="001928E3">
          <w:t xml:space="preserve"> 12 orders with WGDs</w:t>
        </w:r>
      </w:ins>
      <w:ins w:id="18" w:author="Microsoft Office User" w:date="2020-08-15T01:55:00Z">
        <w:r w:rsidR="001928E3">
          <w:t>, 5</w:t>
        </w:r>
      </w:ins>
      <w:ins w:id="19" w:author="Microsoft Office User" w:date="2020-08-15T01:50:00Z">
        <w:r w:rsidR="001928E3">
          <w:t xml:space="preserve"> are included in our study.</w:t>
        </w:r>
      </w:ins>
      <w:ins w:id="20" w:author="Microsoft Office User" w:date="2020-08-15T01:51:00Z">
        <w:r w:rsidR="001928E3">
          <w:t xml:space="preserve"> </w:t>
        </w:r>
      </w:ins>
      <w:ins w:id="21" w:author="Microsoft Office User" w:date="2020-08-15T01:55:00Z">
        <w:r w:rsidR="001928E3">
          <w:rPr>
            <w:rFonts w:cstheme="minorHAnsi"/>
            <w:color w:val="000000" w:themeColor="text1"/>
            <w:sz w:val="22"/>
            <w:szCs w:val="22"/>
          </w:rPr>
          <w:t>For example, r</w:t>
        </w:r>
      </w:ins>
      <w:del w:id="22" w:author="Microsoft Office User" w:date="2020-08-15T01:55:00Z">
        <w:r w:rsidR="00883E36" w:rsidDel="001928E3">
          <w:rPr>
            <w:rFonts w:cstheme="minorHAnsi"/>
            <w:color w:val="000000" w:themeColor="text1"/>
            <w:sz w:val="22"/>
            <w:szCs w:val="22"/>
          </w:rPr>
          <w:delText>R</w:delText>
        </w:r>
      </w:del>
      <w:r w:rsidR="00883E36">
        <w:rPr>
          <w:rFonts w:cstheme="minorHAnsi"/>
          <w:color w:val="000000" w:themeColor="text1"/>
          <w:sz w:val="22"/>
          <w:szCs w:val="22"/>
        </w:rPr>
        <w:t xml:space="preserve">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w:t>
      </w:r>
      <w:r w:rsidR="00297D0F">
        <w:rPr>
          <w:rFonts w:cstheme="minorHAnsi"/>
          <w:color w:val="000000" w:themeColor="text1"/>
          <w:sz w:val="22"/>
          <w:szCs w:val="22"/>
        </w:rPr>
        <w:t>whole-</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bT40NjA8L1JlY051bT48RGlzcGxheVRleHQ+KDQyLCA0MywgYnV0IHNlZSA0NCwgNDUpPC9EaXNw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bGwtdGl0bGU+PC9wZXJpb2RpY2FsPjxwYWdlcz4yMDE1MDE1NzwvcGFnZXM+PHZvbHVtZT4yODI8
L3ZvbHVtZT48bnVtYmVyPjE4MDc8L251bWJlcj48ZGF0ZXM+PHllYXI+MjAxNTwveWVhcj48L2Rh
dGVzPjxpc2JuPjA5NjItODQ1MjwvaXNibj48dXJscz48L3VybHM+PC9yZWNvcmQ+PC9DaXRlPjwv
RW5kTm90ZT5=
</w:fldData>
        </w:fldChar>
      </w:r>
      <w:r w:rsidR="001928E3">
        <w:rPr>
          <w:rFonts w:cstheme="minorHAnsi"/>
          <w:color w:val="000000" w:themeColor="text1"/>
          <w:sz w:val="22"/>
          <w:szCs w:val="22"/>
        </w:rPr>
        <w:instrText xml:space="preserve"> ADDIN EN.CITE </w:instrText>
      </w:r>
      <w:r w:rsidR="001928E3">
        <w:rPr>
          <w:rFonts w:cstheme="minorHAnsi"/>
          <w:color w:val="000000" w:themeColor="text1"/>
          <w:sz w:val="22"/>
          <w:szCs w:val="22"/>
        </w:rPr>
        <w:fldChar w:fldCharType="begin">
          <w:fldData xml:space="preserve">PEVuZE5vdGU+PENpdGU+PEF1dGhvcj5MaTwvQXV0aG9yPjxZZWFyPjIwMTg8L1llYXI+PFJlY051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bGwtdGl0bGU+PC9wZXJpb2RpY2FsPjxwYWdlcz4yMDE1MDE1NzwvcGFnZXM+PHZvbHVtZT4yODI8
L3ZvbHVtZT48bnVtYmVyPjE4MDc8L251bWJlcj48ZGF0ZXM+PHllYXI+MjAxNTwveWVhcj48L2Rh
dGVzPjxpc2JuPjA5NjItODQ1MjwvaXNibj48dXJscz48L3VybHM+PC9yZWNvcmQ+PC9DaXRlPjwv
RW5kTm90ZT5=
</w:fldData>
        </w:fldChar>
      </w:r>
      <w:r w:rsidR="001928E3">
        <w:rPr>
          <w:rFonts w:cstheme="minorHAnsi"/>
          <w:color w:val="000000" w:themeColor="text1"/>
          <w:sz w:val="22"/>
          <w:szCs w:val="22"/>
        </w:rPr>
        <w:instrText xml:space="preserve"> ADDIN EN.CITE.DATA </w:instrText>
      </w:r>
      <w:r w:rsidR="001928E3">
        <w:rPr>
          <w:rFonts w:cstheme="minorHAnsi"/>
          <w:color w:val="000000" w:themeColor="text1"/>
          <w:sz w:val="22"/>
          <w:szCs w:val="22"/>
        </w:rPr>
      </w:r>
      <w:r w:rsidR="001928E3">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1928E3">
        <w:rPr>
          <w:rFonts w:cstheme="minorHAnsi"/>
          <w:noProof/>
          <w:color w:val="000000" w:themeColor="text1"/>
          <w:sz w:val="22"/>
          <w:szCs w:val="22"/>
        </w:rPr>
        <w:t>(42, 43, but see 44, 45)</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1928E3">
        <w:rPr>
          <w:rFonts w:cstheme="minorHAnsi"/>
          <w:color w:val="000000" w:themeColor="text1"/>
          <w:sz w:val="22"/>
          <w:szCs w:val="22"/>
        </w:rPr>
        <w:instrText xml:space="preserve"> ADDIN EN.CITE </w:instrText>
      </w:r>
      <w:r w:rsidR="001928E3">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1928E3">
        <w:rPr>
          <w:rFonts w:cstheme="minorHAnsi"/>
          <w:color w:val="000000" w:themeColor="text1"/>
          <w:sz w:val="22"/>
          <w:szCs w:val="22"/>
        </w:rPr>
        <w:instrText xml:space="preserve"> ADDIN EN.CITE.DATA </w:instrText>
      </w:r>
      <w:r w:rsidR="001928E3">
        <w:rPr>
          <w:rFonts w:cstheme="minorHAnsi"/>
          <w:color w:val="000000" w:themeColor="text1"/>
          <w:sz w:val="22"/>
          <w:szCs w:val="22"/>
        </w:rPr>
      </w:r>
      <w:r w:rsidR="001928E3">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1928E3">
        <w:rPr>
          <w:rFonts w:cstheme="minorHAnsi"/>
          <w:noProof/>
          <w:color w:val="000000" w:themeColor="text1"/>
          <w:sz w:val="22"/>
          <w:szCs w:val="22"/>
        </w:rPr>
        <w:t>(5, 46-48)</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ins w:id="23" w:author="Microsoft Office User" w:date="2020-08-15T02:42:00Z">
        <w:r w:rsidR="00B8108A">
          <w:rPr>
            <w:rFonts w:cstheme="minorHAnsi"/>
            <w:color w:val="000000" w:themeColor="text1"/>
            <w:sz w:val="22"/>
            <w:szCs w:val="22"/>
          </w:rPr>
          <w:t xml:space="preserve"> Despite these differences, both analyses show both higher and lower rates in </w:t>
        </w:r>
      </w:ins>
      <w:ins w:id="24" w:author="Microsoft Office User" w:date="2020-08-15T02:44:00Z">
        <w:r w:rsidR="00B8108A">
          <w:rPr>
            <w:rFonts w:cstheme="minorHAnsi"/>
            <w:color w:val="000000" w:themeColor="text1"/>
            <w:sz w:val="22"/>
            <w:szCs w:val="22"/>
          </w:rPr>
          <w:t xml:space="preserve">some </w:t>
        </w:r>
      </w:ins>
      <w:ins w:id="25" w:author="Microsoft Office User" w:date="2020-08-15T02:42:00Z">
        <w:r w:rsidR="00B8108A">
          <w:rPr>
            <w:rFonts w:cstheme="minorHAnsi"/>
            <w:color w:val="000000" w:themeColor="text1"/>
            <w:sz w:val="22"/>
            <w:szCs w:val="22"/>
          </w:rPr>
          <w:t>monocentric</w:t>
        </w:r>
      </w:ins>
      <w:ins w:id="26" w:author="Microsoft Office User" w:date="2020-08-15T02:44:00Z">
        <w:r w:rsidR="00B8108A">
          <w:rPr>
            <w:rFonts w:cstheme="minorHAnsi"/>
            <w:color w:val="000000" w:themeColor="text1"/>
            <w:sz w:val="22"/>
            <w:szCs w:val="22"/>
          </w:rPr>
          <w:t xml:space="preserve"> and holocentric</w:t>
        </w:r>
      </w:ins>
      <w:ins w:id="27" w:author="Microsoft Office User" w:date="2020-08-15T02:42:00Z">
        <w:r w:rsidR="00B8108A">
          <w:rPr>
            <w:rFonts w:cstheme="minorHAnsi"/>
            <w:color w:val="000000" w:themeColor="text1"/>
            <w:sz w:val="22"/>
            <w:szCs w:val="22"/>
          </w:rPr>
          <w:t xml:space="preserve"> species</w:t>
        </w:r>
      </w:ins>
      <w:ins w:id="28" w:author="Microsoft Office User" w:date="2020-08-15T02:43:00Z">
        <w:r w:rsidR="00B8108A">
          <w:rPr>
            <w:rFonts w:cstheme="minorHAnsi"/>
            <w:color w:val="000000" w:themeColor="text1"/>
            <w:sz w:val="22"/>
            <w:szCs w:val="22"/>
          </w:rPr>
          <w:t xml:space="preserve">, and ultimately </w:t>
        </w:r>
        <w:r w:rsidR="00B8108A">
          <w:rPr>
            <w:rFonts w:eastAsiaTheme="minorEastAsia" w:cstheme="minorHAnsi"/>
            <w:bCs/>
            <w:sz w:val="22"/>
            <w:szCs w:val="22"/>
          </w:rPr>
          <w:t>no significant difference in rates of chromosome number evolution</w:t>
        </w:r>
      </w:ins>
      <w:ins w:id="29" w:author="Microsoft Office User" w:date="2020-08-15T02:44:00Z">
        <w:r w:rsidR="00B8108A">
          <w:rPr>
            <w:rFonts w:eastAsiaTheme="minorEastAsia" w:cstheme="minorHAnsi"/>
            <w:bCs/>
            <w:sz w:val="22"/>
            <w:szCs w:val="22"/>
          </w:rPr>
          <w:t xml:space="preserve"> (Figure 2).</w:t>
        </w:r>
      </w:ins>
    </w:p>
    <w:p w14:paraId="71DBA243" w14:textId="77777777" w:rsidR="00254CAD" w:rsidRDefault="00254CAD" w:rsidP="005C30E8">
      <w:pPr>
        <w:spacing w:after="0" w:line="480" w:lineRule="auto"/>
        <w:rPr>
          <w:rFonts w:cstheme="minorHAnsi"/>
          <w:color w:val="000000" w:themeColor="text1"/>
          <w:sz w:val="22"/>
          <w:szCs w:val="22"/>
        </w:rPr>
      </w:pPr>
    </w:p>
    <w:p w14:paraId="5153997C" w14:textId="628E94C9"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lastRenderedPageBreak/>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Pr>
          <w:rFonts w:cstheme="minorHAnsi"/>
          <w:color w:val="000000" w:themeColor="text1"/>
          <w:sz w:val="22"/>
          <w:szCs w:val="22"/>
        </w:rPr>
        <w:fldChar w:fldCharType="begin"/>
      </w:r>
      <w:r w:rsidR="001928E3">
        <w:rPr>
          <w:rFonts w:cstheme="minorHAnsi"/>
          <w:color w:val="000000" w:themeColor="text1"/>
          <w:sz w:val="22"/>
          <w:szCs w:val="22"/>
        </w:rPr>
        <w:instrText xml:space="preserve"> ADDIN EN.CITE &lt;EndNote&gt;&lt;Cite&gt;&lt;Author&gt;Poggio&lt;/Author&gt;&lt;Year&gt;2007&lt;/Year&gt;&lt;RecNum&gt;2828&lt;/RecNum&gt;&lt;DisplayText&gt;(49)&lt;/DisplayText&gt;&lt;record&gt;&lt;rec-number&gt;2828&lt;/rec-number&gt;&lt;foreign-keys&gt;&lt;key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sidR="001928E3">
        <w:rPr>
          <w:rFonts w:cstheme="minorHAnsi"/>
          <w:noProof/>
          <w:color w:val="000000" w:themeColor="text1"/>
          <w:sz w:val="22"/>
          <w:szCs w:val="22"/>
        </w:rPr>
        <w:t>(49)</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6835A2FC"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&lt;EndNote&gt;&lt;Cite&gt;&lt;Author&gt;White&lt;/Author&gt;&lt;Year&gt;1978&lt;/Year&gt;&lt;RecNum&gt;2174&lt;/RecNum&gt;&lt;DisplayText&gt;(2)&lt;/DisplayText&gt;&lt;record&gt;&lt;rec-number&gt;2174&lt;/rec-number&gt;&lt;foreign-keys&gt;&lt;key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(2)</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sidR="001928E3">
        <w:rPr>
          <w:rFonts w:cstheme="minorHAnsi"/>
          <w:color w:val="000000" w:themeColor="text1"/>
          <w:sz w:val="22"/>
          <w:szCs w:val="22"/>
        </w:rPr>
        <w:instrText xml:space="preserve"> ADDIN EN.CITE &lt;EndNote&gt;&lt;Cite&gt;&lt;Author&gt;White&lt;/Author&gt;&lt;Year&gt;1969&lt;/Year&gt;&lt;RecNum&gt;2829&lt;/RecNum&gt;&lt;DisplayText&gt;(50)&lt;/DisplayText&gt;&lt;record&gt;&lt;rec-number&gt;2829&lt;/rec-number&gt;&lt;foreign-keys&gt;&lt;key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sidR="001928E3">
        <w:rPr>
          <w:rFonts w:cstheme="minorHAnsi"/>
          <w:noProof/>
          <w:color w:val="000000" w:themeColor="text1"/>
          <w:sz w:val="22"/>
          <w:szCs w:val="22"/>
        </w:rPr>
        <w:t>(50)</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1928E3">
        <w:rPr>
          <w:rFonts w:cstheme="minorHAnsi"/>
          <w:color w:val="000000" w:themeColor="text1"/>
          <w:sz w:val="22"/>
          <w:szCs w:val="22"/>
        </w:rPr>
        <w:instrText xml:space="preserve"> ADDIN EN.CITE &lt;EndNote&gt;&lt;Cite&gt;&lt;Author&gt;Lande&lt;/Author&gt;&lt;Year&gt;1984&lt;/Year&gt;&lt;RecNum&gt;418&lt;/RecNum&gt;&lt;DisplayText&gt;(51)&lt;/DisplayText&gt;&lt;record&gt;&lt;rec-number&gt;418&lt;/rec-number&gt;&lt;foreign-keys&gt;&lt;key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1928E3">
        <w:rPr>
          <w:rFonts w:cstheme="minorHAnsi"/>
          <w:noProof/>
          <w:color w:val="000000" w:themeColor="text1"/>
          <w:sz w:val="22"/>
          <w:szCs w:val="22"/>
        </w:rPr>
        <w:t>(51)</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1928E3">
        <w:rPr>
          <w:rFonts w:cstheme="minorHAnsi"/>
          <w:color w:val="000000" w:themeColor="text1"/>
          <w:sz w:val="22"/>
          <w:szCs w:val="22"/>
        </w:rPr>
        <w:instrText xml:space="preserve"> ADDIN EN.CITE </w:instrText>
      </w:r>
      <w:r w:rsidR="001928E3">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1928E3">
        <w:rPr>
          <w:rFonts w:cstheme="minorHAnsi"/>
          <w:color w:val="000000" w:themeColor="text1"/>
          <w:sz w:val="22"/>
          <w:szCs w:val="22"/>
        </w:rPr>
        <w:instrText xml:space="preserve"> ADDIN EN.CITE.DATA </w:instrText>
      </w:r>
      <w:r w:rsidR="001928E3">
        <w:rPr>
          <w:rFonts w:cstheme="minorHAnsi"/>
          <w:color w:val="000000" w:themeColor="text1"/>
          <w:sz w:val="22"/>
          <w:szCs w:val="22"/>
        </w:rPr>
      </w:r>
      <w:r w:rsidR="001928E3">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1928E3">
        <w:rPr>
          <w:rFonts w:cstheme="minorHAnsi"/>
          <w:noProof/>
          <w:color w:val="000000" w:themeColor="text1"/>
          <w:sz w:val="22"/>
          <w:szCs w:val="22"/>
        </w:rPr>
        <w:t>(1, 7, 52-56)</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E6DB0BB"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statistic</w:t>
      </w:r>
      <w:ins w:id="30" w:author="Microsoft Office User" w:date="2020-08-11T15:08:00Z">
        <w:r w:rsidR="009200BD">
          <w:rPr>
            <w:rFonts w:cstheme="minorHAnsi"/>
            <w:bCs/>
            <w:sz w:val="22"/>
            <w:szCs w:val="22"/>
          </w:rPr>
          <w:t>, w</w:t>
        </w:r>
      </w:ins>
      <w:del w:id="31" w:author="Microsoft Office User" w:date="2020-08-11T15:08:00Z">
        <w:r w:rsidR="0067543F" w:rsidDel="009200BD">
          <w:rPr>
            <w:rFonts w:cstheme="minorHAnsi"/>
            <w:bCs/>
            <w:sz w:val="22"/>
            <w:szCs w:val="22"/>
          </w:rPr>
          <w:delText>. W</w:delText>
        </w:r>
      </w:del>
      <w:r w:rsidR="0067543F">
        <w:rPr>
          <w:rFonts w:cstheme="minorHAnsi"/>
          <w:bCs/>
          <w:sz w:val="22"/>
          <w:szCs w:val="22"/>
        </w:rPr>
        <w:t xml:space="preserve">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w:t>
      </w:r>
      <w:del w:id="32" w:author="Microsoft Office User" w:date="2020-08-11T15:08:00Z">
        <w:r w:rsidR="0067543F" w:rsidDel="009200BD">
          <w:rPr>
            <w:rFonts w:eastAsiaTheme="minorEastAsia" w:cstheme="minorHAnsi"/>
            <w:bCs/>
            <w:sz w:val="22"/>
            <w:szCs w:val="22"/>
          </w:rPr>
          <w:delText>more quickly</w:delText>
        </w:r>
      </w:del>
      <w:ins w:id="33" w:author="Microsoft Office User" w:date="2020-08-11T15:08:00Z">
        <w:r w:rsidR="009200BD">
          <w:rPr>
            <w:rFonts w:eastAsiaTheme="minorEastAsia" w:cstheme="minorHAnsi"/>
            <w:bCs/>
            <w:sz w:val="22"/>
            <w:szCs w:val="22"/>
          </w:rPr>
          <w:t>slower</w:t>
        </w:r>
      </w:ins>
      <w:r w:rsidR="0067543F">
        <w:rPr>
          <w:rFonts w:eastAsiaTheme="minorEastAsia" w:cstheme="minorHAnsi"/>
          <w:bCs/>
          <w:sz w:val="22"/>
          <w:szCs w:val="22"/>
        </w:rPr>
        <w:t xml:space="preserve">.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4C4C81F7" w14:textId="77777777" w:rsidR="009200BD" w:rsidRDefault="0009567D" w:rsidP="00DE1F25">
      <w:pPr>
        <w:spacing w:after="0"/>
        <w:rPr>
          <w:ins w:id="34" w:author="Microsoft Office User" w:date="2020-08-12T01:20:00Z"/>
          <w:rFonts w:eastAsiaTheme="minorEastAsia" w:cstheme="minorHAnsi"/>
          <w:sz w:val="22"/>
          <w:szCs w:val="22"/>
        </w:rPr>
      </w:pPr>
      <w:r w:rsidRPr="00B262DF">
        <w:rPr>
          <w:rFonts w:cstheme="minorHAnsi"/>
          <w:b/>
          <w:sz w:val="22"/>
          <w:szCs w:val="22"/>
        </w:rPr>
        <w:t xml:space="preserve">Supplemental Figure 1. </w:t>
      </w:r>
      <w:r w:rsidR="002D30B1" w:rsidRPr="00B262DF">
        <w:rPr>
          <w:rFonts w:cstheme="minorHAnsi"/>
          <w:b/>
          <w:sz w:val="22"/>
          <w:szCs w:val="22"/>
        </w:rPr>
        <w:t>Comparison</w:t>
      </w:r>
      <w:r w:rsidRPr="00B262DF">
        <w:rPr>
          <w:rFonts w:cstheme="minorHAnsi"/>
          <w:b/>
          <w:sz w:val="22"/>
          <w:szCs w:val="22"/>
        </w:rPr>
        <w:t xml:space="preserve"> of inferences under alternative backbones</w:t>
      </w:r>
      <w:r>
        <w:rPr>
          <w:rFonts w:cstheme="minorHAnsi"/>
          <w:sz w:val="22"/>
          <w:szCs w:val="22"/>
        </w:rPr>
        <w:t xml:space="preserve">.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p>
    <w:p w14:paraId="7342C7F9" w14:textId="77777777" w:rsidR="009200BD" w:rsidRDefault="009200BD" w:rsidP="00DE1F25">
      <w:pPr>
        <w:spacing w:after="0"/>
        <w:rPr>
          <w:ins w:id="35" w:author="Microsoft Office User" w:date="2020-08-12T01:20:00Z"/>
          <w:rFonts w:cstheme="minorHAnsi"/>
          <w:sz w:val="22"/>
          <w:szCs w:val="22"/>
        </w:rPr>
      </w:pPr>
    </w:p>
    <w:p w14:paraId="4343BF22" w14:textId="47D64E49" w:rsidR="009200BD" w:rsidRDefault="009200BD" w:rsidP="009200BD">
      <w:pPr>
        <w:spacing w:after="0"/>
        <w:rPr>
          <w:ins w:id="36" w:author="Microsoft Office User" w:date="2020-08-12T01:24:00Z"/>
          <w:rFonts w:cstheme="minorHAnsi"/>
          <w:b/>
          <w:sz w:val="22"/>
          <w:szCs w:val="22"/>
        </w:rPr>
      </w:pPr>
      <w:ins w:id="37" w:author="Microsoft Office User" w:date="2020-08-12T01:24:00Z">
        <w:r>
          <w:rPr>
            <w:rFonts w:cstheme="minorHAnsi"/>
            <w:b/>
            <w:noProof/>
            <w:sz w:val="22"/>
            <w:szCs w:val="22"/>
          </w:rPr>
          <w:drawing>
            <wp:inline distT="0" distB="0" distL="0" distR="0" wp14:anchorId="0386126D" wp14:editId="4D897040">
              <wp:extent cx="2362200" cy="214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12 at 1.24.30 AM.png"/>
                      <pic:cNvPicPr/>
                    </pic:nvPicPr>
                    <pic:blipFill rotWithShape="1">
                      <a:blip r:embed="rId10"/>
                      <a:srcRect l="5430" t="7556" r="10408" b="17334"/>
                      <a:stretch/>
                    </pic:blipFill>
                    <pic:spPr bwMode="auto">
                      <a:xfrm>
                        <a:off x="0" y="0"/>
                        <a:ext cx="2362200" cy="2146300"/>
                      </a:xfrm>
                      <a:prstGeom prst="rect">
                        <a:avLst/>
                      </a:prstGeom>
                      <a:ln>
                        <a:noFill/>
                      </a:ln>
                      <a:extLst>
                        <a:ext uri="{53640926-AAD7-44D8-BBD7-CCE9431645EC}">
                          <a14:shadowObscured xmlns:a14="http://schemas.microsoft.com/office/drawing/2010/main"/>
                        </a:ext>
                      </a:extLst>
                    </pic:spPr>
                  </pic:pic>
                </a:graphicData>
              </a:graphic>
            </wp:inline>
          </w:drawing>
        </w:r>
      </w:ins>
    </w:p>
    <w:p w14:paraId="0496C160" w14:textId="77777777" w:rsidR="009200BD" w:rsidRDefault="009200BD" w:rsidP="00DE1F25">
      <w:pPr>
        <w:spacing w:after="0"/>
        <w:rPr>
          <w:ins w:id="38" w:author="Microsoft Office User" w:date="2020-08-12T01:24:00Z"/>
          <w:rFonts w:cstheme="minorHAnsi"/>
          <w:b/>
          <w:sz w:val="22"/>
          <w:szCs w:val="22"/>
        </w:rPr>
      </w:pPr>
    </w:p>
    <w:p w14:paraId="364E0815" w14:textId="0DE0CFF6" w:rsidR="00077899" w:rsidRPr="00AE0786" w:rsidRDefault="009200BD" w:rsidP="00DE1F25">
      <w:pPr>
        <w:spacing w:after="0"/>
        <w:rPr>
          <w:rFonts w:cstheme="minorHAnsi"/>
          <w:sz w:val="22"/>
          <w:szCs w:val="22"/>
        </w:rPr>
      </w:pPr>
      <w:ins w:id="39" w:author="Microsoft Office User" w:date="2020-08-12T01:20:00Z">
        <w:r w:rsidRPr="009200BD">
          <w:rPr>
            <w:rFonts w:cstheme="minorHAnsi"/>
            <w:b/>
            <w:sz w:val="22"/>
            <w:szCs w:val="22"/>
            <w:rPrChange w:id="40" w:author="Microsoft Office User" w:date="2020-08-12T01:24:00Z">
              <w:rPr>
                <w:rFonts w:cstheme="minorHAnsi"/>
                <w:sz w:val="22"/>
                <w:szCs w:val="22"/>
              </w:rPr>
            </w:rPrChange>
          </w:rPr>
          <w:t>Supplemental Figure 2. Model for evolution of karyotype data.</w:t>
        </w:r>
        <w:r>
          <w:rPr>
            <w:rFonts w:cstheme="minorHAnsi"/>
            <w:sz w:val="22"/>
            <w:szCs w:val="22"/>
          </w:rPr>
          <w:t xml:space="preserve"> At any given </w:t>
        </w:r>
      </w:ins>
      <w:ins w:id="41" w:author="Microsoft Office User" w:date="2020-08-12T01:24:00Z">
        <w:r>
          <w:rPr>
            <w:rFonts w:cstheme="minorHAnsi"/>
            <w:sz w:val="22"/>
            <w:szCs w:val="22"/>
          </w:rPr>
          <w:t>time,</w:t>
        </w:r>
      </w:ins>
      <w:ins w:id="42" w:author="Microsoft Office User" w:date="2020-08-12T01:20:00Z">
        <w:r>
          <w:rPr>
            <w:rFonts w:cstheme="minorHAnsi"/>
            <w:sz w:val="22"/>
            <w:szCs w:val="22"/>
          </w:rPr>
          <w:t xml:space="preserve"> there is chromosome number </w:t>
        </w:r>
      </w:ins>
      <m:oMath>
        <m:r>
          <w:ins w:id="43" w:author="Microsoft Office User" w:date="2020-08-12T01:24:00Z">
            <w:rPr>
              <w:rFonts w:ascii="Cambria Math" w:hAnsi="Cambria Math" w:cstheme="minorHAnsi"/>
              <w:sz w:val="22"/>
              <w:szCs w:val="22"/>
            </w:rPr>
            <m:t>i </m:t>
          </w:ins>
        </m:r>
      </m:oMath>
      <w:ins w:id="44" w:author="Microsoft Office User" w:date="2020-08-12T01:20:00Z">
        <w:r>
          <w:rPr>
            <w:rFonts w:cstheme="minorHAnsi"/>
            <w:sz w:val="22"/>
            <w:szCs w:val="22"/>
          </w:rPr>
          <w:t xml:space="preserve">and </w:t>
        </w:r>
      </w:ins>
      <w:ins w:id="45" w:author="Microsoft Office User" w:date="2020-08-12T01:21:00Z">
        <w:r>
          <w:rPr>
            <w:rFonts w:cstheme="minorHAnsi"/>
            <w:sz w:val="22"/>
            <w:szCs w:val="22"/>
          </w:rPr>
          <w:t xml:space="preserve">either holocentric or monocentric chromosomes. A lineage can make four possible transitions: </w:t>
        </w:r>
      </w:ins>
      <m:oMath>
        <m:r>
          <w:ins w:id="46" w:author="Microsoft Office User" w:date="2020-08-12T01:23:00Z">
            <w:rPr>
              <w:rFonts w:ascii="Cambria Math" w:hAnsi="Cambria Math" w:cstheme="minorHAnsi"/>
              <w:sz w:val="22"/>
              <w:szCs w:val="22"/>
            </w:rPr>
            <m:t>δ</m:t>
          </w:ins>
        </m:r>
      </m:oMath>
      <w:ins w:id="47" w:author="Microsoft Office User" w:date="2020-08-12T01:21:00Z">
        <w:r>
          <w:rPr>
            <w:rFonts w:cstheme="minorHAnsi"/>
            <w:sz w:val="22"/>
            <w:szCs w:val="22"/>
          </w:rPr>
          <w:t xml:space="preserve"> the los</w:t>
        </w:r>
      </w:ins>
      <w:ins w:id="48" w:author="Microsoft Office User" w:date="2020-08-12T01:22:00Z">
        <w:r>
          <w:rPr>
            <w:rFonts w:cstheme="minorHAnsi"/>
            <w:sz w:val="22"/>
            <w:szCs w:val="22"/>
          </w:rPr>
          <w:t xml:space="preserve">s of a chromosome through fusion, </w:t>
        </w:r>
      </w:ins>
      <m:oMath>
        <m:r>
          <w:ins w:id="49" w:author="Microsoft Office User" w:date="2020-08-12T01:23:00Z">
            <w:rPr>
              <w:rFonts w:ascii="Cambria Math" w:hAnsi="Cambria Math" w:cstheme="minorHAnsi"/>
              <w:sz w:val="22"/>
              <w:szCs w:val="22"/>
            </w:rPr>
            <m:t>γ</m:t>
          </w:ins>
        </m:r>
      </m:oMath>
      <w:ins w:id="50" w:author="Microsoft Office User" w:date="2020-08-12T01:22:00Z">
        <w:r>
          <w:rPr>
            <w:rFonts w:cstheme="minorHAnsi"/>
            <w:sz w:val="22"/>
            <w:szCs w:val="22"/>
          </w:rPr>
          <w:t xml:space="preserve"> the gain of a chromosome through fission, </w:t>
        </w:r>
      </w:ins>
      <m:oMath>
        <m:r>
          <w:ins w:id="51" w:author="Microsoft Office User" w:date="2020-08-12T01:23:00Z">
            <w:rPr>
              <w:rFonts w:ascii="Cambria Math" w:hAnsi="Cambria Math" w:cstheme="minorHAnsi"/>
              <w:sz w:val="22"/>
              <w:szCs w:val="22"/>
            </w:rPr>
            <m:t>ρ</m:t>
          </w:ins>
        </m:r>
      </m:oMath>
      <w:ins w:id="52" w:author="Microsoft Office User" w:date="2020-08-12T01:22:00Z">
        <w:r>
          <w:rPr>
            <w:rFonts w:cstheme="minorHAnsi"/>
            <w:sz w:val="22"/>
            <w:szCs w:val="22"/>
          </w:rPr>
          <w:t xml:space="preserve"> the polyploidization</w:t>
        </w:r>
      </w:ins>
      <w:ins w:id="53" w:author="Microsoft Office User" w:date="2020-08-12T01:23:00Z">
        <w:r>
          <w:rPr>
            <w:rFonts w:cstheme="minorHAnsi"/>
            <w:sz w:val="22"/>
            <w:szCs w:val="22"/>
          </w:rPr>
          <w:t xml:space="preserve"> of the genome, and </w:t>
        </w:r>
      </w:ins>
      <m:oMath>
        <m:r>
          <w:ins w:id="54" w:author="Microsoft Office User" w:date="2020-08-12T01:23:00Z">
            <w:rPr>
              <w:rFonts w:ascii="Cambria Math" w:hAnsi="Cambria Math" w:cstheme="minorHAnsi"/>
              <w:sz w:val="22"/>
              <w:szCs w:val="22"/>
            </w:rPr>
            <m:t>q</m:t>
          </w:ins>
        </m:r>
      </m:oMath>
      <w:ins w:id="55" w:author="Microsoft Office User" w:date="2020-08-12T01:23:00Z">
        <w:r>
          <w:rPr>
            <w:rFonts w:cstheme="minorHAnsi"/>
            <w:sz w:val="22"/>
            <w:szCs w:val="22"/>
          </w:rPr>
          <w:t xml:space="preserve"> the transition from </w:t>
        </w:r>
        <w:proofErr w:type="spellStart"/>
        <w:r>
          <w:rPr>
            <w:rFonts w:cstheme="minorHAnsi"/>
            <w:sz w:val="22"/>
            <w:szCs w:val="22"/>
          </w:rPr>
          <w:t>holocentic</w:t>
        </w:r>
        <w:proofErr w:type="spellEnd"/>
        <w:r>
          <w:rPr>
            <w:rFonts w:cstheme="minorHAnsi"/>
            <w:sz w:val="22"/>
            <w:szCs w:val="22"/>
          </w:rPr>
          <w:t xml:space="preserve"> to monocentric. </w:t>
        </w:r>
      </w:ins>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63EC0BB3" w14:textId="77777777" w:rsidR="001928E3" w:rsidRPr="001928E3" w:rsidRDefault="006A5BDC" w:rsidP="001928E3">
      <w:pPr>
        <w:pStyle w:val="EndNoteBibliography"/>
        <w:spacing w:after="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1928E3" w:rsidRPr="001928E3">
        <w:rPr>
          <w:noProof/>
        </w:rPr>
        <w:t>1.</w:t>
      </w:r>
      <w:r w:rsidR="001928E3" w:rsidRPr="001928E3">
        <w:rPr>
          <w:noProof/>
        </w:rPr>
        <w:tab/>
        <w:t>Wilson AC, Bush GL, Case SM, King MC. Social structuring of mammalian populations and rate of chromosomal evolution. Proceedings of the National Academy of Sciences. 1975;72(12):5061-5.</w:t>
      </w:r>
    </w:p>
    <w:p w14:paraId="7FF94E1D" w14:textId="77777777" w:rsidR="001928E3" w:rsidRPr="001928E3" w:rsidRDefault="001928E3" w:rsidP="001928E3">
      <w:pPr>
        <w:pStyle w:val="EndNoteBibliography"/>
        <w:spacing w:after="0"/>
        <w:rPr>
          <w:noProof/>
        </w:rPr>
      </w:pPr>
      <w:r w:rsidRPr="001928E3">
        <w:rPr>
          <w:noProof/>
        </w:rPr>
        <w:t>2.</w:t>
      </w:r>
      <w:r w:rsidRPr="001928E3">
        <w:rPr>
          <w:noProof/>
        </w:rPr>
        <w:tab/>
        <w:t>White MJD. Modes of speciation. San Francisco: : WH Freeman; 1978. 455 p.</w:t>
      </w:r>
    </w:p>
    <w:p w14:paraId="3EA3BCCA" w14:textId="77777777" w:rsidR="001928E3" w:rsidRPr="001928E3" w:rsidRDefault="001928E3" w:rsidP="001928E3">
      <w:pPr>
        <w:pStyle w:val="EndNoteBibliography"/>
        <w:spacing w:after="0"/>
        <w:rPr>
          <w:noProof/>
        </w:rPr>
      </w:pPr>
      <w:r w:rsidRPr="001928E3">
        <w:rPr>
          <w:noProof/>
        </w:rPr>
        <w:t>3.</w:t>
      </w:r>
      <w:r w:rsidRPr="001928E3">
        <w:rPr>
          <w:noProof/>
        </w:rPr>
        <w:tab/>
        <w:t>Bush GL. What do we really know about speciation? Perspectives on evolution. 1982:119-31.</w:t>
      </w:r>
    </w:p>
    <w:p w14:paraId="777705FC" w14:textId="77777777" w:rsidR="001928E3" w:rsidRPr="001928E3" w:rsidRDefault="001928E3" w:rsidP="001928E3">
      <w:pPr>
        <w:pStyle w:val="EndNoteBibliography"/>
        <w:spacing w:after="0"/>
        <w:rPr>
          <w:noProof/>
        </w:rPr>
      </w:pPr>
      <w:r w:rsidRPr="001928E3">
        <w:rPr>
          <w:noProof/>
        </w:rPr>
        <w:t>4.</w:t>
      </w:r>
      <w:r w:rsidRPr="001928E3">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71B1E03D" w14:textId="77777777" w:rsidR="001928E3" w:rsidRPr="001928E3" w:rsidRDefault="001928E3" w:rsidP="001928E3">
      <w:pPr>
        <w:pStyle w:val="EndNoteBibliography"/>
        <w:spacing w:after="0"/>
        <w:rPr>
          <w:noProof/>
        </w:rPr>
      </w:pPr>
      <w:r w:rsidRPr="001928E3">
        <w:rPr>
          <w:noProof/>
        </w:rPr>
        <w:t>5.</w:t>
      </w:r>
      <w:r w:rsidRPr="001928E3">
        <w:rPr>
          <w:noProof/>
        </w:rPr>
        <w:tab/>
        <w:t>Blackmon H, Justison J, Mayrose I, Goldberg EE. Meiotic drive shapes rates of karyotype evolution in mammals. Evolution. 2019;73(3):511-23.</w:t>
      </w:r>
    </w:p>
    <w:p w14:paraId="7172C1F2" w14:textId="77777777" w:rsidR="001928E3" w:rsidRPr="001928E3" w:rsidRDefault="001928E3" w:rsidP="001928E3">
      <w:pPr>
        <w:pStyle w:val="EndNoteBibliography"/>
        <w:spacing w:after="0"/>
        <w:rPr>
          <w:noProof/>
        </w:rPr>
      </w:pPr>
      <w:r w:rsidRPr="001928E3">
        <w:rPr>
          <w:noProof/>
        </w:rPr>
        <w:t>6.</w:t>
      </w:r>
      <w:r w:rsidRPr="001928E3">
        <w:rPr>
          <w:noProof/>
        </w:rPr>
        <w:tab/>
        <w:t>Blackmon H, Ross L, Bachtrog D. Sex Determination, Sex Chromosomes, and Karyotype Evolution in Insects. Journal of Heredity. 2017;108(1):78-93.</w:t>
      </w:r>
    </w:p>
    <w:p w14:paraId="41571625" w14:textId="77777777" w:rsidR="001928E3" w:rsidRPr="001928E3" w:rsidRDefault="001928E3" w:rsidP="001928E3">
      <w:pPr>
        <w:pStyle w:val="EndNoteBibliography"/>
        <w:spacing w:after="0"/>
        <w:rPr>
          <w:noProof/>
        </w:rPr>
      </w:pPr>
      <w:r w:rsidRPr="001928E3">
        <w:rPr>
          <w:noProof/>
        </w:rPr>
        <w:t>7.</w:t>
      </w:r>
      <w:r w:rsidRPr="001928E3">
        <w:rPr>
          <w:noProof/>
        </w:rPr>
        <w:tab/>
        <w:t>Petitpierre E. Why beetles have strikingly different rates of chromosomal evolution. Elytron. 1987;1:25-32.</w:t>
      </w:r>
    </w:p>
    <w:p w14:paraId="2DC759D0" w14:textId="77777777" w:rsidR="001928E3" w:rsidRPr="001928E3" w:rsidRDefault="001928E3" w:rsidP="001928E3">
      <w:pPr>
        <w:pStyle w:val="EndNoteBibliography"/>
        <w:spacing w:after="0"/>
        <w:rPr>
          <w:noProof/>
        </w:rPr>
      </w:pPr>
      <w:r w:rsidRPr="001928E3">
        <w:rPr>
          <w:noProof/>
        </w:rPr>
        <w:t>8.</w:t>
      </w:r>
      <w:r w:rsidRPr="001928E3">
        <w:rPr>
          <w:noProof/>
        </w:rPr>
        <w:tab/>
        <w:t>Faria R, Navarro A. Chromosomal speciation revisited: rearranging theory with pieces of evidence. Trends in ecology &amp; evolution. 2010;25(11):660-9.</w:t>
      </w:r>
    </w:p>
    <w:p w14:paraId="2DF2E68E" w14:textId="77777777" w:rsidR="001928E3" w:rsidRPr="001928E3" w:rsidRDefault="001928E3" w:rsidP="001928E3">
      <w:pPr>
        <w:pStyle w:val="EndNoteBibliography"/>
        <w:spacing w:after="0"/>
        <w:rPr>
          <w:noProof/>
        </w:rPr>
      </w:pPr>
      <w:r w:rsidRPr="001928E3">
        <w:rPr>
          <w:noProof/>
        </w:rPr>
        <w:t>9.</w:t>
      </w:r>
      <w:r w:rsidRPr="001928E3">
        <w:rPr>
          <w:noProof/>
        </w:rPr>
        <w:tab/>
        <w:t>Guerrero RF, Kirkpatrick M. Local Adaptation and the Evolution of Chromosome Fusions. Evolution. 2014.</w:t>
      </w:r>
    </w:p>
    <w:p w14:paraId="06DFB1F1" w14:textId="77777777" w:rsidR="001928E3" w:rsidRPr="001928E3" w:rsidRDefault="001928E3" w:rsidP="001928E3">
      <w:pPr>
        <w:pStyle w:val="EndNoteBibliography"/>
        <w:spacing w:after="0"/>
        <w:rPr>
          <w:noProof/>
        </w:rPr>
      </w:pPr>
      <w:r w:rsidRPr="001928E3">
        <w:rPr>
          <w:noProof/>
        </w:rPr>
        <w:t>10.</w:t>
      </w:r>
      <w:r w:rsidRPr="001928E3">
        <w:rPr>
          <w:noProof/>
        </w:rPr>
        <w:tab/>
        <w:t>Rieseberg LH. Chromosomal rearrangements and specieation. Trends Ecol Evol. 2001;16(7):351-8.</w:t>
      </w:r>
    </w:p>
    <w:p w14:paraId="20916D2A" w14:textId="77777777" w:rsidR="001928E3" w:rsidRPr="001928E3" w:rsidRDefault="001928E3" w:rsidP="001928E3">
      <w:pPr>
        <w:pStyle w:val="EndNoteBibliography"/>
        <w:spacing w:after="0"/>
        <w:rPr>
          <w:noProof/>
        </w:rPr>
      </w:pPr>
      <w:r w:rsidRPr="001928E3">
        <w:rPr>
          <w:noProof/>
        </w:rPr>
        <w:t>11.</w:t>
      </w:r>
      <w:r w:rsidRPr="001928E3">
        <w:rPr>
          <w:noProof/>
        </w:rPr>
        <w:tab/>
        <w:t>Lucek K. Evolutionary mechanisms of varying chromosome numbers in the radiation of Erebia butterflies. Genes. 2018;9(3):166.</w:t>
      </w:r>
    </w:p>
    <w:p w14:paraId="05035DA1" w14:textId="77777777" w:rsidR="001928E3" w:rsidRPr="001928E3" w:rsidRDefault="001928E3" w:rsidP="001928E3">
      <w:pPr>
        <w:pStyle w:val="EndNoteBibliography"/>
        <w:spacing w:after="0"/>
        <w:rPr>
          <w:noProof/>
        </w:rPr>
      </w:pPr>
      <w:r w:rsidRPr="001928E3">
        <w:rPr>
          <w:noProof/>
        </w:rPr>
        <w:t>12.</w:t>
      </w:r>
      <w:r w:rsidRPr="001928E3">
        <w:rPr>
          <w:noProof/>
        </w:rPr>
        <w:tab/>
        <w:t>Garagna S, Broccoli D, Redi CA, Searle JB, Cooke HJ, Capanna E. Robertsonian metacentrics of the house mouse lose telomeric sequences but retain some minor satellite DNA in the pericentromeric area. Chromosoma. 1995;103(10):685-92.</w:t>
      </w:r>
    </w:p>
    <w:p w14:paraId="4EE389E6" w14:textId="77777777" w:rsidR="001928E3" w:rsidRPr="001928E3" w:rsidRDefault="001928E3" w:rsidP="001928E3">
      <w:pPr>
        <w:pStyle w:val="EndNoteBibliography"/>
        <w:spacing w:after="0"/>
        <w:rPr>
          <w:noProof/>
        </w:rPr>
      </w:pPr>
      <w:r w:rsidRPr="001928E3">
        <w:rPr>
          <w:noProof/>
        </w:rPr>
        <w:t>13.</w:t>
      </w:r>
      <w:r w:rsidRPr="001928E3">
        <w:rPr>
          <w:noProof/>
        </w:rPr>
        <w:tab/>
        <w:t>Miga KH. Chromosome-specific centromere sequences provide an estimate of the ancestral chromosome 2 fusion event in hominin genomes. Journal of Heredity. 2017;108(1):45-52.</w:t>
      </w:r>
    </w:p>
    <w:p w14:paraId="6F545298" w14:textId="77777777" w:rsidR="001928E3" w:rsidRPr="001928E3" w:rsidRDefault="001928E3" w:rsidP="001928E3">
      <w:pPr>
        <w:pStyle w:val="EndNoteBibliography"/>
        <w:spacing w:after="0"/>
        <w:rPr>
          <w:noProof/>
        </w:rPr>
      </w:pPr>
      <w:r w:rsidRPr="001928E3">
        <w:rPr>
          <w:noProof/>
        </w:rPr>
        <w:t>14.</w:t>
      </w:r>
      <w:r w:rsidRPr="001928E3">
        <w:rPr>
          <w:noProof/>
        </w:rPr>
        <w:tab/>
        <w:t>Moretti A, Sabato S. Karyotype evolution by centromeric fission inZamia (Cycadales). Plant Systematics and Evolution. 1984;146(3-4):215-23.</w:t>
      </w:r>
    </w:p>
    <w:p w14:paraId="1BEC4A6F" w14:textId="77777777" w:rsidR="001928E3" w:rsidRPr="001928E3" w:rsidRDefault="001928E3" w:rsidP="001928E3">
      <w:pPr>
        <w:pStyle w:val="EndNoteBibliography"/>
        <w:spacing w:after="0"/>
        <w:rPr>
          <w:noProof/>
        </w:rPr>
      </w:pPr>
      <w:r w:rsidRPr="001928E3">
        <w:rPr>
          <w:noProof/>
        </w:rPr>
        <w:t>15.</w:t>
      </w:r>
      <w:r w:rsidRPr="001928E3">
        <w:rPr>
          <w:noProof/>
        </w:rPr>
        <w:tab/>
        <w:t>Harlan JR, deWet JM. On Ö. Winge and a prayer: the origins of polyploidy. The botanical review. 1975;41(4):361-90.</w:t>
      </w:r>
    </w:p>
    <w:p w14:paraId="7BA1B6E4" w14:textId="77777777" w:rsidR="001928E3" w:rsidRPr="001928E3" w:rsidRDefault="001928E3" w:rsidP="001928E3">
      <w:pPr>
        <w:pStyle w:val="EndNoteBibliography"/>
        <w:spacing w:after="0"/>
        <w:rPr>
          <w:noProof/>
        </w:rPr>
      </w:pPr>
      <w:r w:rsidRPr="001928E3">
        <w:rPr>
          <w:noProof/>
        </w:rPr>
        <w:t>16.</w:t>
      </w:r>
      <w:r w:rsidRPr="001928E3">
        <w:rPr>
          <w:noProof/>
        </w:rPr>
        <w:tab/>
        <w:t>Torres EM, Williams BR, Amon A. Aneuploidy: cells losing their balance. Genetics. 2008;179(2):737-46.</w:t>
      </w:r>
    </w:p>
    <w:p w14:paraId="393F1CCB" w14:textId="77777777" w:rsidR="001928E3" w:rsidRPr="001928E3" w:rsidRDefault="001928E3" w:rsidP="001928E3">
      <w:pPr>
        <w:pStyle w:val="EndNoteBibliography"/>
        <w:spacing w:after="0"/>
        <w:rPr>
          <w:noProof/>
        </w:rPr>
      </w:pPr>
      <w:r w:rsidRPr="001928E3">
        <w:rPr>
          <w:noProof/>
        </w:rPr>
        <w:t>17.</w:t>
      </w:r>
      <w:r w:rsidRPr="001928E3">
        <w:rPr>
          <w:noProof/>
        </w:rPr>
        <w:tab/>
        <w:t>Matsumoto T, Kitano J. The intricate relationship between sexually antagonistic selection and the evolution of sex chromosome fusions. Journal of theoretical biology. 2016;404:97-108.</w:t>
      </w:r>
    </w:p>
    <w:p w14:paraId="09D3F3D3" w14:textId="77777777" w:rsidR="001928E3" w:rsidRPr="001928E3" w:rsidRDefault="001928E3" w:rsidP="001928E3">
      <w:pPr>
        <w:pStyle w:val="EndNoteBibliography"/>
        <w:spacing w:after="0"/>
        <w:rPr>
          <w:noProof/>
        </w:rPr>
      </w:pPr>
      <w:r w:rsidRPr="001928E3">
        <w:rPr>
          <w:noProof/>
        </w:rPr>
        <w:t>18.</w:t>
      </w:r>
      <w:r w:rsidRPr="001928E3">
        <w:rPr>
          <w:noProof/>
        </w:rPr>
        <w:tab/>
        <w:t>Pennell MW, Kirkpatrick M, Otto SP, Vamosi JC, Peichel CL, Valenzuela N, et al. Y fuse? Sex chromosome fusions in fishes and reptiles. PLoS genetics. 2015;11(5):e1005237.</w:t>
      </w:r>
    </w:p>
    <w:p w14:paraId="7D5E6A98" w14:textId="77777777" w:rsidR="001928E3" w:rsidRPr="001928E3" w:rsidRDefault="001928E3" w:rsidP="001928E3">
      <w:pPr>
        <w:pStyle w:val="EndNoteBibliography"/>
        <w:spacing w:after="0"/>
        <w:rPr>
          <w:noProof/>
        </w:rPr>
      </w:pPr>
      <w:r w:rsidRPr="001928E3">
        <w:rPr>
          <w:noProof/>
        </w:rPr>
        <w:lastRenderedPageBreak/>
        <w:t>19.</w:t>
      </w:r>
      <w:r w:rsidRPr="001928E3">
        <w:rPr>
          <w:noProof/>
        </w:rPr>
        <w:tab/>
        <w:t>Hill J, Rastas P, Hornett EA, Neethiraj R, Clark N, Morehouse N, et al. Unprecedented reorganization of holocentric chromosomes provides insights into the enigma of lepidopteran chromosome evolution. Science advances. 2019;5(6):eaau3648.</w:t>
      </w:r>
    </w:p>
    <w:p w14:paraId="57422EAF" w14:textId="77777777" w:rsidR="001928E3" w:rsidRPr="001928E3" w:rsidRDefault="001928E3" w:rsidP="001928E3">
      <w:pPr>
        <w:pStyle w:val="EndNoteBibliography"/>
        <w:spacing w:after="0"/>
        <w:rPr>
          <w:noProof/>
        </w:rPr>
      </w:pPr>
      <w:r w:rsidRPr="001928E3">
        <w:rPr>
          <w:noProof/>
        </w:rPr>
        <w:t>20.</w:t>
      </w:r>
      <w:r w:rsidRPr="001928E3">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1043B1EB" w14:textId="77777777" w:rsidR="001928E3" w:rsidRPr="001928E3" w:rsidRDefault="001928E3" w:rsidP="001928E3">
      <w:pPr>
        <w:pStyle w:val="EndNoteBibliography"/>
        <w:spacing w:after="0"/>
        <w:rPr>
          <w:noProof/>
        </w:rPr>
      </w:pPr>
      <w:r w:rsidRPr="001928E3">
        <w:rPr>
          <w:noProof/>
        </w:rPr>
        <w:t>21.</w:t>
      </w:r>
      <w:r w:rsidRPr="001928E3">
        <w:rPr>
          <w:noProof/>
        </w:rPr>
        <w:tab/>
        <w:t>Melters DP, Paliulis LV, Korf IF, Chan SW. Holocentric chromosomes: convergent evolution, meiotic adaptations, and genomic analysis. Chromosome Research. 2012;20(5):579-93.</w:t>
      </w:r>
    </w:p>
    <w:p w14:paraId="6920EF1A" w14:textId="77777777" w:rsidR="001928E3" w:rsidRPr="001928E3" w:rsidRDefault="001928E3" w:rsidP="001928E3">
      <w:pPr>
        <w:pStyle w:val="EndNoteBibliography"/>
        <w:spacing w:after="0"/>
        <w:rPr>
          <w:noProof/>
        </w:rPr>
      </w:pPr>
      <w:r w:rsidRPr="001928E3">
        <w:rPr>
          <w:noProof/>
        </w:rPr>
        <w:t>22.</w:t>
      </w:r>
      <w:r w:rsidRPr="001928E3">
        <w:rPr>
          <w:noProof/>
        </w:rPr>
        <w:tab/>
        <w:t>Mola L, Papeschi A. Holokinetic chromosomes at a glance. BAG-Journal of Basic and Applied Genetics. 2006;17(1):17-33.</w:t>
      </w:r>
    </w:p>
    <w:p w14:paraId="2F56FE03" w14:textId="77777777" w:rsidR="001928E3" w:rsidRPr="001928E3" w:rsidRDefault="001928E3" w:rsidP="001928E3">
      <w:pPr>
        <w:pStyle w:val="EndNoteBibliography"/>
        <w:spacing w:after="0"/>
        <w:rPr>
          <w:noProof/>
        </w:rPr>
      </w:pPr>
      <w:r w:rsidRPr="001928E3">
        <w:rPr>
          <w:noProof/>
        </w:rPr>
        <w:t>23.</w:t>
      </w:r>
      <w:r w:rsidRPr="001928E3">
        <w:rPr>
          <w:noProof/>
        </w:rPr>
        <w:tab/>
        <w:t>Luceño M, Guerra M. Numerical variations in species exhibiting holocentric chromosomes: a nomenclatural proposal. Caryologia. 1996;49(3-4):301-9.</w:t>
      </w:r>
    </w:p>
    <w:p w14:paraId="4DCA7586" w14:textId="77777777" w:rsidR="001928E3" w:rsidRPr="001928E3" w:rsidRDefault="001928E3" w:rsidP="001928E3">
      <w:pPr>
        <w:pStyle w:val="EndNoteBibliography"/>
        <w:spacing w:after="0"/>
        <w:rPr>
          <w:noProof/>
        </w:rPr>
      </w:pPr>
      <w:r w:rsidRPr="001928E3">
        <w:rPr>
          <w:noProof/>
        </w:rPr>
        <w:t>24.</w:t>
      </w:r>
      <w:r w:rsidRPr="001928E3">
        <w:rPr>
          <w:noProof/>
        </w:rPr>
        <w:tab/>
        <w:t>Malheiros-Garde N, Gardé A. Fragmentation as a possible evolutionary process in the genus Luzula DC. Genetica Iberica. 1950;2:257-62.</w:t>
      </w:r>
    </w:p>
    <w:p w14:paraId="3A30E82B" w14:textId="77777777" w:rsidR="001928E3" w:rsidRPr="001928E3" w:rsidRDefault="001928E3" w:rsidP="001928E3">
      <w:pPr>
        <w:pStyle w:val="EndNoteBibliography"/>
        <w:spacing w:after="0"/>
        <w:rPr>
          <w:noProof/>
        </w:rPr>
      </w:pPr>
      <w:r w:rsidRPr="001928E3">
        <w:rPr>
          <w:noProof/>
        </w:rPr>
        <w:t>25.</w:t>
      </w:r>
      <w:r w:rsidRPr="001928E3">
        <w:rPr>
          <w:noProof/>
        </w:rPr>
        <w:tab/>
        <w:t>Faulkner J. Chromosome studies on Carex section Acutae in north-west Europe. Botanical Journal of the Linnean Society. 1972;65(3):271-301.</w:t>
      </w:r>
    </w:p>
    <w:p w14:paraId="306CD900" w14:textId="77777777" w:rsidR="001928E3" w:rsidRPr="001928E3" w:rsidRDefault="001928E3" w:rsidP="001928E3">
      <w:pPr>
        <w:pStyle w:val="EndNoteBibliography"/>
        <w:spacing w:after="0"/>
        <w:rPr>
          <w:noProof/>
        </w:rPr>
      </w:pPr>
      <w:r w:rsidRPr="001928E3">
        <w:rPr>
          <w:noProof/>
        </w:rPr>
        <w:t>26.</w:t>
      </w:r>
      <w:r w:rsidRPr="001928E3">
        <w:rPr>
          <w:noProof/>
        </w:rPr>
        <w:tab/>
        <w:t>Cope T, editor Cytology and hybridization in the Juncus bufonius L. aggregate in western Europe. Watsonia; 1985: Citeseer.</w:t>
      </w:r>
    </w:p>
    <w:p w14:paraId="34BFD568" w14:textId="77777777" w:rsidR="001928E3" w:rsidRPr="001928E3" w:rsidRDefault="001928E3" w:rsidP="001928E3">
      <w:pPr>
        <w:pStyle w:val="EndNoteBibliography"/>
        <w:spacing w:after="0"/>
        <w:rPr>
          <w:noProof/>
        </w:rPr>
      </w:pPr>
      <w:r w:rsidRPr="001928E3">
        <w:rPr>
          <w:noProof/>
        </w:rPr>
        <w:t>27.</w:t>
      </w:r>
      <w:r w:rsidRPr="001928E3">
        <w:rPr>
          <w:noProof/>
        </w:rPr>
        <w:tab/>
        <w:t>Escudero M, Hipp AL, Hansen TF, Voje KL, Luceño M. Selection and inertia in the evolution of holocentric chromosomes in sedges (Carex, Cyperaceae). New Phytologist. 2012;195(1):237-47.</w:t>
      </w:r>
    </w:p>
    <w:p w14:paraId="5223CAB5" w14:textId="77777777" w:rsidR="001928E3" w:rsidRPr="001928E3" w:rsidRDefault="001928E3" w:rsidP="001928E3">
      <w:pPr>
        <w:pStyle w:val="EndNoteBibliography"/>
        <w:spacing w:after="0"/>
        <w:rPr>
          <w:noProof/>
        </w:rPr>
      </w:pPr>
      <w:r w:rsidRPr="001928E3">
        <w:rPr>
          <w:noProof/>
        </w:rPr>
        <w:t>28.</w:t>
      </w:r>
      <w:r w:rsidRPr="001928E3">
        <w:rPr>
          <w:noProof/>
        </w:rPr>
        <w:tab/>
        <w:t>Schneider MC, Zacaro AA, Pinto-da-Rocha R, Candido DM, Cella DM. Complex meiotic configuration of the holocentric chromosomes: the intriguing case of the scorpion Tityus bahiensis. Chromosome Research. 2009;17(7):883-98.</w:t>
      </w:r>
    </w:p>
    <w:p w14:paraId="0F64682F" w14:textId="77777777" w:rsidR="001928E3" w:rsidRPr="001928E3" w:rsidRDefault="001928E3" w:rsidP="001928E3">
      <w:pPr>
        <w:pStyle w:val="EndNoteBibliography"/>
        <w:spacing w:after="0"/>
        <w:rPr>
          <w:noProof/>
        </w:rPr>
      </w:pPr>
      <w:r w:rsidRPr="001928E3">
        <w:rPr>
          <w:noProof/>
        </w:rPr>
        <w:t>29.</w:t>
      </w:r>
      <w:r w:rsidRPr="001928E3">
        <w:rPr>
          <w:noProof/>
        </w:rPr>
        <w:tab/>
        <w:t>Panzera F, Pérez R, Hornos S, Panzera Y, Cestau R, Delgado V, et al. Chromosome numbers in the Triatominae (Hemiptera-Reduviidae): a review. Memórias do Instituto Oswaldo Cruz. 1996;91(4):515-8.</w:t>
      </w:r>
    </w:p>
    <w:p w14:paraId="2DBDE54B" w14:textId="77777777" w:rsidR="001928E3" w:rsidRPr="001928E3" w:rsidRDefault="001928E3" w:rsidP="001928E3">
      <w:pPr>
        <w:pStyle w:val="EndNoteBibliography"/>
        <w:spacing w:after="0"/>
        <w:rPr>
          <w:noProof/>
        </w:rPr>
      </w:pPr>
      <w:r w:rsidRPr="001928E3">
        <w:rPr>
          <w:noProof/>
        </w:rPr>
        <w:t>30.</w:t>
      </w:r>
      <w:r w:rsidRPr="001928E3">
        <w:rPr>
          <w:noProof/>
        </w:rPr>
        <w:tab/>
        <w:t>Mora C, Tittensor DP, Adl S, Simpson AG, Worm B. How many species are there on Earth and in the ocean? PLoS biology. 2011;9(8).</w:t>
      </w:r>
    </w:p>
    <w:p w14:paraId="48354844" w14:textId="77777777" w:rsidR="001928E3" w:rsidRPr="001928E3" w:rsidRDefault="001928E3" w:rsidP="001928E3">
      <w:pPr>
        <w:pStyle w:val="EndNoteBibliography"/>
        <w:spacing w:after="0"/>
        <w:rPr>
          <w:noProof/>
        </w:rPr>
      </w:pPr>
      <w:r w:rsidRPr="001928E3">
        <w:rPr>
          <w:noProof/>
        </w:rPr>
        <w:t>31.</w:t>
      </w:r>
      <w:r w:rsidRPr="001928E3">
        <w:rPr>
          <w:noProof/>
        </w:rPr>
        <w:tab/>
        <w:t>Ross L, Blackmon H, Lorite P, Gokhman VE, Hardy NB. Recombination, chromosome number and eusociality in the Hymenoptera. Journal of evolutionary biology. 2015;28(1):105-16.</w:t>
      </w:r>
    </w:p>
    <w:p w14:paraId="09F32C7B" w14:textId="77777777" w:rsidR="001928E3" w:rsidRPr="001928E3" w:rsidRDefault="001928E3" w:rsidP="001928E3">
      <w:pPr>
        <w:pStyle w:val="EndNoteBibliography"/>
        <w:spacing w:after="0"/>
        <w:rPr>
          <w:noProof/>
        </w:rPr>
      </w:pPr>
      <w:r w:rsidRPr="001928E3">
        <w:rPr>
          <w:noProof/>
        </w:rPr>
        <w:t>32.</w:t>
      </w:r>
      <w:r w:rsidRPr="001928E3">
        <w:rPr>
          <w:noProof/>
        </w:rPr>
        <w:tab/>
        <w:t>Vershinina AO, Lukhtanov VA. Evolutionary mechanisms of runaway chromosome number change in Agrodiaetus butterflies. Scientific reports. 2017;7(1):1-9.</w:t>
      </w:r>
    </w:p>
    <w:p w14:paraId="410B6EBB" w14:textId="77777777" w:rsidR="001928E3" w:rsidRPr="001928E3" w:rsidRDefault="001928E3" w:rsidP="001928E3">
      <w:pPr>
        <w:pStyle w:val="EndNoteBibliography"/>
        <w:spacing w:after="0"/>
        <w:rPr>
          <w:noProof/>
        </w:rPr>
      </w:pPr>
      <w:r w:rsidRPr="001928E3">
        <w:rPr>
          <w:noProof/>
        </w:rPr>
        <w:t>33.</w:t>
      </w:r>
      <w:r w:rsidRPr="001928E3">
        <w:rPr>
          <w:noProof/>
        </w:rPr>
        <w:tab/>
        <w:t>Cook LG. Extraordinary and extensive karyotypic variation: a 48-fold range in chromosome number in the gall-inducing scale insect Apiomorpha (Hemiptera: Coccoidea: Eriococcidae). Genome. 2000;43(2):255-63.</w:t>
      </w:r>
    </w:p>
    <w:p w14:paraId="74C771BA" w14:textId="77777777" w:rsidR="001928E3" w:rsidRPr="001928E3" w:rsidRDefault="001928E3" w:rsidP="001928E3">
      <w:pPr>
        <w:pStyle w:val="EndNoteBibliography"/>
        <w:spacing w:after="0"/>
        <w:rPr>
          <w:noProof/>
        </w:rPr>
      </w:pPr>
      <w:r w:rsidRPr="001928E3">
        <w:rPr>
          <w:noProof/>
        </w:rPr>
        <w:t>34.</w:t>
      </w:r>
      <w:r w:rsidRPr="001928E3">
        <w:rPr>
          <w:noProof/>
        </w:rPr>
        <w:tab/>
        <w:t>Church SH, Donoughe S, de Medeiros BA, Extavour CG. Insect egg size and shape evolve with ecology but not developmental rate. Nature. 2019;571(7763):58-62.</w:t>
      </w:r>
    </w:p>
    <w:p w14:paraId="7276A47C" w14:textId="77777777" w:rsidR="001928E3" w:rsidRPr="001928E3" w:rsidRDefault="001928E3" w:rsidP="001928E3">
      <w:pPr>
        <w:pStyle w:val="EndNoteBibliography"/>
        <w:spacing w:after="0"/>
        <w:rPr>
          <w:noProof/>
        </w:rPr>
      </w:pPr>
      <w:r w:rsidRPr="001928E3">
        <w:rPr>
          <w:noProof/>
        </w:rPr>
        <w:t>35.</w:t>
      </w:r>
      <w:r w:rsidRPr="001928E3">
        <w:rPr>
          <w:noProof/>
        </w:rPr>
        <w:tab/>
        <w:t>Misof B, Liu S, Meusemann K, Peters RS, Donath A, Mayer C, et al. Phylogenomics resolves the timing and pattern of insect evolution. Science. 2014;346(6210):763-7.</w:t>
      </w:r>
    </w:p>
    <w:p w14:paraId="737BC0F3" w14:textId="77777777" w:rsidR="001928E3" w:rsidRPr="001928E3" w:rsidRDefault="001928E3" w:rsidP="001928E3">
      <w:pPr>
        <w:pStyle w:val="EndNoteBibliography"/>
        <w:spacing w:after="0"/>
        <w:rPr>
          <w:noProof/>
        </w:rPr>
      </w:pPr>
      <w:r w:rsidRPr="001928E3">
        <w:rPr>
          <w:noProof/>
        </w:rPr>
        <w:lastRenderedPageBreak/>
        <w:t>36.</w:t>
      </w:r>
      <w:r w:rsidRPr="001928E3">
        <w:rPr>
          <w:noProof/>
        </w:rPr>
        <w:tab/>
        <w:t>Rainford JL, Hofreiter M, Nicholson DB, Mayhew PJ. Phylogenetic distribution of extant richness suggests metamorphosis is a key innovation driving diversification in insects. PLoS One. 2014;9(10).</w:t>
      </w:r>
    </w:p>
    <w:p w14:paraId="223094D8" w14:textId="77777777" w:rsidR="001928E3" w:rsidRPr="001928E3" w:rsidRDefault="001928E3" w:rsidP="001928E3">
      <w:pPr>
        <w:pStyle w:val="EndNoteBibliography"/>
        <w:spacing w:after="0"/>
        <w:rPr>
          <w:noProof/>
        </w:rPr>
      </w:pPr>
      <w:r w:rsidRPr="001928E3">
        <w:rPr>
          <w:noProof/>
        </w:rPr>
        <w:t>37.</w:t>
      </w:r>
      <w:r w:rsidRPr="001928E3">
        <w:rPr>
          <w:noProof/>
        </w:rPr>
        <w:tab/>
        <w:t>FitzJohn RG. Diversitree: comparative phylogenetic analyses of diversification in R. Methods in Ecology and Evolution. 2012;3(6):1084-92.</w:t>
      </w:r>
    </w:p>
    <w:p w14:paraId="45D43C4F" w14:textId="77777777" w:rsidR="001928E3" w:rsidRPr="001928E3" w:rsidRDefault="001928E3" w:rsidP="001928E3">
      <w:pPr>
        <w:pStyle w:val="EndNoteBibliography"/>
        <w:spacing w:after="0"/>
        <w:rPr>
          <w:noProof/>
        </w:rPr>
      </w:pPr>
      <w:r w:rsidRPr="001928E3">
        <w:rPr>
          <w:noProof/>
        </w:rPr>
        <w:t>38.</w:t>
      </w:r>
      <w:r w:rsidRPr="001928E3">
        <w:rPr>
          <w:noProof/>
        </w:rPr>
        <w:tab/>
        <w:t>Team RC. R: A language and environment for statistical computing. R Foundation for Statistical Computing. Vienna, Austria2020.</w:t>
      </w:r>
    </w:p>
    <w:p w14:paraId="67B7EE51" w14:textId="77777777" w:rsidR="001928E3" w:rsidRPr="001928E3" w:rsidRDefault="001928E3" w:rsidP="001928E3">
      <w:pPr>
        <w:pStyle w:val="EndNoteBibliography"/>
        <w:spacing w:after="0"/>
        <w:rPr>
          <w:noProof/>
        </w:rPr>
      </w:pPr>
      <w:r w:rsidRPr="001928E3">
        <w:rPr>
          <w:noProof/>
        </w:rPr>
        <w:t>39.</w:t>
      </w:r>
      <w:r w:rsidRPr="001928E3">
        <w:rPr>
          <w:noProof/>
        </w:rPr>
        <w:tab/>
        <w:t>Robinson R. Lepidoptera genetics. Oxford: Pergamon Press; 1971.</w:t>
      </w:r>
    </w:p>
    <w:p w14:paraId="021C2547" w14:textId="77777777" w:rsidR="001928E3" w:rsidRPr="001928E3" w:rsidRDefault="001928E3" w:rsidP="001928E3">
      <w:pPr>
        <w:pStyle w:val="EndNoteBibliography"/>
        <w:spacing w:after="0"/>
        <w:rPr>
          <w:noProof/>
        </w:rPr>
      </w:pPr>
      <w:r w:rsidRPr="001928E3">
        <w:rPr>
          <w:noProof/>
        </w:rPr>
        <w:t>40.</w:t>
      </w:r>
      <w:r w:rsidRPr="001928E3">
        <w:rPr>
          <w:noProof/>
        </w:rPr>
        <w:tab/>
        <w:t>Chmátal L, Gabriel SI, Mitsainas GP, Martínez-Vargas J, Ventura J, Searle JB, et al. Centromere strength provides the cell biological basis for meiotic drive and karyotype evolution in mice. Current Biology. 2014;24(19):2295-300.</w:t>
      </w:r>
    </w:p>
    <w:p w14:paraId="429403E4" w14:textId="77777777" w:rsidR="001928E3" w:rsidRPr="001928E3" w:rsidRDefault="001928E3" w:rsidP="001928E3">
      <w:pPr>
        <w:pStyle w:val="EndNoteBibliography"/>
        <w:spacing w:after="0"/>
        <w:rPr>
          <w:noProof/>
        </w:rPr>
      </w:pPr>
      <w:r w:rsidRPr="001928E3">
        <w:rPr>
          <w:noProof/>
        </w:rPr>
        <w:t>41.</w:t>
      </w:r>
      <w:r w:rsidRPr="001928E3">
        <w:rPr>
          <w:noProof/>
        </w:rPr>
        <w:tab/>
        <w:t>Gassmann R, Rechtsteiner A, Yuen KW, Muroyama A, Egelhofer T, Gaydos L, et al. An inverse relationship to germline transcription defines centromeric chromatin in C. elegans. Nature. 2012;484(7395):534-7.</w:t>
      </w:r>
    </w:p>
    <w:p w14:paraId="3F9C3CA8" w14:textId="77777777" w:rsidR="001928E3" w:rsidRPr="001928E3" w:rsidRDefault="001928E3" w:rsidP="001928E3">
      <w:pPr>
        <w:pStyle w:val="EndNoteBibliography"/>
        <w:spacing w:after="0"/>
        <w:rPr>
          <w:noProof/>
        </w:rPr>
      </w:pPr>
      <w:r w:rsidRPr="001928E3">
        <w:rPr>
          <w:noProof/>
        </w:rPr>
        <w:t>42.</w:t>
      </w:r>
      <w:r w:rsidRPr="001928E3">
        <w:rPr>
          <w:noProof/>
        </w:rPr>
        <w:tab/>
        <w:t>Li Z, Tiley GP, Galuska SR, Reardon CR, Kidder TI, Rundell RJ, et al. Multiple large-scale gene and genome duplications during the evolution of hexapods. Proceedings of the National Academy of Sciences. 2018;115(18):4713-8.</w:t>
      </w:r>
    </w:p>
    <w:p w14:paraId="62CD9E1C" w14:textId="77777777" w:rsidR="001928E3" w:rsidRPr="001928E3" w:rsidRDefault="001928E3" w:rsidP="001928E3">
      <w:pPr>
        <w:pStyle w:val="EndNoteBibliography"/>
        <w:spacing w:after="0"/>
        <w:rPr>
          <w:noProof/>
        </w:rPr>
      </w:pPr>
      <w:r w:rsidRPr="001928E3">
        <w:rPr>
          <w:noProof/>
        </w:rPr>
        <w:t>43.</w:t>
      </w:r>
      <w:r w:rsidRPr="001928E3">
        <w:rPr>
          <w:noProof/>
        </w:rPr>
        <w:tab/>
        <w:t>Li Z, Tiley GP, Rundell RJ, Barker MS. Reply to Nakatani and McLysaght: analyzing deep duplication events. Proceedings of the National Academy of Sciences. 2019;116(6):1819-20.</w:t>
      </w:r>
    </w:p>
    <w:p w14:paraId="7E4FD4F8" w14:textId="77777777" w:rsidR="001928E3" w:rsidRPr="001928E3" w:rsidRDefault="001928E3" w:rsidP="001928E3">
      <w:pPr>
        <w:pStyle w:val="EndNoteBibliography"/>
        <w:spacing w:after="0"/>
        <w:rPr>
          <w:noProof/>
        </w:rPr>
      </w:pPr>
      <w:r w:rsidRPr="001928E3">
        <w:rPr>
          <w:noProof/>
        </w:rPr>
        <w:t>44.</w:t>
      </w:r>
      <w:r w:rsidRPr="001928E3">
        <w:rPr>
          <w:noProof/>
        </w:rPr>
        <w:tab/>
        <w:t>Nakatani Y, McLysaght A. Macrosynteny analysis shows the absence of ancient whole-genome duplication in lepidopteran insects. Proceedings of the National Academy of Sciences. 2019;116(6):1816-8.</w:t>
      </w:r>
    </w:p>
    <w:p w14:paraId="7EBDF509" w14:textId="77777777" w:rsidR="001928E3" w:rsidRPr="001928E3" w:rsidRDefault="001928E3" w:rsidP="001928E3">
      <w:pPr>
        <w:pStyle w:val="EndNoteBibliography"/>
        <w:spacing w:after="0"/>
        <w:rPr>
          <w:noProof/>
        </w:rPr>
      </w:pPr>
      <w:r w:rsidRPr="001928E3">
        <w:rPr>
          <w:noProof/>
        </w:rPr>
        <w:t>45.</w:t>
      </w:r>
      <w:r w:rsidRPr="001928E3">
        <w:rPr>
          <w:noProof/>
        </w:rPr>
        <w:tab/>
        <w:t>Lukhtanov VA, Shapoval NA, Anokhin BA, Saifitdinova AF, Kuznetsova VG. Homoploid hybrid speciation and genome evolution via chromosome sorting. Proceedings of the Royal Society B: Biological Sciences. 2015;282(1807):20150157.</w:t>
      </w:r>
    </w:p>
    <w:p w14:paraId="009E12DA" w14:textId="77777777" w:rsidR="001928E3" w:rsidRPr="001928E3" w:rsidRDefault="001928E3" w:rsidP="001928E3">
      <w:pPr>
        <w:pStyle w:val="EndNoteBibliography"/>
        <w:spacing w:after="0"/>
        <w:rPr>
          <w:noProof/>
        </w:rPr>
      </w:pPr>
      <w:r w:rsidRPr="001928E3">
        <w:rPr>
          <w:noProof/>
        </w:rPr>
        <w:t>46.</w:t>
      </w:r>
      <w:r w:rsidRPr="001928E3">
        <w:rPr>
          <w:noProof/>
        </w:rPr>
        <w:tab/>
        <w:t>Glick L, Mayrose I. ChromEvol: assessing the pattern of chromosome number evolution and the inference of polyploidy along a phylogeny. Molecular Biology and Evolution. 2014;31(7):1914-22.</w:t>
      </w:r>
    </w:p>
    <w:p w14:paraId="561847D8" w14:textId="77777777" w:rsidR="001928E3" w:rsidRPr="001928E3" w:rsidRDefault="001928E3" w:rsidP="001928E3">
      <w:pPr>
        <w:pStyle w:val="EndNoteBibliography"/>
        <w:spacing w:after="0"/>
        <w:rPr>
          <w:noProof/>
        </w:rPr>
      </w:pPr>
      <w:r w:rsidRPr="001928E3">
        <w:rPr>
          <w:noProof/>
        </w:rPr>
        <w:t>47.</w:t>
      </w:r>
      <w:r w:rsidRPr="001928E3">
        <w:rPr>
          <w:noProof/>
        </w:rPr>
        <w:tab/>
        <w:t>Mayrose I, Barker MS, Otto SP. Probabilistic models of chromosome number evolution and the inference of polyploidy. Systematic biology. 2010;59(2):132-44.</w:t>
      </w:r>
    </w:p>
    <w:p w14:paraId="06B7E9D7" w14:textId="77777777" w:rsidR="001928E3" w:rsidRPr="001928E3" w:rsidRDefault="001928E3" w:rsidP="001928E3">
      <w:pPr>
        <w:pStyle w:val="EndNoteBibliography"/>
        <w:spacing w:after="0"/>
        <w:rPr>
          <w:noProof/>
        </w:rPr>
      </w:pPr>
      <w:r w:rsidRPr="001928E3">
        <w:rPr>
          <w:noProof/>
        </w:rPr>
        <w:t>48.</w:t>
      </w:r>
      <w:r w:rsidRPr="001928E3">
        <w:rPr>
          <w:noProof/>
        </w:rPr>
        <w:tab/>
        <w:t>Zenil‐Ferguson R, Ponciano JM, Burleigh JG. Testing the association of phenotypes with polyploidy: An example using herbaceous and woody eudicots. Evolution. 2017;71(5):1138-48.</w:t>
      </w:r>
    </w:p>
    <w:p w14:paraId="6366A1F2" w14:textId="77777777" w:rsidR="001928E3" w:rsidRPr="001928E3" w:rsidRDefault="001928E3" w:rsidP="001928E3">
      <w:pPr>
        <w:pStyle w:val="EndNoteBibliography"/>
        <w:spacing w:after="0"/>
        <w:rPr>
          <w:noProof/>
        </w:rPr>
      </w:pPr>
      <w:r w:rsidRPr="001928E3">
        <w:rPr>
          <w:noProof/>
        </w:rPr>
        <w:t>49.</w:t>
      </w:r>
      <w:r w:rsidRPr="001928E3">
        <w:rPr>
          <w:noProof/>
        </w:rPr>
        <w:tab/>
        <w:t>Poggio M, Bressa M, Papeschi A. Karyotype evolution in Reduviidae (Insecta: Heteroptera) with special reference to Stenopodainae and Harpactorinae. Comparative Cytogenetics. 2007;1(2):159-68.</w:t>
      </w:r>
    </w:p>
    <w:p w14:paraId="37F9D62E" w14:textId="77777777" w:rsidR="001928E3" w:rsidRPr="001928E3" w:rsidRDefault="001928E3" w:rsidP="001928E3">
      <w:pPr>
        <w:pStyle w:val="EndNoteBibliography"/>
        <w:spacing w:after="0"/>
        <w:rPr>
          <w:noProof/>
        </w:rPr>
      </w:pPr>
      <w:r w:rsidRPr="001928E3">
        <w:rPr>
          <w:noProof/>
        </w:rPr>
        <w:t>50.</w:t>
      </w:r>
      <w:r w:rsidRPr="001928E3">
        <w:rPr>
          <w:noProof/>
        </w:rPr>
        <w:tab/>
        <w:t>White M, Key K, André M, Cheney J. Cytogenetics of the viatica group of morabine grasshoppers II. Kangaroo Island populations. Australian Journal of Zoology. 1969;17(2):313-28.</w:t>
      </w:r>
    </w:p>
    <w:p w14:paraId="39ABE053" w14:textId="77777777" w:rsidR="001928E3" w:rsidRPr="001928E3" w:rsidRDefault="001928E3" w:rsidP="001928E3">
      <w:pPr>
        <w:pStyle w:val="EndNoteBibliography"/>
        <w:spacing w:after="0"/>
        <w:rPr>
          <w:noProof/>
        </w:rPr>
      </w:pPr>
      <w:r w:rsidRPr="001928E3">
        <w:rPr>
          <w:noProof/>
        </w:rPr>
        <w:t>51.</w:t>
      </w:r>
      <w:r w:rsidRPr="001928E3">
        <w:rPr>
          <w:noProof/>
        </w:rPr>
        <w:tab/>
        <w:t>Lande R. The expected fixation rate of chromosomal inversions. Evolution. 1984:743-52.</w:t>
      </w:r>
    </w:p>
    <w:p w14:paraId="023A738D" w14:textId="77777777" w:rsidR="001928E3" w:rsidRPr="001928E3" w:rsidRDefault="001928E3" w:rsidP="001928E3">
      <w:pPr>
        <w:pStyle w:val="EndNoteBibliography"/>
        <w:spacing w:after="0"/>
        <w:rPr>
          <w:noProof/>
        </w:rPr>
      </w:pPr>
      <w:r w:rsidRPr="001928E3">
        <w:rPr>
          <w:noProof/>
        </w:rPr>
        <w:t>52.</w:t>
      </w:r>
      <w:r w:rsidRPr="001928E3">
        <w:rPr>
          <w:noProof/>
        </w:rPr>
        <w:tab/>
        <w:t>Bengtsson BO. Rates of karyotype evolution in placental mammals. Hereditas. 1980;92:37-47.</w:t>
      </w:r>
    </w:p>
    <w:p w14:paraId="3A5B916B" w14:textId="77777777" w:rsidR="001928E3" w:rsidRPr="001928E3" w:rsidRDefault="001928E3" w:rsidP="001928E3">
      <w:pPr>
        <w:pStyle w:val="EndNoteBibliography"/>
        <w:spacing w:after="0"/>
        <w:rPr>
          <w:noProof/>
        </w:rPr>
      </w:pPr>
      <w:r w:rsidRPr="001928E3">
        <w:rPr>
          <w:noProof/>
        </w:rPr>
        <w:t>53.</w:t>
      </w:r>
      <w:r w:rsidRPr="001928E3">
        <w:rPr>
          <w:noProof/>
        </w:rPr>
        <w:tab/>
        <w:t>Bush GL, Case SM, Wilson AC, Patton JL. Rapid speciation and chromosomal evolution in mammals. Proceedings of the National Academy of Sciences. 1977;74(9):3942-6.</w:t>
      </w:r>
    </w:p>
    <w:p w14:paraId="583295A7" w14:textId="77777777" w:rsidR="001928E3" w:rsidRPr="001928E3" w:rsidRDefault="001928E3" w:rsidP="001928E3">
      <w:pPr>
        <w:pStyle w:val="EndNoteBibliography"/>
        <w:spacing w:after="0"/>
        <w:rPr>
          <w:noProof/>
        </w:rPr>
      </w:pPr>
      <w:r w:rsidRPr="001928E3">
        <w:rPr>
          <w:noProof/>
        </w:rPr>
        <w:t>54.</w:t>
      </w:r>
      <w:r w:rsidRPr="001928E3">
        <w:rPr>
          <w:noProof/>
        </w:rPr>
        <w:tab/>
        <w:t>Imai HT, Maruyama T, Crozier RH. Rates of Mammalian Karyotype Evolution by the Karyograph Method. The American Naturalist. 1983;121(4):477-88.</w:t>
      </w:r>
    </w:p>
    <w:p w14:paraId="4A5B314A" w14:textId="77777777" w:rsidR="001928E3" w:rsidRPr="001928E3" w:rsidRDefault="001928E3" w:rsidP="001928E3">
      <w:pPr>
        <w:pStyle w:val="EndNoteBibliography"/>
        <w:spacing w:after="0"/>
        <w:rPr>
          <w:noProof/>
        </w:rPr>
      </w:pPr>
      <w:r w:rsidRPr="001928E3">
        <w:rPr>
          <w:noProof/>
        </w:rPr>
        <w:lastRenderedPageBreak/>
        <w:t>55.</w:t>
      </w:r>
      <w:r w:rsidRPr="001928E3">
        <w:rPr>
          <w:noProof/>
        </w:rPr>
        <w:tab/>
        <w:t>Larson A, Prager EM, Wilson AC. Chromosomal evolution, speciation and morphological change in vertebrates: the role of social behaviour. Chromosomes Today. 1984;8:215-28.</w:t>
      </w:r>
    </w:p>
    <w:p w14:paraId="3C0E63CC" w14:textId="77777777" w:rsidR="001928E3" w:rsidRPr="001928E3" w:rsidRDefault="001928E3" w:rsidP="001928E3">
      <w:pPr>
        <w:pStyle w:val="EndNoteBibliography"/>
        <w:rPr>
          <w:noProof/>
        </w:rPr>
      </w:pPr>
      <w:r w:rsidRPr="001928E3">
        <w:rPr>
          <w:noProof/>
        </w:rPr>
        <w:t>56.</w:t>
      </w:r>
      <w:r w:rsidRPr="001928E3">
        <w:rPr>
          <w:noProof/>
        </w:rPr>
        <w:tab/>
        <w:t>Coyne JA. Correlation between heterozygosity and rate of chromosome evolution in animals. The American Naturalist. 1984;123(5):725-9.</w:t>
      </w:r>
    </w:p>
    <w:p w14:paraId="2914EA79" w14:textId="42D9E40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E7847" w14:textId="77777777" w:rsidR="00364E67" w:rsidRDefault="00364E67" w:rsidP="00854D0F">
      <w:pPr>
        <w:spacing w:after="0"/>
      </w:pPr>
      <w:r>
        <w:separator/>
      </w:r>
    </w:p>
  </w:endnote>
  <w:endnote w:type="continuationSeparator" w:id="0">
    <w:p w14:paraId="17F4D348" w14:textId="77777777" w:rsidR="00364E67" w:rsidRDefault="00364E67"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937B75" w14:textId="77777777" w:rsidR="00364E67" w:rsidRDefault="00364E67" w:rsidP="00854D0F">
      <w:pPr>
        <w:spacing w:after="0"/>
      </w:pPr>
      <w:r>
        <w:separator/>
      </w:r>
    </w:p>
  </w:footnote>
  <w:footnote w:type="continuationSeparator" w:id="0">
    <w:p w14:paraId="1B6AD248" w14:textId="77777777" w:rsidR="00364E67" w:rsidRDefault="00364E67"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00&lt;/item&gt;&lt;item&gt;327&lt;/item&gt;&lt;item&gt;358&lt;/item&gt;&lt;item&gt;359&lt;/item&gt;&lt;item&gt;360&lt;/item&gt;&lt;item&gt;365&lt;/item&gt;&lt;item&gt;368&lt;/item&gt;&lt;item&gt;371&lt;/item&gt;&lt;item&gt;372&lt;/item&gt;&lt;item&gt;374&lt;/item&gt;&lt;item&gt;377&lt;/item&gt;&lt;item&gt;379&lt;/item&gt;&lt;item&gt;380&lt;/item&gt;&lt;item&gt;390&lt;/item&gt;&lt;item&gt;418&lt;/item&gt;&lt;item&gt;420&lt;/item&gt;&lt;item&gt;422&lt;/item&gt;&lt;item&gt;423&lt;/item&gt;&lt;item&gt;424&lt;/item&gt;&lt;item&gt;425&lt;/item&gt;&lt;item&gt;426&lt;/item&gt;&lt;item&gt;429&lt;/item&gt;&lt;item&gt;434&lt;/item&gt;&lt;item&gt;435&lt;/item&gt;&lt;item&gt;441&lt;/item&gt;&lt;item&gt;453&lt;/item&gt;&lt;item&gt;457&lt;/item&gt;&lt;item&gt;460&lt;/item&gt;&lt;item&gt;461&lt;/item&gt;&lt;/record-ids&gt;&lt;/item&gt;&lt;/Libraries&gt;"/>
  </w:docVars>
  <w:rsids>
    <w:rsidRoot w:val="00E466B2"/>
    <w:rsid w:val="00000988"/>
    <w:rsid w:val="00000ADE"/>
    <w:rsid w:val="00005A03"/>
    <w:rsid w:val="00006095"/>
    <w:rsid w:val="00020DAE"/>
    <w:rsid w:val="00045392"/>
    <w:rsid w:val="00053A54"/>
    <w:rsid w:val="00055905"/>
    <w:rsid w:val="00077899"/>
    <w:rsid w:val="00081A5A"/>
    <w:rsid w:val="00085A8D"/>
    <w:rsid w:val="00087532"/>
    <w:rsid w:val="0009189E"/>
    <w:rsid w:val="0009567D"/>
    <w:rsid w:val="000A4AE5"/>
    <w:rsid w:val="000A5121"/>
    <w:rsid w:val="000C7CF3"/>
    <w:rsid w:val="000D4246"/>
    <w:rsid w:val="000E001D"/>
    <w:rsid w:val="000E0649"/>
    <w:rsid w:val="000E33F0"/>
    <w:rsid w:val="001058E1"/>
    <w:rsid w:val="001066A8"/>
    <w:rsid w:val="00111ACE"/>
    <w:rsid w:val="00113E41"/>
    <w:rsid w:val="001221A6"/>
    <w:rsid w:val="00122986"/>
    <w:rsid w:val="0012366D"/>
    <w:rsid w:val="0012379C"/>
    <w:rsid w:val="00124B5F"/>
    <w:rsid w:val="00141B90"/>
    <w:rsid w:val="00153D22"/>
    <w:rsid w:val="001577E5"/>
    <w:rsid w:val="00161304"/>
    <w:rsid w:val="00162DA7"/>
    <w:rsid w:val="00164074"/>
    <w:rsid w:val="00186372"/>
    <w:rsid w:val="001879B1"/>
    <w:rsid w:val="001928E3"/>
    <w:rsid w:val="00195C79"/>
    <w:rsid w:val="001A663F"/>
    <w:rsid w:val="001B0FEA"/>
    <w:rsid w:val="001B1357"/>
    <w:rsid w:val="001B4409"/>
    <w:rsid w:val="001C23EF"/>
    <w:rsid w:val="001C2504"/>
    <w:rsid w:val="001C3E57"/>
    <w:rsid w:val="001C4726"/>
    <w:rsid w:val="001D2907"/>
    <w:rsid w:val="00200F32"/>
    <w:rsid w:val="00215E65"/>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3022CF"/>
    <w:rsid w:val="003050E6"/>
    <w:rsid w:val="00306EE0"/>
    <w:rsid w:val="003143BE"/>
    <w:rsid w:val="00331CCD"/>
    <w:rsid w:val="00334DFC"/>
    <w:rsid w:val="0033695D"/>
    <w:rsid w:val="00337A0D"/>
    <w:rsid w:val="00343031"/>
    <w:rsid w:val="00356757"/>
    <w:rsid w:val="00360330"/>
    <w:rsid w:val="00364E67"/>
    <w:rsid w:val="00371A42"/>
    <w:rsid w:val="00374043"/>
    <w:rsid w:val="00380E81"/>
    <w:rsid w:val="003861C7"/>
    <w:rsid w:val="003873E6"/>
    <w:rsid w:val="003962ED"/>
    <w:rsid w:val="003A0DAF"/>
    <w:rsid w:val="003B23C2"/>
    <w:rsid w:val="003B52AF"/>
    <w:rsid w:val="003C6248"/>
    <w:rsid w:val="003E0512"/>
    <w:rsid w:val="003E16F5"/>
    <w:rsid w:val="003F14DB"/>
    <w:rsid w:val="003F6492"/>
    <w:rsid w:val="004034FA"/>
    <w:rsid w:val="0041099B"/>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B60"/>
    <w:rsid w:val="004C77F4"/>
    <w:rsid w:val="004D1129"/>
    <w:rsid w:val="004D4F75"/>
    <w:rsid w:val="004E02E1"/>
    <w:rsid w:val="004E141D"/>
    <w:rsid w:val="00503007"/>
    <w:rsid w:val="00507535"/>
    <w:rsid w:val="00510C40"/>
    <w:rsid w:val="00511CB8"/>
    <w:rsid w:val="00515E10"/>
    <w:rsid w:val="00520088"/>
    <w:rsid w:val="005219FF"/>
    <w:rsid w:val="005300B3"/>
    <w:rsid w:val="00531EBF"/>
    <w:rsid w:val="005329D6"/>
    <w:rsid w:val="00543B0A"/>
    <w:rsid w:val="005512B9"/>
    <w:rsid w:val="00554932"/>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20A54"/>
    <w:rsid w:val="00625E8C"/>
    <w:rsid w:val="006315DE"/>
    <w:rsid w:val="006339AB"/>
    <w:rsid w:val="0064352A"/>
    <w:rsid w:val="0064695D"/>
    <w:rsid w:val="00652826"/>
    <w:rsid w:val="0065584C"/>
    <w:rsid w:val="00661EAB"/>
    <w:rsid w:val="006637EB"/>
    <w:rsid w:val="006654C1"/>
    <w:rsid w:val="0066551E"/>
    <w:rsid w:val="00671853"/>
    <w:rsid w:val="006732FE"/>
    <w:rsid w:val="0067543F"/>
    <w:rsid w:val="00687BFB"/>
    <w:rsid w:val="006910F6"/>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B6D6F"/>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D29D8"/>
    <w:rsid w:val="008E06B0"/>
    <w:rsid w:val="008E6082"/>
    <w:rsid w:val="008F1532"/>
    <w:rsid w:val="008F1E2B"/>
    <w:rsid w:val="0090352F"/>
    <w:rsid w:val="00906B10"/>
    <w:rsid w:val="00914247"/>
    <w:rsid w:val="0091787F"/>
    <w:rsid w:val="009200BD"/>
    <w:rsid w:val="009202C0"/>
    <w:rsid w:val="00921A58"/>
    <w:rsid w:val="00925E22"/>
    <w:rsid w:val="00941605"/>
    <w:rsid w:val="00941A9B"/>
    <w:rsid w:val="009467CE"/>
    <w:rsid w:val="00947779"/>
    <w:rsid w:val="009518C5"/>
    <w:rsid w:val="00954600"/>
    <w:rsid w:val="009612EA"/>
    <w:rsid w:val="009659FA"/>
    <w:rsid w:val="00967218"/>
    <w:rsid w:val="00980022"/>
    <w:rsid w:val="009805C9"/>
    <w:rsid w:val="00982557"/>
    <w:rsid w:val="009858BA"/>
    <w:rsid w:val="00997DF4"/>
    <w:rsid w:val="009A2F55"/>
    <w:rsid w:val="009A2FA9"/>
    <w:rsid w:val="009A70F8"/>
    <w:rsid w:val="009B4AB5"/>
    <w:rsid w:val="009C5348"/>
    <w:rsid w:val="009D361E"/>
    <w:rsid w:val="009D45EA"/>
    <w:rsid w:val="009E4E3A"/>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C42EF"/>
    <w:rsid w:val="00AE0786"/>
    <w:rsid w:val="00AE36D6"/>
    <w:rsid w:val="00B01304"/>
    <w:rsid w:val="00B10B2C"/>
    <w:rsid w:val="00B237BD"/>
    <w:rsid w:val="00B262DF"/>
    <w:rsid w:val="00B41D41"/>
    <w:rsid w:val="00B52998"/>
    <w:rsid w:val="00B52DD3"/>
    <w:rsid w:val="00B52E05"/>
    <w:rsid w:val="00B61F8B"/>
    <w:rsid w:val="00B8108A"/>
    <w:rsid w:val="00B810DC"/>
    <w:rsid w:val="00BA26CE"/>
    <w:rsid w:val="00BB6F51"/>
    <w:rsid w:val="00BC37B9"/>
    <w:rsid w:val="00BD0893"/>
    <w:rsid w:val="00BD4CA4"/>
    <w:rsid w:val="00BF700A"/>
    <w:rsid w:val="00C15ED0"/>
    <w:rsid w:val="00C17203"/>
    <w:rsid w:val="00C30D50"/>
    <w:rsid w:val="00C31ED2"/>
    <w:rsid w:val="00C328DC"/>
    <w:rsid w:val="00C33742"/>
    <w:rsid w:val="00C45367"/>
    <w:rsid w:val="00C66630"/>
    <w:rsid w:val="00C674C3"/>
    <w:rsid w:val="00C84AE0"/>
    <w:rsid w:val="00C91CA8"/>
    <w:rsid w:val="00CD33C1"/>
    <w:rsid w:val="00CD3686"/>
    <w:rsid w:val="00CD5C83"/>
    <w:rsid w:val="00CF31E9"/>
    <w:rsid w:val="00CF6083"/>
    <w:rsid w:val="00D00522"/>
    <w:rsid w:val="00D15514"/>
    <w:rsid w:val="00D24561"/>
    <w:rsid w:val="00D26044"/>
    <w:rsid w:val="00D32443"/>
    <w:rsid w:val="00D520A4"/>
    <w:rsid w:val="00D67771"/>
    <w:rsid w:val="00D7569D"/>
    <w:rsid w:val="00D83307"/>
    <w:rsid w:val="00D92D83"/>
    <w:rsid w:val="00D935B0"/>
    <w:rsid w:val="00D97F3B"/>
    <w:rsid w:val="00DB797E"/>
    <w:rsid w:val="00DC340D"/>
    <w:rsid w:val="00DD0A86"/>
    <w:rsid w:val="00DD3DFC"/>
    <w:rsid w:val="00DD5BFC"/>
    <w:rsid w:val="00DE1F25"/>
    <w:rsid w:val="00DF108E"/>
    <w:rsid w:val="00E02449"/>
    <w:rsid w:val="00E119E2"/>
    <w:rsid w:val="00E13ABD"/>
    <w:rsid w:val="00E16704"/>
    <w:rsid w:val="00E21C18"/>
    <w:rsid w:val="00E23285"/>
    <w:rsid w:val="00E238CE"/>
    <w:rsid w:val="00E27CBD"/>
    <w:rsid w:val="00E30419"/>
    <w:rsid w:val="00E3165A"/>
    <w:rsid w:val="00E35653"/>
    <w:rsid w:val="00E35FCD"/>
    <w:rsid w:val="00E366BE"/>
    <w:rsid w:val="00E427C1"/>
    <w:rsid w:val="00E43163"/>
    <w:rsid w:val="00E442C8"/>
    <w:rsid w:val="00E466B2"/>
    <w:rsid w:val="00E501D9"/>
    <w:rsid w:val="00E51865"/>
    <w:rsid w:val="00E73AF3"/>
    <w:rsid w:val="00E876A6"/>
    <w:rsid w:val="00E905FF"/>
    <w:rsid w:val="00E923F8"/>
    <w:rsid w:val="00EA0DA4"/>
    <w:rsid w:val="00EA2D7F"/>
    <w:rsid w:val="00EA5FA5"/>
    <w:rsid w:val="00EB38C1"/>
    <w:rsid w:val="00EB4A1A"/>
    <w:rsid w:val="00ED07A0"/>
    <w:rsid w:val="00ED4911"/>
    <w:rsid w:val="00EE6581"/>
    <w:rsid w:val="00EF003F"/>
    <w:rsid w:val="00EF0C3D"/>
    <w:rsid w:val="00F11DFD"/>
    <w:rsid w:val="00F16B64"/>
    <w:rsid w:val="00F262BD"/>
    <w:rsid w:val="00F26AFC"/>
    <w:rsid w:val="00F316F8"/>
    <w:rsid w:val="00F347FE"/>
    <w:rsid w:val="00F56D6F"/>
    <w:rsid w:val="00F6048E"/>
    <w:rsid w:val="00F61221"/>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57C17E3A-5F96-984D-975D-2F038F5A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21</Pages>
  <Words>9799</Words>
  <Characters>55860</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65528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Heath Blackmon</cp:lastModifiedBy>
  <cp:revision>9</cp:revision>
  <cp:lastPrinted>2020-06-07T23:40:00Z</cp:lastPrinted>
  <dcterms:created xsi:type="dcterms:W3CDTF">2020-08-07T16:31:00Z</dcterms:created>
  <dcterms:modified xsi:type="dcterms:W3CDTF">2020-08-15T22:45:00Z</dcterms:modified>
  <cp:category/>
</cp:coreProperties>
</file>