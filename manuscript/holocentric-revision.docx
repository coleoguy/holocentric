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A5AE36" w14:textId="512C67E9" w:rsidR="00EE6581" w:rsidRPr="00DE1F25" w:rsidRDefault="00F76E90" w:rsidP="00DE1F25">
      <w:pPr>
        <w:spacing w:after="0"/>
        <w:rPr>
          <w:rFonts w:cstheme="minorHAnsi"/>
          <w:b/>
          <w:bCs/>
          <w:iCs/>
          <w:sz w:val="32"/>
          <w:szCs w:val="32"/>
        </w:rPr>
      </w:pPr>
      <w:r w:rsidRPr="00F5162B">
        <w:rPr>
          <w:rFonts w:cstheme="minorHAnsi"/>
          <w:b/>
          <w:bCs/>
          <w:iCs/>
          <w:sz w:val="32"/>
          <w:szCs w:val="32"/>
        </w:rPr>
        <w:t xml:space="preserve">Chromosome number evolves at equal rates in holocentric and monocentric </w:t>
      </w:r>
      <w:ins w:id="0" w:author="Heath Blackmon" w:date="2020-08-11T14:53:00Z">
        <w:r w:rsidR="001058E1">
          <w:rPr>
            <w:rFonts w:cstheme="minorHAnsi"/>
            <w:b/>
            <w:bCs/>
            <w:iCs/>
            <w:sz w:val="32"/>
            <w:szCs w:val="32"/>
          </w:rPr>
          <w:t>clades</w:t>
        </w:r>
      </w:ins>
      <w:r w:rsidRPr="00F5162B">
        <w:rPr>
          <w:rFonts w:cstheme="minorHAnsi"/>
          <w:b/>
          <w:bCs/>
          <w:iCs/>
          <w:sz w:val="32"/>
          <w:szCs w:val="32"/>
        </w:rPr>
        <w:t>.</w:t>
      </w:r>
    </w:p>
    <w:p w14:paraId="3EE176F7" w14:textId="7AF78D06" w:rsidR="00EE6581" w:rsidRPr="00AE0786" w:rsidRDefault="00EE6581" w:rsidP="00DE1F25">
      <w:pPr>
        <w:spacing w:after="0"/>
        <w:rPr>
          <w:rFonts w:cstheme="minorHAnsi"/>
          <w:iCs/>
          <w:sz w:val="22"/>
          <w:szCs w:val="22"/>
          <w:vertAlign w:val="superscript"/>
        </w:rPr>
      </w:pPr>
      <w:r w:rsidRPr="00AE0786">
        <w:rPr>
          <w:rFonts w:cstheme="minorHAnsi"/>
          <w:iCs/>
          <w:sz w:val="22"/>
          <w:szCs w:val="22"/>
        </w:rPr>
        <w:t>Sarah N. Ruckman</w:t>
      </w:r>
      <w:r w:rsidRPr="00AE0786">
        <w:rPr>
          <w:rFonts w:cstheme="minorHAnsi"/>
          <w:iCs/>
          <w:sz w:val="22"/>
          <w:szCs w:val="22"/>
          <w:vertAlign w:val="superscript"/>
        </w:rPr>
        <w:t>12</w:t>
      </w:r>
      <w:r w:rsidR="00DE1F25">
        <w:rPr>
          <w:rFonts w:ascii="Calibri" w:hAnsi="Calibri" w:cs="Calibri"/>
          <w:iCs/>
          <w:sz w:val="22"/>
          <w:szCs w:val="22"/>
          <w:vertAlign w:val="superscript"/>
        </w:rPr>
        <w:t>†</w:t>
      </w:r>
      <w:r w:rsidRPr="00AE0786">
        <w:rPr>
          <w:rFonts w:cstheme="minorHAnsi"/>
          <w:iCs/>
          <w:sz w:val="22"/>
          <w:szCs w:val="22"/>
        </w:rPr>
        <w:t>, Michelle Jonika</w:t>
      </w:r>
      <w:r w:rsidRPr="00AE0786">
        <w:rPr>
          <w:rFonts w:cstheme="minorHAnsi"/>
          <w:iCs/>
          <w:sz w:val="22"/>
          <w:szCs w:val="22"/>
          <w:vertAlign w:val="superscript"/>
        </w:rPr>
        <w:t>13</w:t>
      </w:r>
      <w:r w:rsidR="00DE1F25">
        <w:rPr>
          <w:rFonts w:ascii="Calibri" w:hAnsi="Calibri" w:cs="Calibri"/>
          <w:iCs/>
          <w:sz w:val="22"/>
          <w:szCs w:val="22"/>
          <w:vertAlign w:val="superscript"/>
        </w:rPr>
        <w:t>†</w:t>
      </w:r>
      <w:r w:rsidRPr="00AE0786">
        <w:rPr>
          <w:rFonts w:cstheme="minorHAnsi"/>
          <w:iCs/>
          <w:sz w:val="22"/>
          <w:szCs w:val="22"/>
        </w:rPr>
        <w:t xml:space="preserve">, </w:t>
      </w:r>
      <w:r w:rsidR="000C7CF3" w:rsidRPr="00AE0786">
        <w:rPr>
          <w:rFonts w:cstheme="minorHAnsi"/>
          <w:iCs/>
          <w:sz w:val="22"/>
          <w:szCs w:val="22"/>
        </w:rPr>
        <w:t>Claudio Casola</w:t>
      </w:r>
      <w:r w:rsidR="00F11DFD">
        <w:rPr>
          <w:rFonts w:cstheme="minorHAnsi"/>
          <w:iCs/>
          <w:sz w:val="22"/>
          <w:szCs w:val="22"/>
          <w:vertAlign w:val="superscript"/>
        </w:rPr>
        <w:t>2</w:t>
      </w:r>
      <w:ins w:id="1" w:author="Claudio Casola" w:date="2020-08-19T16:15:00Z">
        <w:r w:rsidR="007A4FD7">
          <w:rPr>
            <w:rFonts w:cstheme="minorHAnsi"/>
            <w:iCs/>
            <w:sz w:val="22"/>
            <w:szCs w:val="22"/>
            <w:vertAlign w:val="superscript"/>
          </w:rPr>
          <w:t>3</w:t>
        </w:r>
      </w:ins>
      <w:r w:rsidR="00334DFC">
        <w:rPr>
          <w:rFonts w:cstheme="minorHAnsi"/>
          <w:iCs/>
          <w:sz w:val="22"/>
          <w:szCs w:val="22"/>
          <w:vertAlign w:val="superscript"/>
        </w:rPr>
        <w:t>4</w:t>
      </w:r>
      <w:r w:rsidR="000C7CF3" w:rsidRPr="00AE0786">
        <w:rPr>
          <w:rFonts w:cstheme="minorHAnsi"/>
          <w:iCs/>
          <w:sz w:val="22"/>
          <w:szCs w:val="22"/>
        </w:rPr>
        <w:t xml:space="preserve">, </w:t>
      </w:r>
      <w:r w:rsidRPr="00AE0786">
        <w:rPr>
          <w:rFonts w:cstheme="minorHAnsi"/>
          <w:iCs/>
          <w:sz w:val="22"/>
          <w:szCs w:val="22"/>
        </w:rPr>
        <w:t>and Heath Blackmon</w:t>
      </w:r>
      <w:r w:rsidRPr="00AE0786">
        <w:rPr>
          <w:rFonts w:cstheme="minorHAnsi"/>
          <w:iCs/>
          <w:sz w:val="22"/>
          <w:szCs w:val="22"/>
          <w:vertAlign w:val="superscript"/>
        </w:rPr>
        <w:t>123</w:t>
      </w:r>
    </w:p>
    <w:p w14:paraId="5C02C746" w14:textId="77777777" w:rsidR="00EE6581" w:rsidRPr="00AE0786" w:rsidRDefault="00EE6581" w:rsidP="00DE1F25">
      <w:pPr>
        <w:spacing w:after="0"/>
        <w:rPr>
          <w:rFonts w:cstheme="minorHAnsi"/>
          <w:iCs/>
          <w:sz w:val="22"/>
          <w:szCs w:val="22"/>
          <w:vertAlign w:val="superscript"/>
        </w:rPr>
      </w:pPr>
    </w:p>
    <w:p w14:paraId="595044B0" w14:textId="77777777" w:rsidR="00EE6581" w:rsidRPr="00AE0786" w:rsidRDefault="00EE6581" w:rsidP="00DE1F25">
      <w:pPr>
        <w:spacing w:after="0"/>
        <w:rPr>
          <w:rFonts w:cstheme="minorHAnsi"/>
          <w:sz w:val="22"/>
          <w:szCs w:val="22"/>
        </w:rPr>
      </w:pPr>
      <w:r w:rsidRPr="00AE0786">
        <w:rPr>
          <w:rFonts w:cstheme="minorHAnsi"/>
          <w:sz w:val="22"/>
          <w:szCs w:val="22"/>
          <w:vertAlign w:val="superscript"/>
        </w:rPr>
        <w:t>1</w:t>
      </w:r>
      <w:r w:rsidRPr="00AE0786">
        <w:rPr>
          <w:rFonts w:cstheme="minorHAnsi"/>
          <w:sz w:val="22"/>
          <w:szCs w:val="22"/>
        </w:rPr>
        <w:t>Department of Biology, Texas A&amp;M University, College Station, Texas, USA</w:t>
      </w:r>
    </w:p>
    <w:p w14:paraId="7767EB9A" w14:textId="5F46835A" w:rsidR="00EE6581" w:rsidRPr="00AE0786" w:rsidRDefault="00EE6581" w:rsidP="00DE1F25">
      <w:pPr>
        <w:spacing w:after="0"/>
        <w:rPr>
          <w:rFonts w:cstheme="minorHAnsi"/>
          <w:sz w:val="22"/>
          <w:szCs w:val="22"/>
        </w:rPr>
      </w:pPr>
      <w:r w:rsidRPr="00AE0786">
        <w:rPr>
          <w:rFonts w:cstheme="minorHAnsi"/>
          <w:sz w:val="22"/>
          <w:szCs w:val="22"/>
          <w:vertAlign w:val="superscript"/>
        </w:rPr>
        <w:t>2</w:t>
      </w:r>
      <w:r w:rsidRPr="00AE0786">
        <w:rPr>
          <w:rFonts w:cstheme="minorHAnsi"/>
          <w:sz w:val="22"/>
          <w:szCs w:val="22"/>
        </w:rPr>
        <w:t>Ecology and Evolutionary Biology Interdisciplinary Program, Texas A&amp;M University, College Station, Texas, USA</w:t>
      </w:r>
    </w:p>
    <w:p w14:paraId="2F29F627" w14:textId="377EF4B5" w:rsidR="00EE6581" w:rsidRPr="00AE0786" w:rsidRDefault="00EE6581" w:rsidP="00DE1F25">
      <w:pPr>
        <w:spacing w:after="0"/>
        <w:rPr>
          <w:rFonts w:cstheme="minorHAnsi"/>
          <w:sz w:val="22"/>
          <w:szCs w:val="22"/>
        </w:rPr>
      </w:pPr>
      <w:r w:rsidRPr="00AE0786">
        <w:rPr>
          <w:rFonts w:cstheme="minorHAnsi"/>
          <w:sz w:val="22"/>
          <w:szCs w:val="22"/>
          <w:vertAlign w:val="superscript"/>
        </w:rPr>
        <w:t>3</w:t>
      </w:r>
      <w:r w:rsidRPr="00AE0786">
        <w:rPr>
          <w:rFonts w:cstheme="minorHAnsi"/>
          <w:sz w:val="22"/>
          <w:szCs w:val="22"/>
        </w:rPr>
        <w:t>Genetics Interdisciplinary Program, Texas A&amp;M University, College Station, Texas, USA</w:t>
      </w:r>
    </w:p>
    <w:p w14:paraId="4955F621" w14:textId="53FFE793" w:rsidR="000C7CF3" w:rsidRPr="00AE0786" w:rsidRDefault="000C7CF3" w:rsidP="00DE1F25">
      <w:pPr>
        <w:spacing w:after="0"/>
        <w:rPr>
          <w:rFonts w:eastAsia="Times New Roman" w:cstheme="minorHAnsi"/>
          <w:sz w:val="22"/>
          <w:szCs w:val="22"/>
        </w:rPr>
      </w:pPr>
      <w:r w:rsidRPr="00AE0786">
        <w:rPr>
          <w:rFonts w:cstheme="minorHAnsi"/>
          <w:sz w:val="22"/>
          <w:szCs w:val="22"/>
          <w:vertAlign w:val="superscript"/>
        </w:rPr>
        <w:t>4</w:t>
      </w:r>
      <w:r w:rsidRPr="00AE0786">
        <w:rPr>
          <w:rFonts w:eastAsia="Times New Roman" w:cstheme="minorHAnsi"/>
          <w:sz w:val="22"/>
          <w:szCs w:val="22"/>
        </w:rPr>
        <w:t xml:space="preserve">Department of </w:t>
      </w:r>
      <w:r w:rsidR="00A63527">
        <w:rPr>
          <w:rFonts w:eastAsia="Times New Roman" w:cstheme="minorHAnsi"/>
          <w:sz w:val="22"/>
          <w:szCs w:val="22"/>
        </w:rPr>
        <w:t>Ecology and Conservation Biology</w:t>
      </w:r>
      <w:r w:rsidRPr="00AE0786">
        <w:rPr>
          <w:rFonts w:eastAsia="Times New Roman" w:cstheme="minorHAnsi"/>
          <w:sz w:val="22"/>
          <w:szCs w:val="22"/>
        </w:rPr>
        <w:t>, Texas A&amp;M</w:t>
      </w:r>
      <w:r w:rsidR="00BC37B9" w:rsidRPr="00AE0786">
        <w:rPr>
          <w:rFonts w:cstheme="minorHAnsi"/>
          <w:sz w:val="22"/>
          <w:szCs w:val="22"/>
        </w:rPr>
        <w:t>, College Station, Texas, USA</w:t>
      </w:r>
    </w:p>
    <w:p w14:paraId="0F5ADE75" w14:textId="77777777" w:rsidR="000C7CF3" w:rsidRPr="00AE0786" w:rsidRDefault="000C7CF3" w:rsidP="00DE1F25">
      <w:pPr>
        <w:spacing w:after="0"/>
        <w:rPr>
          <w:rFonts w:eastAsia="Times New Roman" w:cstheme="minorHAnsi"/>
          <w:sz w:val="22"/>
          <w:szCs w:val="22"/>
        </w:rPr>
      </w:pPr>
    </w:p>
    <w:p w14:paraId="45998ECC" w14:textId="57F33D3C" w:rsidR="00EE6581" w:rsidRPr="00AE0786" w:rsidRDefault="00DE1F25" w:rsidP="00DE1F25">
      <w:pPr>
        <w:spacing w:after="0"/>
        <w:rPr>
          <w:rFonts w:cstheme="minorHAnsi"/>
          <w:sz w:val="22"/>
          <w:szCs w:val="22"/>
        </w:rPr>
      </w:pPr>
      <w:r>
        <w:rPr>
          <w:rFonts w:ascii="Calibri" w:hAnsi="Calibri" w:cs="Calibri"/>
          <w:iCs/>
          <w:sz w:val="22"/>
          <w:szCs w:val="22"/>
          <w:vertAlign w:val="superscript"/>
        </w:rPr>
        <w:t>†</w:t>
      </w:r>
      <w:r w:rsidR="00EE6581" w:rsidRPr="00AE0786">
        <w:rPr>
          <w:rFonts w:cstheme="minorHAnsi"/>
          <w:sz w:val="22"/>
          <w:szCs w:val="22"/>
        </w:rPr>
        <w:t xml:space="preserve">Authors contributed equally </w:t>
      </w:r>
      <w:r>
        <w:rPr>
          <w:rFonts w:cstheme="minorHAnsi"/>
          <w:sz w:val="22"/>
          <w:szCs w:val="22"/>
        </w:rPr>
        <w:t>to the manuscript.</w:t>
      </w:r>
      <w:r w:rsidR="00DD5BFC" w:rsidRPr="00AE0786">
        <w:rPr>
          <w:rFonts w:cstheme="minorHAnsi"/>
          <w:sz w:val="22"/>
          <w:szCs w:val="22"/>
        </w:rPr>
        <w:t xml:space="preserve"> </w:t>
      </w:r>
      <w:r>
        <w:rPr>
          <w:rFonts w:cstheme="minorHAnsi"/>
          <w:sz w:val="22"/>
          <w:szCs w:val="22"/>
        </w:rPr>
        <w:t>Author o</w:t>
      </w:r>
      <w:r w:rsidR="00DD5BFC" w:rsidRPr="00AE0786">
        <w:rPr>
          <w:rFonts w:cstheme="minorHAnsi"/>
          <w:sz w:val="22"/>
          <w:szCs w:val="22"/>
        </w:rPr>
        <w:t>rder</w:t>
      </w:r>
      <w:r w:rsidR="00EE6581" w:rsidRPr="00AE0786">
        <w:rPr>
          <w:rFonts w:cstheme="minorHAnsi"/>
          <w:sz w:val="22"/>
          <w:szCs w:val="22"/>
        </w:rPr>
        <w:t xml:space="preserve"> was de</w:t>
      </w:r>
      <w:r>
        <w:rPr>
          <w:rFonts w:cstheme="minorHAnsi"/>
          <w:sz w:val="22"/>
          <w:szCs w:val="22"/>
        </w:rPr>
        <w:t>termined</w:t>
      </w:r>
      <w:r w:rsidR="00EE6581" w:rsidRPr="00AE0786">
        <w:rPr>
          <w:rFonts w:cstheme="minorHAnsi"/>
          <w:sz w:val="22"/>
          <w:szCs w:val="22"/>
        </w:rPr>
        <w:t xml:space="preserve"> based on an R script simulating a coin toss</w:t>
      </w:r>
    </w:p>
    <w:p w14:paraId="19CE0DC0" w14:textId="77777777" w:rsidR="00EE6581" w:rsidRPr="00AE0786" w:rsidRDefault="00EE6581" w:rsidP="00DE1F25">
      <w:pPr>
        <w:spacing w:after="0"/>
        <w:rPr>
          <w:rFonts w:cstheme="minorHAnsi"/>
          <w:b/>
          <w:bCs/>
          <w:iCs/>
          <w:sz w:val="22"/>
          <w:szCs w:val="22"/>
        </w:rPr>
      </w:pPr>
    </w:p>
    <w:p w14:paraId="4AED3305" w14:textId="29106F46" w:rsidR="00EE6581" w:rsidRPr="00AE0786" w:rsidRDefault="00EE6581" w:rsidP="00DE1F25">
      <w:pPr>
        <w:spacing w:after="0"/>
        <w:rPr>
          <w:rFonts w:cstheme="minorHAnsi"/>
          <w:iCs/>
          <w:sz w:val="22"/>
          <w:szCs w:val="22"/>
        </w:rPr>
      </w:pPr>
      <w:r w:rsidRPr="00AE0786">
        <w:rPr>
          <w:rFonts w:cstheme="minorHAnsi"/>
          <w:b/>
          <w:bCs/>
          <w:iCs/>
          <w:sz w:val="22"/>
          <w:szCs w:val="22"/>
        </w:rPr>
        <w:t xml:space="preserve">Keywords: </w:t>
      </w:r>
      <w:r w:rsidRPr="00AE0786">
        <w:rPr>
          <w:rFonts w:cstheme="minorHAnsi"/>
          <w:iCs/>
          <w:sz w:val="22"/>
          <w:szCs w:val="22"/>
        </w:rPr>
        <w:t>Fusions, fissions, chromosome evolution, holocentric, monocentric</w:t>
      </w:r>
      <w:r w:rsidR="00EB4A1A" w:rsidRPr="00AE0786">
        <w:rPr>
          <w:rFonts w:cstheme="minorHAnsi"/>
          <w:iCs/>
          <w:sz w:val="22"/>
          <w:szCs w:val="22"/>
        </w:rPr>
        <w:t>, lepidoptera</w:t>
      </w:r>
    </w:p>
    <w:p w14:paraId="190B51F7" w14:textId="7724696B" w:rsidR="00EE6581" w:rsidRPr="00AE0786" w:rsidRDefault="00EE6581" w:rsidP="00DE1F25">
      <w:pPr>
        <w:spacing w:after="0"/>
        <w:rPr>
          <w:rFonts w:cstheme="minorHAnsi"/>
          <w:b/>
          <w:bCs/>
          <w:iCs/>
          <w:sz w:val="22"/>
          <w:szCs w:val="22"/>
        </w:rPr>
      </w:pPr>
      <w:r w:rsidRPr="00AE0786">
        <w:rPr>
          <w:rFonts w:cstheme="minorHAnsi"/>
          <w:b/>
          <w:bCs/>
          <w:iCs/>
          <w:sz w:val="22"/>
          <w:szCs w:val="22"/>
        </w:rPr>
        <w:br w:type="page"/>
      </w:r>
    </w:p>
    <w:p w14:paraId="7268ED72" w14:textId="19E5320B" w:rsidR="00EE6581" w:rsidRPr="00AE0786" w:rsidRDefault="00EE6581" w:rsidP="005C30E8">
      <w:pPr>
        <w:pStyle w:val="Default"/>
        <w:widowControl w:val="0"/>
        <w:spacing w:line="480" w:lineRule="auto"/>
        <w:rPr>
          <w:rFonts w:asciiTheme="minorHAnsi" w:hAnsiTheme="minorHAnsi" w:cstheme="minorHAnsi"/>
          <w:b/>
          <w:bCs/>
          <w:iCs/>
          <w:sz w:val="22"/>
        </w:rPr>
      </w:pPr>
      <w:r w:rsidRPr="00AE0786">
        <w:rPr>
          <w:rFonts w:asciiTheme="minorHAnsi" w:hAnsiTheme="minorHAnsi" w:cstheme="minorHAnsi"/>
          <w:b/>
          <w:bCs/>
          <w:iCs/>
          <w:sz w:val="22"/>
        </w:rPr>
        <w:lastRenderedPageBreak/>
        <w:t>Abstract</w:t>
      </w:r>
    </w:p>
    <w:p w14:paraId="44FC63B6" w14:textId="77777777" w:rsidR="001B0FEA" w:rsidRDefault="003873E6" w:rsidP="005C30E8">
      <w:pPr>
        <w:pStyle w:val="Default"/>
        <w:widowControl w:val="0"/>
        <w:spacing w:line="480" w:lineRule="auto"/>
        <w:rPr>
          <w:rFonts w:asciiTheme="minorHAnsi" w:hAnsiTheme="minorHAnsi" w:cstheme="minorHAnsi"/>
          <w:b/>
          <w:bCs/>
          <w:iCs/>
          <w:color w:val="FF0000"/>
          <w:sz w:val="22"/>
        </w:rPr>
      </w:pPr>
      <w:r w:rsidRPr="00E51865">
        <w:rPr>
          <w:rFonts w:asciiTheme="minorHAnsi" w:hAnsiTheme="minorHAnsi" w:cstheme="minorHAnsi"/>
          <w:b/>
          <w:bCs/>
          <w:iCs/>
          <w:color w:val="FF0000"/>
          <w:sz w:val="22"/>
        </w:rPr>
        <w:tab/>
      </w:r>
    </w:p>
    <w:p w14:paraId="08BD9323" w14:textId="195A90C8" w:rsidR="00EE6581" w:rsidRPr="009612EA" w:rsidRDefault="00111ACE" w:rsidP="005C30E8">
      <w:pPr>
        <w:pStyle w:val="Default"/>
        <w:widowControl w:val="0"/>
        <w:spacing w:line="480" w:lineRule="auto"/>
        <w:rPr>
          <w:rFonts w:asciiTheme="minorHAnsi" w:hAnsiTheme="minorHAnsi" w:cstheme="minorHAnsi"/>
          <w:iCs/>
          <w:sz w:val="22"/>
        </w:rPr>
      </w:pPr>
      <w:r>
        <w:rPr>
          <w:rFonts w:asciiTheme="minorHAnsi" w:hAnsiTheme="minorHAnsi" w:cstheme="minorHAnsi"/>
          <w:iCs/>
          <w:sz w:val="22"/>
        </w:rPr>
        <w:t xml:space="preserve">Despite the fundamental </w:t>
      </w:r>
      <w:r w:rsidR="0033695D">
        <w:rPr>
          <w:rFonts w:asciiTheme="minorHAnsi" w:hAnsiTheme="minorHAnsi" w:cstheme="minorHAnsi"/>
          <w:iCs/>
          <w:sz w:val="22"/>
        </w:rPr>
        <w:t xml:space="preserve">role </w:t>
      </w:r>
      <w:r>
        <w:rPr>
          <w:rFonts w:asciiTheme="minorHAnsi" w:hAnsiTheme="minorHAnsi" w:cstheme="minorHAnsi"/>
          <w:iCs/>
          <w:sz w:val="22"/>
        </w:rPr>
        <w:t xml:space="preserve">of centromeres two different types are observed across plants and animals. Monocentric chromosomes possess a single region that function as the centromere while in holocentric chromosomes centromere activity is </w:t>
      </w:r>
      <w:r w:rsidR="0033695D">
        <w:rPr>
          <w:rFonts w:asciiTheme="minorHAnsi" w:hAnsiTheme="minorHAnsi" w:cstheme="minorHAnsi"/>
          <w:iCs/>
          <w:sz w:val="22"/>
        </w:rPr>
        <w:t xml:space="preserve">spread </w:t>
      </w:r>
      <w:r>
        <w:rPr>
          <w:rFonts w:asciiTheme="minorHAnsi" w:hAnsiTheme="minorHAnsi" w:cstheme="minorHAnsi"/>
          <w:iCs/>
          <w:sz w:val="22"/>
        </w:rPr>
        <w:t xml:space="preserve">across the </w:t>
      </w:r>
      <w:r w:rsidR="00427E90">
        <w:rPr>
          <w:rFonts w:asciiTheme="minorHAnsi" w:hAnsiTheme="minorHAnsi" w:cstheme="minorHAnsi"/>
          <w:iCs/>
          <w:sz w:val="22"/>
        </w:rPr>
        <w:t xml:space="preserve">entire </w:t>
      </w:r>
      <w:r>
        <w:rPr>
          <w:rFonts w:asciiTheme="minorHAnsi" w:hAnsiTheme="minorHAnsi" w:cstheme="minorHAnsi"/>
          <w:iCs/>
          <w:sz w:val="22"/>
        </w:rPr>
        <w:t xml:space="preserve">chromosome. </w:t>
      </w:r>
      <w:r w:rsidR="00427E90">
        <w:rPr>
          <w:rFonts w:asciiTheme="minorHAnsi" w:hAnsiTheme="minorHAnsi" w:cstheme="minorHAnsi"/>
          <w:iCs/>
          <w:sz w:val="22"/>
        </w:rPr>
        <w:t xml:space="preserve"> Proper segregation may fail in species with monocentric chromosomes after a fusion or fission, which may </w:t>
      </w:r>
      <w:r w:rsidR="0033695D">
        <w:rPr>
          <w:rFonts w:asciiTheme="minorHAnsi" w:hAnsiTheme="minorHAnsi" w:cstheme="minorHAnsi"/>
          <w:iCs/>
          <w:sz w:val="22"/>
        </w:rPr>
        <w:t>lead to chromosomes with no</w:t>
      </w:r>
      <w:r w:rsidR="00427E90">
        <w:rPr>
          <w:rFonts w:asciiTheme="minorHAnsi" w:hAnsiTheme="minorHAnsi" w:cstheme="minorHAnsi"/>
          <w:iCs/>
          <w:sz w:val="22"/>
        </w:rPr>
        <w:t xml:space="preserve"> centromere</w:t>
      </w:r>
      <w:r w:rsidR="0033695D">
        <w:rPr>
          <w:rFonts w:asciiTheme="minorHAnsi" w:hAnsiTheme="minorHAnsi" w:cstheme="minorHAnsi"/>
          <w:iCs/>
          <w:sz w:val="22"/>
        </w:rPr>
        <w:t xml:space="preserve"> or multiple centromeres</w:t>
      </w:r>
      <w:r w:rsidR="00427E90">
        <w:rPr>
          <w:rFonts w:asciiTheme="minorHAnsi" w:hAnsiTheme="minorHAnsi" w:cstheme="minorHAnsi"/>
          <w:iCs/>
          <w:sz w:val="22"/>
        </w:rPr>
        <w:t xml:space="preserve">. </w:t>
      </w:r>
      <w:r w:rsidR="00C328DC">
        <w:rPr>
          <w:rFonts w:asciiTheme="minorHAnsi" w:hAnsiTheme="minorHAnsi" w:cstheme="minorHAnsi"/>
          <w:iCs/>
          <w:sz w:val="22"/>
        </w:rPr>
        <w:t>In contrast</w:t>
      </w:r>
      <w:r w:rsidR="005A3DA6">
        <w:rPr>
          <w:rFonts w:asciiTheme="minorHAnsi" w:hAnsiTheme="minorHAnsi" w:cstheme="minorHAnsi"/>
          <w:iCs/>
          <w:sz w:val="22"/>
        </w:rPr>
        <w:t>,</w:t>
      </w:r>
      <w:r w:rsidR="00C328DC">
        <w:rPr>
          <w:rFonts w:asciiTheme="minorHAnsi" w:hAnsiTheme="minorHAnsi" w:cstheme="minorHAnsi"/>
          <w:iCs/>
          <w:sz w:val="22"/>
        </w:rPr>
        <w:t xml:space="preserve"> species with holocentric chromosome</w:t>
      </w:r>
      <w:r w:rsidR="005A3DA6">
        <w:rPr>
          <w:rFonts w:asciiTheme="minorHAnsi" w:hAnsiTheme="minorHAnsi" w:cstheme="minorHAnsi"/>
          <w:iCs/>
          <w:sz w:val="22"/>
        </w:rPr>
        <w:t>s</w:t>
      </w:r>
      <w:r w:rsidR="00C328DC">
        <w:rPr>
          <w:rFonts w:asciiTheme="minorHAnsi" w:hAnsiTheme="minorHAnsi" w:cstheme="minorHAnsi"/>
          <w:iCs/>
          <w:sz w:val="22"/>
        </w:rPr>
        <w:t xml:space="preserve"> should still be able to safely segregate chromosomes</w:t>
      </w:r>
      <w:r w:rsidR="00427E90">
        <w:rPr>
          <w:rFonts w:asciiTheme="minorHAnsi" w:hAnsiTheme="minorHAnsi" w:cstheme="minorHAnsi"/>
          <w:iCs/>
          <w:sz w:val="22"/>
        </w:rPr>
        <w:t xml:space="preserve"> after fusion or fission</w:t>
      </w:r>
      <w:r w:rsidR="00C328DC">
        <w:rPr>
          <w:rFonts w:asciiTheme="minorHAnsi" w:hAnsiTheme="minorHAnsi" w:cstheme="minorHAnsi"/>
          <w:iCs/>
          <w:sz w:val="22"/>
        </w:rPr>
        <w:t xml:space="preserve">. This along with the observation of high chromosome number in some holocentric clades has led to the hypothesis that holocentricity leads to higher rates of chromosome number evolution. </w:t>
      </w:r>
      <w:r w:rsidR="00D32443" w:rsidRPr="009612EA">
        <w:rPr>
          <w:rFonts w:asciiTheme="minorHAnsi" w:hAnsiTheme="minorHAnsi" w:cstheme="minorHAnsi"/>
          <w:sz w:val="22"/>
        </w:rPr>
        <w:t xml:space="preserve">To test for differences in </w:t>
      </w:r>
      <w:r w:rsidR="00C328DC">
        <w:rPr>
          <w:rFonts w:asciiTheme="minorHAnsi" w:hAnsiTheme="minorHAnsi" w:cstheme="minorHAnsi"/>
          <w:sz w:val="22"/>
        </w:rPr>
        <w:t>rates of chromosome number evolution</w:t>
      </w:r>
      <w:r w:rsidR="00D32443" w:rsidRPr="009612EA">
        <w:rPr>
          <w:rFonts w:asciiTheme="minorHAnsi" w:hAnsiTheme="minorHAnsi" w:cstheme="minorHAnsi"/>
          <w:sz w:val="22"/>
        </w:rPr>
        <w:t xml:space="preserve"> </w:t>
      </w:r>
      <w:r w:rsidR="00427E90">
        <w:rPr>
          <w:rFonts w:asciiTheme="minorHAnsi" w:hAnsiTheme="minorHAnsi" w:cstheme="minorHAnsi"/>
          <w:sz w:val="22"/>
        </w:rPr>
        <w:t xml:space="preserve">between these systems, </w:t>
      </w:r>
      <w:r w:rsidR="00D32443" w:rsidRPr="009612EA">
        <w:rPr>
          <w:rFonts w:asciiTheme="minorHAnsi" w:hAnsiTheme="minorHAnsi" w:cstheme="minorHAnsi"/>
          <w:sz w:val="22"/>
        </w:rPr>
        <w:t>w</w:t>
      </w:r>
      <w:r w:rsidR="003873E6" w:rsidRPr="009612EA">
        <w:rPr>
          <w:rFonts w:asciiTheme="minorHAnsi" w:hAnsiTheme="minorHAnsi" w:cstheme="minorHAnsi"/>
          <w:iCs/>
          <w:sz w:val="22"/>
        </w:rPr>
        <w:t xml:space="preserve">e </w:t>
      </w:r>
      <w:r w:rsidR="00DD5BFC" w:rsidRPr="009612EA">
        <w:rPr>
          <w:rFonts w:asciiTheme="minorHAnsi" w:hAnsiTheme="minorHAnsi" w:cstheme="minorHAnsi"/>
          <w:iCs/>
          <w:sz w:val="22"/>
        </w:rPr>
        <w:t xml:space="preserve">analyzed data from </w:t>
      </w:r>
      <w:r w:rsidR="00620A54">
        <w:rPr>
          <w:rFonts w:asciiTheme="minorHAnsi" w:hAnsiTheme="minorHAnsi" w:cstheme="minorHAnsi"/>
          <w:iCs/>
          <w:sz w:val="22"/>
        </w:rPr>
        <w:t>4,393</w:t>
      </w:r>
      <w:r w:rsidR="003873E6" w:rsidRPr="009612EA">
        <w:rPr>
          <w:rFonts w:asciiTheme="minorHAnsi" w:hAnsiTheme="minorHAnsi" w:cstheme="minorHAnsi"/>
          <w:iCs/>
          <w:sz w:val="22"/>
        </w:rPr>
        <w:t xml:space="preserve"> species of insects </w:t>
      </w:r>
      <w:r w:rsidR="00DD5BFC" w:rsidRPr="009612EA">
        <w:rPr>
          <w:rFonts w:asciiTheme="minorHAnsi" w:hAnsiTheme="minorHAnsi" w:cstheme="minorHAnsi"/>
          <w:iCs/>
          <w:sz w:val="22"/>
        </w:rPr>
        <w:t xml:space="preserve">in </w:t>
      </w:r>
      <w:r w:rsidR="00C328DC">
        <w:rPr>
          <w:rFonts w:asciiTheme="minorHAnsi" w:hAnsiTheme="minorHAnsi" w:cstheme="minorHAnsi"/>
          <w:iCs/>
          <w:sz w:val="22"/>
        </w:rPr>
        <w:t>a</w:t>
      </w:r>
      <w:r w:rsidR="00DD5BFC" w:rsidRPr="009612EA">
        <w:rPr>
          <w:rFonts w:asciiTheme="minorHAnsi" w:hAnsiTheme="minorHAnsi" w:cstheme="minorHAnsi"/>
          <w:iCs/>
          <w:sz w:val="22"/>
        </w:rPr>
        <w:t xml:space="preserve"> phylogenetic framework</w:t>
      </w:r>
      <w:r w:rsidR="00D32443" w:rsidRPr="009612EA">
        <w:rPr>
          <w:rFonts w:asciiTheme="minorHAnsi" w:hAnsiTheme="minorHAnsi" w:cstheme="minorHAnsi"/>
          <w:iCs/>
          <w:sz w:val="22"/>
        </w:rPr>
        <w:t xml:space="preserve">. </w:t>
      </w:r>
      <w:r w:rsidR="00EB4A1A" w:rsidRPr="009612EA">
        <w:rPr>
          <w:rFonts w:asciiTheme="minorHAnsi" w:hAnsiTheme="minorHAnsi" w:cstheme="minorHAnsi"/>
          <w:iCs/>
          <w:sz w:val="22"/>
        </w:rPr>
        <w:t xml:space="preserve">We found </w:t>
      </w:r>
      <w:r w:rsidR="00980022">
        <w:rPr>
          <w:rFonts w:asciiTheme="minorHAnsi" w:hAnsiTheme="minorHAnsi" w:cstheme="minorHAnsi"/>
          <w:iCs/>
          <w:sz w:val="22"/>
        </w:rPr>
        <w:t xml:space="preserve">that </w:t>
      </w:r>
      <w:r w:rsidR="00EB4A1A" w:rsidRPr="009612EA">
        <w:rPr>
          <w:rFonts w:asciiTheme="minorHAnsi" w:hAnsiTheme="minorHAnsi" w:cstheme="minorHAnsi"/>
          <w:iCs/>
          <w:sz w:val="22"/>
        </w:rPr>
        <w:t>insect orders exhibit striking differences in rates of fissions</w:t>
      </w:r>
      <w:r w:rsidR="00980022">
        <w:rPr>
          <w:rFonts w:asciiTheme="minorHAnsi" w:hAnsiTheme="minorHAnsi" w:cstheme="minorHAnsi"/>
          <w:iCs/>
          <w:sz w:val="22"/>
        </w:rPr>
        <w:t>,</w:t>
      </w:r>
      <w:r w:rsidR="00EB4A1A" w:rsidRPr="009612EA">
        <w:rPr>
          <w:rFonts w:asciiTheme="minorHAnsi" w:hAnsiTheme="minorHAnsi" w:cstheme="minorHAnsi"/>
          <w:iCs/>
          <w:sz w:val="22"/>
        </w:rPr>
        <w:t xml:space="preserve"> fusion</w:t>
      </w:r>
      <w:r w:rsidR="00980022">
        <w:rPr>
          <w:rFonts w:asciiTheme="minorHAnsi" w:hAnsiTheme="minorHAnsi" w:cstheme="minorHAnsi"/>
          <w:iCs/>
          <w:sz w:val="22"/>
        </w:rPr>
        <w:t>s,</w:t>
      </w:r>
      <w:r w:rsidR="00EB4A1A" w:rsidRPr="009612EA">
        <w:rPr>
          <w:rFonts w:asciiTheme="minorHAnsi" w:hAnsiTheme="minorHAnsi" w:cstheme="minorHAnsi"/>
          <w:iCs/>
          <w:sz w:val="22"/>
        </w:rPr>
        <w:t xml:space="preserve"> and polyploidy. </w:t>
      </w:r>
      <w:r w:rsidR="0033695D">
        <w:rPr>
          <w:rFonts w:asciiTheme="minorHAnsi" w:hAnsiTheme="minorHAnsi" w:cstheme="minorHAnsi"/>
          <w:iCs/>
          <w:sz w:val="22"/>
        </w:rPr>
        <w:t xml:space="preserve">However, </w:t>
      </w:r>
      <w:r w:rsidR="00EB4A1A" w:rsidRPr="009612EA">
        <w:rPr>
          <w:rFonts w:asciiTheme="minorHAnsi" w:hAnsiTheme="minorHAnsi" w:cstheme="minorHAnsi"/>
          <w:iCs/>
          <w:sz w:val="22"/>
        </w:rPr>
        <w:t>across all insects we found no evidence that holocentric clades have higher rates of fission</w:t>
      </w:r>
      <w:r w:rsidR="00980022">
        <w:rPr>
          <w:rFonts w:asciiTheme="minorHAnsi" w:hAnsiTheme="minorHAnsi" w:cstheme="minorHAnsi"/>
          <w:iCs/>
          <w:sz w:val="22"/>
        </w:rPr>
        <w:t>s</w:t>
      </w:r>
      <w:r w:rsidR="00EB4A1A" w:rsidRPr="009612EA">
        <w:rPr>
          <w:rFonts w:asciiTheme="minorHAnsi" w:hAnsiTheme="minorHAnsi" w:cstheme="minorHAnsi"/>
          <w:iCs/>
          <w:sz w:val="22"/>
        </w:rPr>
        <w:t>, fusion</w:t>
      </w:r>
      <w:r w:rsidR="00980022">
        <w:rPr>
          <w:rFonts w:asciiTheme="minorHAnsi" w:hAnsiTheme="minorHAnsi" w:cstheme="minorHAnsi"/>
          <w:iCs/>
          <w:sz w:val="22"/>
        </w:rPr>
        <w:t>s</w:t>
      </w:r>
      <w:r w:rsidR="00EB4A1A" w:rsidRPr="009612EA">
        <w:rPr>
          <w:rFonts w:asciiTheme="minorHAnsi" w:hAnsiTheme="minorHAnsi" w:cstheme="minorHAnsi"/>
          <w:iCs/>
          <w:sz w:val="22"/>
        </w:rPr>
        <w:t>, or polyploidy than monocentric clades.</w:t>
      </w:r>
      <w:r w:rsidR="00980022">
        <w:rPr>
          <w:rFonts w:asciiTheme="minorHAnsi" w:hAnsiTheme="minorHAnsi" w:cstheme="minorHAnsi"/>
          <w:iCs/>
          <w:sz w:val="22"/>
        </w:rPr>
        <w:t xml:space="preserve"> Our results suggest that holocentricity alone does not lead to higher rates of chromosome number changes. Instead, we suggest that </w:t>
      </w:r>
      <w:r w:rsidR="00C328DC">
        <w:rPr>
          <w:rFonts w:asciiTheme="minorHAnsi" w:hAnsiTheme="minorHAnsi" w:cstheme="minorHAnsi"/>
          <w:iCs/>
          <w:sz w:val="22"/>
        </w:rPr>
        <w:t>other co</w:t>
      </w:r>
      <w:r w:rsidR="005A3DA6">
        <w:rPr>
          <w:rFonts w:asciiTheme="minorHAnsi" w:hAnsiTheme="minorHAnsi" w:cstheme="minorHAnsi"/>
          <w:iCs/>
          <w:sz w:val="22"/>
        </w:rPr>
        <w:t>-</w:t>
      </w:r>
      <w:r w:rsidR="00C328DC">
        <w:rPr>
          <w:rFonts w:asciiTheme="minorHAnsi" w:hAnsiTheme="minorHAnsi" w:cstheme="minorHAnsi"/>
          <w:iCs/>
          <w:sz w:val="22"/>
        </w:rPr>
        <w:t xml:space="preserve">evolving traits must explain striking </w:t>
      </w:r>
      <w:r w:rsidR="00947779">
        <w:rPr>
          <w:rFonts w:asciiTheme="minorHAnsi" w:hAnsiTheme="minorHAnsi" w:cstheme="minorHAnsi"/>
          <w:iCs/>
          <w:sz w:val="22"/>
        </w:rPr>
        <w:t xml:space="preserve">differences </w:t>
      </w:r>
      <w:r w:rsidR="00614AC6">
        <w:rPr>
          <w:rFonts w:asciiTheme="minorHAnsi" w:hAnsiTheme="minorHAnsi" w:cstheme="minorHAnsi"/>
          <w:iCs/>
          <w:sz w:val="22"/>
        </w:rPr>
        <w:t>between</w:t>
      </w:r>
      <w:r w:rsidR="00947779">
        <w:rPr>
          <w:rFonts w:asciiTheme="minorHAnsi" w:hAnsiTheme="minorHAnsi" w:cstheme="minorHAnsi"/>
          <w:iCs/>
          <w:sz w:val="22"/>
        </w:rPr>
        <w:t xml:space="preserve"> clades. </w:t>
      </w:r>
    </w:p>
    <w:p w14:paraId="18748F07" w14:textId="631032A8" w:rsidR="00EB4A1A" w:rsidRPr="00AE0786" w:rsidRDefault="00EB4A1A" w:rsidP="005C30E8">
      <w:pPr>
        <w:spacing w:after="0" w:line="480" w:lineRule="auto"/>
        <w:rPr>
          <w:rFonts w:cstheme="minorHAnsi"/>
          <w:b/>
          <w:bCs/>
          <w:iCs/>
          <w:sz w:val="22"/>
          <w:szCs w:val="22"/>
        </w:rPr>
      </w:pPr>
      <w:r w:rsidRPr="00AE0786">
        <w:rPr>
          <w:rFonts w:cstheme="minorHAnsi"/>
          <w:b/>
          <w:bCs/>
          <w:iCs/>
          <w:sz w:val="22"/>
          <w:szCs w:val="22"/>
        </w:rPr>
        <w:br w:type="page"/>
      </w:r>
    </w:p>
    <w:p w14:paraId="7A849400" w14:textId="08CB181E" w:rsidR="006C71CA" w:rsidRPr="00AE0786" w:rsidRDefault="00D97F3B" w:rsidP="005C30E8">
      <w:pPr>
        <w:pStyle w:val="Default"/>
        <w:widowControl w:val="0"/>
        <w:spacing w:line="480" w:lineRule="auto"/>
        <w:rPr>
          <w:rFonts w:asciiTheme="minorHAnsi" w:hAnsiTheme="minorHAnsi" w:cstheme="minorHAnsi"/>
          <w:b/>
          <w:bCs/>
          <w:iCs/>
          <w:sz w:val="22"/>
        </w:rPr>
      </w:pPr>
      <w:r w:rsidRPr="00AE0786">
        <w:rPr>
          <w:rFonts w:asciiTheme="minorHAnsi" w:hAnsiTheme="minorHAnsi" w:cstheme="minorHAnsi"/>
          <w:b/>
          <w:bCs/>
          <w:iCs/>
          <w:sz w:val="22"/>
        </w:rPr>
        <w:lastRenderedPageBreak/>
        <w:t>Introduction</w:t>
      </w:r>
    </w:p>
    <w:p w14:paraId="1C17C4D0" w14:textId="77777777" w:rsidR="00DE1F25" w:rsidRDefault="00DE1F25" w:rsidP="005C30E8">
      <w:pPr>
        <w:pStyle w:val="Default"/>
        <w:widowControl w:val="0"/>
        <w:spacing w:line="480" w:lineRule="auto"/>
        <w:rPr>
          <w:rFonts w:asciiTheme="minorHAnsi" w:hAnsiTheme="minorHAnsi" w:cstheme="minorHAnsi"/>
          <w:sz w:val="22"/>
        </w:rPr>
      </w:pPr>
    </w:p>
    <w:p w14:paraId="3924DD84" w14:textId="2E94A7E5" w:rsidR="006B2B0C" w:rsidRDefault="0065584C" w:rsidP="005C30E8">
      <w:pPr>
        <w:pStyle w:val="Default"/>
        <w:widowControl w:val="0"/>
        <w:spacing w:line="480" w:lineRule="auto"/>
        <w:rPr>
          <w:rFonts w:asciiTheme="minorHAnsi" w:hAnsiTheme="minorHAnsi" w:cstheme="minorHAnsi"/>
          <w:sz w:val="22"/>
        </w:rPr>
      </w:pPr>
      <w:r w:rsidRPr="00AE0786">
        <w:rPr>
          <w:rFonts w:asciiTheme="minorHAnsi" w:hAnsiTheme="minorHAnsi" w:cstheme="minorHAnsi"/>
          <w:sz w:val="22"/>
        </w:rPr>
        <w:t>Chromosome</w:t>
      </w:r>
      <w:r w:rsidR="00BD0893" w:rsidRPr="00AE0786">
        <w:rPr>
          <w:rFonts w:asciiTheme="minorHAnsi" w:hAnsiTheme="minorHAnsi" w:cstheme="minorHAnsi"/>
          <w:sz w:val="22"/>
        </w:rPr>
        <w:t xml:space="preserve"> number stability is </w:t>
      </w:r>
      <w:r w:rsidR="006B2B0C">
        <w:rPr>
          <w:rFonts w:asciiTheme="minorHAnsi" w:hAnsiTheme="minorHAnsi" w:cstheme="minorHAnsi"/>
          <w:sz w:val="22"/>
        </w:rPr>
        <w:t xml:space="preserve">generally </w:t>
      </w:r>
      <w:r w:rsidR="00BD0893" w:rsidRPr="00AE0786">
        <w:rPr>
          <w:rFonts w:asciiTheme="minorHAnsi" w:hAnsiTheme="minorHAnsi" w:cstheme="minorHAnsi"/>
          <w:sz w:val="22"/>
        </w:rPr>
        <w:t xml:space="preserve">expected among </w:t>
      </w:r>
      <w:r w:rsidRPr="00AE0786">
        <w:rPr>
          <w:rFonts w:asciiTheme="minorHAnsi" w:hAnsiTheme="minorHAnsi" w:cstheme="minorHAnsi"/>
          <w:color w:val="000000" w:themeColor="text1"/>
          <w:sz w:val="22"/>
        </w:rPr>
        <w:t>lineages as shifts in chromosome number can lead to a decrease in fitness</w:t>
      </w:r>
      <w:r w:rsidR="00450ECD">
        <w:rPr>
          <w:rFonts w:asciiTheme="minorHAnsi" w:hAnsiTheme="minorHAnsi" w:cstheme="minorHAnsi"/>
          <w:color w:val="000000" w:themeColor="text1"/>
          <w:sz w:val="22"/>
        </w:rPr>
        <w:t xml:space="preserve"> </w:t>
      </w:r>
      <w:r w:rsidR="005C30E8">
        <w:rPr>
          <w:rFonts w:asciiTheme="minorHAnsi" w:hAnsiTheme="minorHAnsi" w:cstheme="minorHAnsi"/>
          <w:noProof/>
          <w:color w:val="000000" w:themeColor="text1"/>
          <w:sz w:val="22"/>
        </w:rPr>
        <w:t>(1-3)</w:t>
      </w:r>
      <w:r w:rsidRPr="00AE0786">
        <w:rPr>
          <w:rFonts w:asciiTheme="minorHAnsi" w:hAnsiTheme="minorHAnsi" w:cstheme="minorHAnsi"/>
          <w:color w:val="000000" w:themeColor="text1"/>
          <w:sz w:val="22"/>
        </w:rPr>
        <w:t xml:space="preserve">. </w:t>
      </w:r>
      <w:r w:rsidR="00BD0893" w:rsidRPr="00AE0786">
        <w:rPr>
          <w:rFonts w:asciiTheme="minorHAnsi" w:hAnsiTheme="minorHAnsi" w:cstheme="minorHAnsi"/>
          <w:sz w:val="22"/>
        </w:rPr>
        <w:t xml:space="preserve">This stability in chromosome number is </w:t>
      </w:r>
      <w:r w:rsidR="00921A58">
        <w:rPr>
          <w:rFonts w:asciiTheme="minorHAnsi" w:hAnsiTheme="minorHAnsi" w:cstheme="minorHAnsi"/>
          <w:sz w:val="22"/>
        </w:rPr>
        <w:t xml:space="preserve">thought to be </w:t>
      </w:r>
      <w:r w:rsidR="00BD0893" w:rsidRPr="00AE0786">
        <w:rPr>
          <w:rFonts w:asciiTheme="minorHAnsi" w:hAnsiTheme="minorHAnsi" w:cstheme="minorHAnsi"/>
          <w:sz w:val="22"/>
        </w:rPr>
        <w:t xml:space="preserve">driven by </w:t>
      </w:r>
      <w:r w:rsidR="00F81B68" w:rsidRPr="00AE0786">
        <w:rPr>
          <w:rFonts w:asciiTheme="minorHAnsi" w:hAnsiTheme="minorHAnsi" w:cstheme="minorHAnsi"/>
          <w:sz w:val="22"/>
        </w:rPr>
        <w:t xml:space="preserve">the </w:t>
      </w:r>
      <w:r w:rsidR="00BD0893" w:rsidRPr="00AE0786">
        <w:rPr>
          <w:rFonts w:asciiTheme="minorHAnsi" w:hAnsiTheme="minorHAnsi" w:cstheme="minorHAnsi"/>
          <w:sz w:val="22"/>
        </w:rPr>
        <w:t>underdominance of chromosomal rearrangements</w:t>
      </w:r>
      <w:r w:rsidR="007F3446" w:rsidRPr="00AE0786">
        <w:rPr>
          <w:rFonts w:asciiTheme="minorHAnsi" w:hAnsiTheme="minorHAnsi" w:cstheme="minorHAnsi"/>
          <w:sz w:val="22"/>
        </w:rPr>
        <w:t xml:space="preserve"> </w:t>
      </w:r>
      <w:r w:rsidR="005C30E8">
        <w:rPr>
          <w:rFonts w:asciiTheme="minorHAnsi" w:hAnsiTheme="minorHAnsi" w:cstheme="minorHAnsi"/>
          <w:noProof/>
          <w:sz w:val="22"/>
        </w:rPr>
        <w:t>(4)</w:t>
      </w:r>
      <w:r w:rsidR="00442BC8" w:rsidRPr="00AE0786">
        <w:rPr>
          <w:rFonts w:asciiTheme="minorHAnsi" w:hAnsiTheme="minorHAnsi" w:cstheme="minorHAnsi"/>
          <w:sz w:val="22"/>
        </w:rPr>
        <w:t>.</w:t>
      </w:r>
      <w:r w:rsidR="00BD0893" w:rsidRPr="00AE0786">
        <w:rPr>
          <w:rFonts w:asciiTheme="minorHAnsi" w:hAnsiTheme="minorHAnsi" w:cstheme="minorHAnsi"/>
          <w:sz w:val="22"/>
        </w:rPr>
        <w:t xml:space="preserve"> </w:t>
      </w:r>
      <w:r w:rsidR="00921A58">
        <w:rPr>
          <w:rFonts w:asciiTheme="minorHAnsi" w:hAnsiTheme="minorHAnsi" w:cstheme="minorHAnsi"/>
          <w:sz w:val="22"/>
        </w:rPr>
        <w:t xml:space="preserve">However, this expected stability is challenged by </w:t>
      </w:r>
      <w:r w:rsidR="006B2B0C">
        <w:rPr>
          <w:rFonts w:asciiTheme="minorHAnsi" w:hAnsiTheme="minorHAnsi" w:cstheme="minorHAnsi"/>
          <w:sz w:val="22"/>
        </w:rPr>
        <w:t xml:space="preserve">some </w:t>
      </w:r>
      <w:r w:rsidR="00921A58">
        <w:rPr>
          <w:rFonts w:asciiTheme="minorHAnsi" w:hAnsiTheme="minorHAnsi" w:cstheme="minorHAnsi"/>
          <w:sz w:val="22"/>
        </w:rPr>
        <w:t xml:space="preserve">clades that exhibit striking variation in chromosomes number as well as the interdigitation of fast and slow evolving lineages within clades </w:t>
      </w:r>
      <w:r w:rsidR="005C30E8">
        <w:rPr>
          <w:rFonts w:asciiTheme="minorHAnsi" w:hAnsiTheme="minorHAnsi" w:cstheme="minorHAnsi"/>
          <w:noProof/>
          <w:sz w:val="22"/>
        </w:rPr>
        <w:t>(5-7)</w:t>
      </w:r>
      <w:r w:rsidR="00921A58">
        <w:rPr>
          <w:rFonts w:asciiTheme="minorHAnsi" w:hAnsiTheme="minorHAnsi" w:cstheme="minorHAnsi"/>
          <w:sz w:val="22"/>
        </w:rPr>
        <w:t>.</w:t>
      </w:r>
      <w:r w:rsidR="000A5121">
        <w:rPr>
          <w:rFonts w:asciiTheme="minorHAnsi" w:hAnsiTheme="minorHAnsi" w:cstheme="minorHAnsi"/>
          <w:sz w:val="22"/>
        </w:rPr>
        <w:t xml:space="preserve"> </w:t>
      </w:r>
      <w:r w:rsidR="006B2B0C">
        <w:rPr>
          <w:rFonts w:asciiTheme="minorHAnsi" w:hAnsiTheme="minorHAnsi" w:cstheme="minorHAnsi"/>
          <w:sz w:val="22"/>
        </w:rPr>
        <w:t xml:space="preserve">Understanding the reasons that clades vary in rates of chromosome number evolution is key to understanding how genome structure evolves. Furthermore, changes in chromosome number and less drastic changes like inversions can play a key role in </w:t>
      </w:r>
      <w:r w:rsidR="004D1129">
        <w:rPr>
          <w:rFonts w:asciiTheme="minorHAnsi" w:hAnsiTheme="minorHAnsi" w:cstheme="minorHAnsi"/>
          <w:sz w:val="22"/>
        </w:rPr>
        <w:t xml:space="preserve">divergence, </w:t>
      </w:r>
      <w:r w:rsidR="006B2B0C">
        <w:rPr>
          <w:rFonts w:asciiTheme="minorHAnsi" w:hAnsiTheme="minorHAnsi" w:cstheme="minorHAnsi"/>
          <w:sz w:val="22"/>
        </w:rPr>
        <w:t>adaptation</w:t>
      </w:r>
      <w:r w:rsidR="004D1129">
        <w:rPr>
          <w:rFonts w:asciiTheme="minorHAnsi" w:hAnsiTheme="minorHAnsi" w:cstheme="minorHAnsi"/>
          <w:sz w:val="22"/>
        </w:rPr>
        <w:t>,</w:t>
      </w:r>
      <w:r w:rsidR="006B2B0C">
        <w:rPr>
          <w:rFonts w:asciiTheme="minorHAnsi" w:hAnsiTheme="minorHAnsi" w:cstheme="minorHAnsi"/>
          <w:sz w:val="22"/>
        </w:rPr>
        <w:t xml:space="preserve"> and speciation </w:t>
      </w:r>
      <w:r w:rsidR="005C30E8">
        <w:rPr>
          <w:rFonts w:asciiTheme="minorHAnsi" w:hAnsiTheme="minorHAnsi" w:cstheme="minorHAnsi"/>
          <w:noProof/>
          <w:sz w:val="22"/>
        </w:rPr>
        <w:t>(2, 8-10)</w:t>
      </w:r>
      <w:r w:rsidR="006B2B0C">
        <w:rPr>
          <w:rFonts w:asciiTheme="minorHAnsi" w:hAnsiTheme="minorHAnsi" w:cstheme="minorHAnsi"/>
          <w:sz w:val="22"/>
        </w:rPr>
        <w:t>.</w:t>
      </w:r>
      <w:r w:rsidR="004D1129">
        <w:rPr>
          <w:rFonts w:asciiTheme="minorHAnsi" w:hAnsiTheme="minorHAnsi" w:cstheme="minorHAnsi"/>
          <w:sz w:val="22"/>
        </w:rPr>
        <w:t xml:space="preserve"> </w:t>
      </w:r>
      <w:r w:rsidR="004D1129" w:rsidRPr="00AE0786">
        <w:rPr>
          <w:rFonts w:asciiTheme="minorHAnsi" w:hAnsiTheme="minorHAnsi" w:cstheme="minorHAnsi"/>
          <w:sz w:val="22"/>
        </w:rPr>
        <w:t xml:space="preserve">In light of the </w:t>
      </w:r>
      <w:r w:rsidR="004D1129">
        <w:rPr>
          <w:rFonts w:asciiTheme="minorHAnsi" w:hAnsiTheme="minorHAnsi" w:cstheme="minorHAnsi"/>
          <w:sz w:val="22"/>
        </w:rPr>
        <w:t>potential impacts of</w:t>
      </w:r>
      <w:r w:rsidR="004D1129" w:rsidRPr="00AE0786">
        <w:rPr>
          <w:rFonts w:asciiTheme="minorHAnsi" w:hAnsiTheme="minorHAnsi" w:cstheme="minorHAnsi"/>
          <w:sz w:val="22"/>
        </w:rPr>
        <w:t xml:space="preserve"> chromosomal change, identifying traits associated with increased rates of chromosomal rearrangements </w:t>
      </w:r>
      <w:r w:rsidR="004D1129">
        <w:rPr>
          <w:rFonts w:asciiTheme="minorHAnsi" w:hAnsiTheme="minorHAnsi" w:cstheme="minorHAnsi"/>
          <w:sz w:val="22"/>
        </w:rPr>
        <w:t>is key step in understanding</w:t>
      </w:r>
      <w:r w:rsidR="004D1129" w:rsidRPr="00AE0786">
        <w:rPr>
          <w:rFonts w:asciiTheme="minorHAnsi" w:hAnsiTheme="minorHAnsi" w:cstheme="minorHAnsi"/>
          <w:sz w:val="22"/>
        </w:rPr>
        <w:t xml:space="preserve"> patterns of extant diversity</w:t>
      </w:r>
      <w:r w:rsidR="004D1129">
        <w:rPr>
          <w:rFonts w:asciiTheme="minorHAnsi" w:hAnsiTheme="minorHAnsi" w:cstheme="minorHAnsi"/>
          <w:sz w:val="22"/>
        </w:rPr>
        <w:t>.</w:t>
      </w:r>
    </w:p>
    <w:p w14:paraId="094DBCB5" w14:textId="77777777" w:rsidR="006B2B0C" w:rsidRDefault="006B2B0C" w:rsidP="005C30E8">
      <w:pPr>
        <w:pStyle w:val="Default"/>
        <w:widowControl w:val="0"/>
        <w:spacing w:line="480" w:lineRule="auto"/>
        <w:rPr>
          <w:rFonts w:asciiTheme="minorHAnsi" w:hAnsiTheme="minorHAnsi" w:cstheme="minorHAnsi"/>
          <w:sz w:val="22"/>
        </w:rPr>
      </w:pPr>
    </w:p>
    <w:p w14:paraId="70518A15" w14:textId="6808A569" w:rsidR="009C5348" w:rsidRPr="00AE0786" w:rsidRDefault="00620A54" w:rsidP="005C30E8">
      <w:pPr>
        <w:pStyle w:val="Default"/>
        <w:widowControl w:val="0"/>
        <w:spacing w:line="480" w:lineRule="auto"/>
        <w:rPr>
          <w:rFonts w:asciiTheme="minorHAnsi" w:hAnsiTheme="minorHAnsi" w:cstheme="minorHAnsi"/>
          <w:sz w:val="22"/>
        </w:rPr>
      </w:pPr>
      <w:r>
        <w:rPr>
          <w:rFonts w:asciiTheme="minorHAnsi" w:hAnsiTheme="minorHAnsi" w:cstheme="minorHAnsi"/>
          <w:sz w:val="22"/>
        </w:rPr>
        <w:t>W</w:t>
      </w:r>
      <w:r w:rsidR="00A612D9">
        <w:rPr>
          <w:rFonts w:asciiTheme="minorHAnsi" w:hAnsiTheme="minorHAnsi" w:cstheme="minorHAnsi"/>
          <w:sz w:val="22"/>
        </w:rPr>
        <w:t xml:space="preserve">ithin clades, karyotypes are </w:t>
      </w:r>
      <w:r w:rsidR="000A5121">
        <w:rPr>
          <w:rFonts w:asciiTheme="minorHAnsi" w:hAnsiTheme="minorHAnsi" w:cstheme="minorHAnsi"/>
          <w:sz w:val="22"/>
        </w:rPr>
        <w:t xml:space="preserve">often </w:t>
      </w:r>
      <w:r w:rsidR="00A612D9">
        <w:rPr>
          <w:rFonts w:asciiTheme="minorHAnsi" w:hAnsiTheme="minorHAnsi" w:cstheme="minorHAnsi"/>
          <w:sz w:val="22"/>
        </w:rPr>
        <w:t xml:space="preserve">reshaped through fusions and fissions </w:t>
      </w:r>
      <w:r w:rsidR="005C30E8">
        <w:rPr>
          <w:rFonts w:asciiTheme="minorHAnsi" w:hAnsiTheme="minorHAnsi" w:cstheme="minorHAnsi"/>
          <w:noProof/>
          <w:sz w:val="22"/>
        </w:rPr>
        <w:t>(11)</w:t>
      </w:r>
      <w:r w:rsidR="006C71CA" w:rsidRPr="00AE0786">
        <w:rPr>
          <w:rFonts w:asciiTheme="minorHAnsi" w:hAnsiTheme="minorHAnsi" w:cstheme="minorHAnsi"/>
          <w:sz w:val="22"/>
        </w:rPr>
        <w:t xml:space="preserve">. We use these terms </w:t>
      </w:r>
      <w:r w:rsidR="00442BC8" w:rsidRPr="00AE0786">
        <w:rPr>
          <w:rFonts w:asciiTheme="minorHAnsi" w:hAnsiTheme="minorHAnsi" w:cstheme="minorHAnsi"/>
          <w:sz w:val="22"/>
        </w:rPr>
        <w:t xml:space="preserve">(fusion and fission) </w:t>
      </w:r>
      <w:r w:rsidR="006C71CA" w:rsidRPr="00AE0786">
        <w:rPr>
          <w:rFonts w:asciiTheme="minorHAnsi" w:hAnsiTheme="minorHAnsi" w:cstheme="minorHAnsi"/>
          <w:sz w:val="22"/>
        </w:rPr>
        <w:t xml:space="preserve">for simplicity to describe </w:t>
      </w:r>
      <w:r w:rsidR="00614AC6">
        <w:rPr>
          <w:rFonts w:asciiTheme="minorHAnsi" w:hAnsiTheme="minorHAnsi" w:cstheme="minorHAnsi"/>
          <w:sz w:val="22"/>
        </w:rPr>
        <w:t>increases or decreases of</w:t>
      </w:r>
      <w:r w:rsidR="00A612D9">
        <w:rPr>
          <w:rFonts w:asciiTheme="minorHAnsi" w:hAnsiTheme="minorHAnsi" w:cstheme="minorHAnsi"/>
          <w:sz w:val="22"/>
        </w:rPr>
        <w:t xml:space="preserve"> chromosome number by one</w:t>
      </w:r>
      <w:r w:rsidR="006C71CA" w:rsidRPr="00AE0786">
        <w:rPr>
          <w:rFonts w:asciiTheme="minorHAnsi" w:hAnsiTheme="minorHAnsi" w:cstheme="minorHAnsi"/>
          <w:sz w:val="22"/>
        </w:rPr>
        <w:t>. However, in reality</w:t>
      </w:r>
      <w:r w:rsidR="00F81B68" w:rsidRPr="00AE0786">
        <w:rPr>
          <w:rFonts w:asciiTheme="minorHAnsi" w:hAnsiTheme="minorHAnsi" w:cstheme="minorHAnsi"/>
          <w:sz w:val="22"/>
        </w:rPr>
        <w:t>,</w:t>
      </w:r>
      <w:r w:rsidR="006C71CA" w:rsidRPr="00AE0786">
        <w:rPr>
          <w:rFonts w:asciiTheme="minorHAnsi" w:hAnsiTheme="minorHAnsi" w:cstheme="minorHAnsi"/>
          <w:sz w:val="22"/>
        </w:rPr>
        <w:t xml:space="preserve"> fusions decreasing chromosome number capture two different processes at the molecular level. First, </w:t>
      </w:r>
      <w:del w:id="2" w:author="Heath Blackmon" w:date="2020-08-16T14:49:00Z">
        <w:r w:rsidR="006C71CA" w:rsidRPr="00AE0786" w:rsidDel="00E35CCA">
          <w:rPr>
            <w:rFonts w:asciiTheme="minorHAnsi" w:hAnsiTheme="minorHAnsi" w:cstheme="minorHAnsi"/>
            <w:sz w:val="22"/>
          </w:rPr>
          <w:delText xml:space="preserve">Robertsonian </w:delText>
        </w:r>
      </w:del>
      <w:r w:rsidR="006C71CA" w:rsidRPr="00AE0786">
        <w:rPr>
          <w:rFonts w:asciiTheme="minorHAnsi" w:hAnsiTheme="minorHAnsi" w:cstheme="minorHAnsi"/>
          <w:sz w:val="22"/>
        </w:rPr>
        <w:t xml:space="preserve">translocations followed by the </w:t>
      </w:r>
      <w:ins w:id="3" w:author="Heath Blackmon" w:date="2020-08-16T14:49:00Z">
        <w:r w:rsidR="00E35CCA">
          <w:rPr>
            <w:rFonts w:asciiTheme="minorHAnsi" w:hAnsiTheme="minorHAnsi" w:cstheme="minorHAnsi"/>
            <w:sz w:val="22"/>
          </w:rPr>
          <w:t xml:space="preserve">possible </w:t>
        </w:r>
      </w:ins>
      <w:r w:rsidR="006C71CA" w:rsidRPr="00AE0786">
        <w:rPr>
          <w:rFonts w:asciiTheme="minorHAnsi" w:hAnsiTheme="minorHAnsi" w:cstheme="minorHAnsi"/>
          <w:sz w:val="22"/>
        </w:rPr>
        <w:t>loss of</w:t>
      </w:r>
      <w:ins w:id="4" w:author="Heath Blackmon" w:date="2020-08-16T14:50:00Z">
        <w:r w:rsidR="00E35CCA">
          <w:rPr>
            <w:rFonts w:asciiTheme="minorHAnsi" w:hAnsiTheme="minorHAnsi" w:cstheme="minorHAnsi"/>
            <w:sz w:val="22"/>
          </w:rPr>
          <w:t xml:space="preserve"> a</w:t>
        </w:r>
      </w:ins>
      <w:del w:id="5" w:author="Heath Blackmon" w:date="2020-08-16T14:50:00Z">
        <w:r w:rsidR="006C71CA" w:rsidRPr="00AE0786" w:rsidDel="00E35CCA">
          <w:rPr>
            <w:rFonts w:asciiTheme="minorHAnsi" w:hAnsiTheme="minorHAnsi" w:cstheme="minorHAnsi"/>
            <w:sz w:val="22"/>
          </w:rPr>
          <w:delText xml:space="preserve"> </w:delText>
        </w:r>
        <w:r w:rsidR="003A0DAF" w:rsidRPr="00AE0786" w:rsidDel="00E35CCA">
          <w:rPr>
            <w:rFonts w:asciiTheme="minorHAnsi" w:hAnsiTheme="minorHAnsi" w:cstheme="minorHAnsi"/>
            <w:sz w:val="22"/>
          </w:rPr>
          <w:delText>the</w:delText>
        </w:r>
      </w:del>
      <w:r w:rsidR="003A0DAF" w:rsidRPr="00AE0786">
        <w:rPr>
          <w:rFonts w:asciiTheme="minorHAnsi" w:hAnsiTheme="minorHAnsi" w:cstheme="minorHAnsi"/>
          <w:sz w:val="22"/>
        </w:rPr>
        <w:t xml:space="preserve"> </w:t>
      </w:r>
      <w:ins w:id="6" w:author="Heath Blackmon" w:date="2020-08-16T14:49:00Z">
        <w:r w:rsidR="00E35CCA">
          <w:rPr>
            <w:rFonts w:asciiTheme="minorHAnsi" w:hAnsiTheme="minorHAnsi" w:cstheme="minorHAnsi"/>
            <w:sz w:val="22"/>
          </w:rPr>
          <w:t>small fragment</w:t>
        </w:r>
        <w:del w:id="7" w:author="Sarah Ruckman" w:date="2020-08-18T20:00:00Z">
          <w:r w:rsidR="00E35CCA" w:rsidDel="00014F97">
            <w:rPr>
              <w:rFonts w:asciiTheme="minorHAnsi" w:hAnsiTheme="minorHAnsi" w:cstheme="minorHAnsi"/>
              <w:sz w:val="22"/>
            </w:rPr>
            <w:delText>s</w:delText>
          </w:r>
        </w:del>
        <w:r w:rsidR="00E35CCA">
          <w:rPr>
            <w:rFonts w:asciiTheme="minorHAnsi" w:hAnsiTheme="minorHAnsi" w:cstheme="minorHAnsi"/>
            <w:sz w:val="22"/>
          </w:rPr>
          <w:t xml:space="preserve"> of </w:t>
        </w:r>
      </w:ins>
      <w:ins w:id="8" w:author="Heath Blackmon" w:date="2020-08-16T14:50:00Z">
        <w:r w:rsidR="00E35CCA">
          <w:rPr>
            <w:rFonts w:asciiTheme="minorHAnsi" w:hAnsiTheme="minorHAnsi" w:cstheme="minorHAnsi"/>
            <w:sz w:val="22"/>
          </w:rPr>
          <w:t xml:space="preserve">one </w:t>
        </w:r>
      </w:ins>
      <w:ins w:id="9" w:author="Heath Blackmon" w:date="2020-08-16T14:49:00Z">
        <w:r w:rsidR="00E35CCA">
          <w:rPr>
            <w:rFonts w:asciiTheme="minorHAnsi" w:hAnsiTheme="minorHAnsi" w:cstheme="minorHAnsi"/>
            <w:sz w:val="22"/>
          </w:rPr>
          <w:t xml:space="preserve">chromosome </w:t>
        </w:r>
      </w:ins>
      <w:del w:id="10" w:author="Heath Blackmon" w:date="2020-08-16T14:49:00Z">
        <w:r w:rsidR="003A0DAF" w:rsidRPr="00AE0786" w:rsidDel="00E35CCA">
          <w:rPr>
            <w:rFonts w:asciiTheme="minorHAnsi" w:hAnsiTheme="minorHAnsi" w:cstheme="minorHAnsi"/>
            <w:sz w:val="22"/>
          </w:rPr>
          <w:delText>short arms</w:delText>
        </w:r>
        <w:r w:rsidR="00186372" w:rsidRPr="00AE0786" w:rsidDel="00E35CCA">
          <w:rPr>
            <w:rFonts w:asciiTheme="minorHAnsi" w:hAnsiTheme="minorHAnsi" w:cstheme="minorHAnsi"/>
            <w:sz w:val="22"/>
          </w:rPr>
          <w:delText xml:space="preserve"> </w:delText>
        </w:r>
      </w:del>
      <w:r w:rsidR="00186372" w:rsidRPr="00AE0786">
        <w:rPr>
          <w:rFonts w:asciiTheme="minorHAnsi" w:hAnsiTheme="minorHAnsi" w:cstheme="minorHAnsi"/>
          <w:sz w:val="22"/>
        </w:rPr>
        <w:t>can decrease chromosome number</w:t>
      </w:r>
      <w:ins w:id="11" w:author="Heath Blackmon" w:date="2020-08-16T14:49:00Z">
        <w:r w:rsidR="00E35CCA">
          <w:rPr>
            <w:rFonts w:asciiTheme="minorHAnsi" w:hAnsiTheme="minorHAnsi" w:cstheme="minorHAnsi"/>
            <w:sz w:val="22"/>
          </w:rPr>
          <w:t xml:space="preserve"> (e.g. Robertsonian translocation </w:t>
        </w:r>
      </w:ins>
      <w:ins w:id="12" w:author="Heath Blackmon" w:date="2020-08-16T14:50:00Z">
        <w:r w:rsidR="00E35CCA">
          <w:rPr>
            <w:rFonts w:asciiTheme="minorHAnsi" w:hAnsiTheme="minorHAnsi" w:cstheme="minorHAnsi"/>
            <w:sz w:val="22"/>
          </w:rPr>
          <w:t>in monocentric species)</w:t>
        </w:r>
      </w:ins>
      <w:r w:rsidR="00D7569D" w:rsidRPr="00AE0786">
        <w:rPr>
          <w:rFonts w:asciiTheme="minorHAnsi" w:hAnsiTheme="minorHAnsi" w:cstheme="minorHAnsi"/>
          <w:sz w:val="22"/>
        </w:rPr>
        <w:t xml:space="preserve"> </w:t>
      </w:r>
      <w:r w:rsidR="005C30E8">
        <w:rPr>
          <w:rFonts w:asciiTheme="minorHAnsi" w:hAnsiTheme="minorHAnsi" w:cstheme="minorHAnsi"/>
          <w:noProof/>
          <w:sz w:val="22"/>
        </w:rPr>
        <w:t>(12)</w:t>
      </w:r>
      <w:r w:rsidR="003A0DAF" w:rsidRPr="00AE0786">
        <w:rPr>
          <w:rFonts w:asciiTheme="minorHAnsi" w:hAnsiTheme="minorHAnsi" w:cstheme="minorHAnsi"/>
          <w:sz w:val="22"/>
        </w:rPr>
        <w:t>.</w:t>
      </w:r>
      <w:r w:rsidR="006C71CA" w:rsidRPr="00AE0786">
        <w:rPr>
          <w:rFonts w:asciiTheme="minorHAnsi" w:hAnsiTheme="minorHAnsi" w:cstheme="minorHAnsi"/>
          <w:sz w:val="22"/>
        </w:rPr>
        <w:t xml:space="preserve"> </w:t>
      </w:r>
      <w:r w:rsidR="003A0DAF" w:rsidRPr="00AE0786">
        <w:rPr>
          <w:rFonts w:asciiTheme="minorHAnsi" w:hAnsiTheme="minorHAnsi" w:cstheme="minorHAnsi"/>
          <w:sz w:val="22"/>
        </w:rPr>
        <w:t>S</w:t>
      </w:r>
      <w:r w:rsidR="006C71CA" w:rsidRPr="00AE0786">
        <w:rPr>
          <w:rFonts w:asciiTheme="minorHAnsi" w:hAnsiTheme="minorHAnsi" w:cstheme="minorHAnsi"/>
          <w:sz w:val="22"/>
        </w:rPr>
        <w:t xml:space="preserve">econd, </w:t>
      </w:r>
      <w:r w:rsidR="00F81B68"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fusion of telomeres from two chromosomes </w:t>
      </w:r>
      <w:ins w:id="13" w:author="Heath Blackmon" w:date="2020-08-19T19:47:00Z">
        <w:r w:rsidR="00C53DC9">
          <w:rPr>
            <w:rFonts w:asciiTheme="minorHAnsi" w:hAnsiTheme="minorHAnsi" w:cstheme="minorHAnsi"/>
            <w:sz w:val="22"/>
          </w:rPr>
          <w:t xml:space="preserve">(in monocentric species this would also require </w:t>
        </w:r>
      </w:ins>
      <w:del w:id="14" w:author="Heath Blackmon" w:date="2020-08-19T19:47:00Z">
        <w:r w:rsidR="006C71CA" w:rsidRPr="00AE0786" w:rsidDel="00C53DC9">
          <w:rPr>
            <w:rFonts w:asciiTheme="minorHAnsi" w:hAnsiTheme="minorHAnsi" w:cstheme="minorHAnsi"/>
            <w:sz w:val="22"/>
          </w:rPr>
          <w:delText>followed by</w:delText>
        </w:r>
      </w:del>
      <w:ins w:id="15" w:author="Heath Blackmon" w:date="2020-08-19T19:47:00Z">
        <w:r w:rsidR="00C53DC9">
          <w:rPr>
            <w:rFonts w:asciiTheme="minorHAnsi" w:hAnsiTheme="minorHAnsi" w:cstheme="minorHAnsi"/>
            <w:sz w:val="22"/>
          </w:rPr>
          <w:t>the</w:t>
        </w:r>
      </w:ins>
      <w:r w:rsidR="006C71CA" w:rsidRPr="00AE0786">
        <w:rPr>
          <w:rFonts w:asciiTheme="minorHAnsi" w:hAnsiTheme="minorHAnsi" w:cstheme="minorHAnsi"/>
          <w:sz w:val="22"/>
        </w:rPr>
        <w:t xml:space="preserve"> inactivation of one of the </w:t>
      </w:r>
      <w:r w:rsidR="006B401A" w:rsidRPr="00AE0786">
        <w:rPr>
          <w:rFonts w:asciiTheme="minorHAnsi" w:hAnsiTheme="minorHAnsi" w:cstheme="minorHAnsi"/>
          <w:sz w:val="22"/>
        </w:rPr>
        <w:t xml:space="preserve">ancestral </w:t>
      </w:r>
      <w:r w:rsidR="006C71CA" w:rsidRPr="00AE0786">
        <w:rPr>
          <w:rFonts w:asciiTheme="minorHAnsi" w:hAnsiTheme="minorHAnsi" w:cstheme="minorHAnsi"/>
          <w:sz w:val="22"/>
        </w:rPr>
        <w:t>centromeres</w:t>
      </w:r>
      <w:del w:id="16" w:author="Heath Blackmon" w:date="2020-08-19T19:47:00Z">
        <w:r w:rsidR="006C71CA" w:rsidRPr="00AE0786" w:rsidDel="00C53DC9">
          <w:rPr>
            <w:rFonts w:asciiTheme="minorHAnsi" w:hAnsiTheme="minorHAnsi" w:cstheme="minorHAnsi"/>
            <w:sz w:val="22"/>
          </w:rPr>
          <w:delText xml:space="preserve"> </w:delText>
        </w:r>
      </w:del>
      <w:ins w:id="17" w:author="Heath Blackmon" w:date="2020-08-19T19:47:00Z">
        <w:r w:rsidR="00C53DC9">
          <w:rPr>
            <w:rFonts w:asciiTheme="minorHAnsi" w:hAnsiTheme="minorHAnsi" w:cstheme="minorHAnsi"/>
            <w:sz w:val="22"/>
          </w:rPr>
          <w:t>)</w:t>
        </w:r>
      </w:ins>
      <w:del w:id="18" w:author="Heath Blackmon" w:date="2020-08-19T19:47:00Z">
        <w:r w:rsidR="003A0DAF" w:rsidRPr="00AE0786" w:rsidDel="00C53DC9">
          <w:rPr>
            <w:rFonts w:asciiTheme="minorHAnsi" w:hAnsiTheme="minorHAnsi" w:cstheme="minorHAnsi"/>
            <w:sz w:val="22"/>
          </w:rPr>
          <w:delText xml:space="preserve">can </w:delText>
        </w:r>
        <w:r w:rsidR="006B401A" w:rsidRPr="00AE0786" w:rsidDel="00C53DC9">
          <w:rPr>
            <w:rFonts w:asciiTheme="minorHAnsi" w:hAnsiTheme="minorHAnsi" w:cstheme="minorHAnsi"/>
            <w:sz w:val="22"/>
          </w:rPr>
          <w:delText>occur</w:delText>
        </w:r>
      </w:del>
      <w:r w:rsidR="00614AC6">
        <w:rPr>
          <w:rFonts w:asciiTheme="minorHAnsi" w:hAnsiTheme="minorHAnsi" w:cstheme="minorHAnsi"/>
          <w:sz w:val="22"/>
        </w:rPr>
        <w:t>,</w:t>
      </w:r>
      <w:r w:rsidR="006B401A" w:rsidRPr="00AE0786">
        <w:rPr>
          <w:rFonts w:asciiTheme="minorHAnsi" w:hAnsiTheme="minorHAnsi" w:cstheme="minorHAnsi"/>
          <w:sz w:val="22"/>
        </w:rPr>
        <w:t xml:space="preserve"> as evidenced by the evolutionary history of human</w:t>
      </w:r>
      <w:r w:rsidR="003A0DAF" w:rsidRPr="00AE0786">
        <w:rPr>
          <w:rFonts w:asciiTheme="minorHAnsi" w:hAnsiTheme="minorHAnsi" w:cstheme="minorHAnsi"/>
          <w:sz w:val="22"/>
        </w:rPr>
        <w:t xml:space="preserve"> chromosome 2 </w:t>
      </w:r>
      <w:r w:rsidR="005C30E8">
        <w:rPr>
          <w:rFonts w:asciiTheme="minorHAnsi" w:hAnsiTheme="minorHAnsi" w:cstheme="minorHAnsi"/>
          <w:noProof/>
          <w:sz w:val="22"/>
        </w:rPr>
        <w:t>(13)</w:t>
      </w:r>
      <w:r w:rsidR="006C71CA" w:rsidRPr="00AE0786">
        <w:rPr>
          <w:rFonts w:asciiTheme="minorHAnsi" w:hAnsiTheme="minorHAnsi" w:cstheme="minorHAnsi"/>
          <w:sz w:val="22"/>
        </w:rPr>
        <w:t xml:space="preserve">. In contrast, </w:t>
      </w:r>
      <w:r w:rsidR="009C5348" w:rsidRPr="00AE0786">
        <w:rPr>
          <w:rFonts w:asciiTheme="minorHAnsi" w:hAnsiTheme="minorHAnsi" w:cstheme="minorHAnsi"/>
          <w:sz w:val="22"/>
        </w:rPr>
        <w:t xml:space="preserve">changes </w:t>
      </w:r>
      <w:r w:rsidR="006C71CA" w:rsidRPr="00AE0786">
        <w:rPr>
          <w:rFonts w:asciiTheme="minorHAnsi" w:hAnsiTheme="minorHAnsi" w:cstheme="minorHAnsi"/>
          <w:sz w:val="22"/>
        </w:rPr>
        <w:t xml:space="preserve">increasing chromosome number can </w:t>
      </w:r>
      <w:r w:rsidR="00906B10" w:rsidRPr="00AE0786">
        <w:rPr>
          <w:rFonts w:asciiTheme="minorHAnsi" w:hAnsiTheme="minorHAnsi" w:cstheme="minorHAnsi"/>
          <w:sz w:val="22"/>
        </w:rPr>
        <w:t>occur</w:t>
      </w:r>
      <w:r w:rsidR="006C71CA" w:rsidRPr="00AE0786">
        <w:rPr>
          <w:rFonts w:asciiTheme="minorHAnsi" w:hAnsiTheme="minorHAnsi" w:cstheme="minorHAnsi"/>
          <w:sz w:val="22"/>
        </w:rPr>
        <w:t xml:space="preserve"> through </w:t>
      </w:r>
      <w:r w:rsidR="009C5348" w:rsidRPr="00AE0786">
        <w:rPr>
          <w:rFonts w:asciiTheme="minorHAnsi" w:hAnsiTheme="minorHAnsi" w:cstheme="minorHAnsi"/>
          <w:sz w:val="22"/>
        </w:rPr>
        <w:t xml:space="preserve">simple </w:t>
      </w:r>
      <w:proofErr w:type="spellStart"/>
      <w:r w:rsidR="009C5348" w:rsidRPr="00AE0786">
        <w:rPr>
          <w:rFonts w:asciiTheme="minorHAnsi" w:hAnsiTheme="minorHAnsi" w:cstheme="minorHAnsi"/>
          <w:sz w:val="22"/>
        </w:rPr>
        <w:t>fissioning</w:t>
      </w:r>
      <w:proofErr w:type="spellEnd"/>
      <w:r w:rsidR="009C5348" w:rsidRPr="00AE0786">
        <w:rPr>
          <w:rFonts w:asciiTheme="minorHAnsi" w:hAnsiTheme="minorHAnsi" w:cstheme="minorHAnsi"/>
          <w:sz w:val="22"/>
        </w:rPr>
        <w:t xml:space="preserve"> </w:t>
      </w:r>
      <w:r w:rsidR="006C71CA" w:rsidRPr="00AE0786">
        <w:rPr>
          <w:rFonts w:asciiTheme="minorHAnsi" w:hAnsiTheme="minorHAnsi" w:cstheme="minorHAnsi"/>
          <w:sz w:val="22"/>
        </w:rPr>
        <w:t xml:space="preserve">in the centromere region and </w:t>
      </w:r>
      <w:r w:rsidR="00186372"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gain of new telomeric sequences </w:t>
      </w:r>
      <w:r w:rsidR="005C30E8">
        <w:rPr>
          <w:rFonts w:asciiTheme="minorHAnsi" w:hAnsiTheme="minorHAnsi" w:cstheme="minorHAnsi"/>
          <w:noProof/>
          <w:sz w:val="22"/>
        </w:rPr>
        <w:t>(12, 14)</w:t>
      </w:r>
      <w:r w:rsidR="006C71CA" w:rsidRPr="00AE0786">
        <w:rPr>
          <w:rFonts w:asciiTheme="minorHAnsi" w:hAnsiTheme="minorHAnsi" w:cstheme="minorHAnsi"/>
          <w:sz w:val="22"/>
        </w:rPr>
        <w:t>.</w:t>
      </w:r>
      <w:r w:rsidR="009C5348" w:rsidRPr="00AE0786">
        <w:rPr>
          <w:rFonts w:asciiTheme="minorHAnsi" w:hAnsiTheme="minorHAnsi" w:cstheme="minorHAnsi"/>
          <w:sz w:val="22"/>
        </w:rPr>
        <w:t xml:space="preserve"> Increases in chromosome number can also occur through polyploidy or aneuploidy. In the case of polyploidy</w:t>
      </w:r>
      <w:r w:rsidR="008F1E2B" w:rsidRPr="00AE0786">
        <w:rPr>
          <w:rFonts w:asciiTheme="minorHAnsi" w:hAnsiTheme="minorHAnsi" w:cstheme="minorHAnsi"/>
          <w:sz w:val="22"/>
        </w:rPr>
        <w:t>,</w:t>
      </w:r>
      <w:r w:rsidR="009C5348" w:rsidRPr="00AE0786">
        <w:rPr>
          <w:rFonts w:asciiTheme="minorHAnsi" w:hAnsiTheme="minorHAnsi" w:cstheme="minorHAnsi"/>
          <w:sz w:val="22"/>
        </w:rPr>
        <w:t xml:space="preserve"> </w:t>
      </w:r>
      <w:r w:rsidR="00A612D9">
        <w:rPr>
          <w:rFonts w:asciiTheme="minorHAnsi" w:hAnsiTheme="minorHAnsi" w:cstheme="minorHAnsi"/>
          <w:sz w:val="22"/>
        </w:rPr>
        <w:t xml:space="preserve">the numbers of copies of the genome will increase by one from </w:t>
      </w:r>
      <w:r w:rsidR="008B1CC5">
        <w:rPr>
          <w:rFonts w:asciiTheme="minorHAnsi" w:hAnsiTheme="minorHAnsi" w:cstheme="minorHAnsi"/>
          <w:sz w:val="22"/>
        </w:rPr>
        <w:t xml:space="preserve">fertilization of </w:t>
      </w:r>
      <w:r w:rsidR="00A612D9">
        <w:rPr>
          <w:rFonts w:asciiTheme="minorHAnsi" w:hAnsiTheme="minorHAnsi" w:cstheme="minorHAnsi"/>
          <w:sz w:val="22"/>
        </w:rPr>
        <w:t xml:space="preserve">an </w:t>
      </w:r>
      <w:r w:rsidR="00A612D9">
        <w:rPr>
          <w:rFonts w:asciiTheme="minorHAnsi" w:hAnsiTheme="minorHAnsi" w:cstheme="minorHAnsi"/>
          <w:sz w:val="22"/>
        </w:rPr>
        <w:lastRenderedPageBreak/>
        <w:t>unreduced gamete</w:t>
      </w:r>
      <w:r w:rsidR="008F1E2B" w:rsidRPr="00AE0786">
        <w:rPr>
          <w:rFonts w:asciiTheme="minorHAnsi" w:hAnsiTheme="minorHAnsi" w:cstheme="minorHAnsi"/>
          <w:sz w:val="22"/>
        </w:rPr>
        <w:t xml:space="preserve"> </w:t>
      </w:r>
      <w:r w:rsidR="005C30E8">
        <w:rPr>
          <w:rFonts w:asciiTheme="minorHAnsi" w:hAnsiTheme="minorHAnsi" w:cstheme="minorHAnsi"/>
          <w:noProof/>
          <w:sz w:val="22"/>
        </w:rPr>
        <w:t>(15)</w:t>
      </w:r>
      <w:r w:rsidR="009C5348" w:rsidRPr="00AE0786">
        <w:rPr>
          <w:rFonts w:asciiTheme="minorHAnsi" w:hAnsiTheme="minorHAnsi" w:cstheme="minorHAnsi"/>
          <w:sz w:val="22"/>
        </w:rPr>
        <w:t xml:space="preserve">. </w:t>
      </w:r>
      <w:r w:rsidR="00164074" w:rsidRPr="00AE0786">
        <w:rPr>
          <w:rFonts w:asciiTheme="minorHAnsi" w:hAnsiTheme="minorHAnsi" w:cstheme="minorHAnsi"/>
          <w:sz w:val="22"/>
        </w:rPr>
        <w:t>Likewise,</w:t>
      </w:r>
      <w:r w:rsidR="009C5348" w:rsidRPr="00AE0786">
        <w:rPr>
          <w:rFonts w:asciiTheme="minorHAnsi" w:hAnsiTheme="minorHAnsi" w:cstheme="minorHAnsi"/>
          <w:sz w:val="22"/>
        </w:rPr>
        <w:t xml:space="preserve"> aneuploidy can lead to the duplication of single chromosomes</w:t>
      </w:r>
      <w:r w:rsidR="00433F19" w:rsidRPr="00AE0786">
        <w:rPr>
          <w:rFonts w:asciiTheme="minorHAnsi" w:hAnsiTheme="minorHAnsi" w:cstheme="minorHAnsi"/>
          <w:sz w:val="22"/>
        </w:rPr>
        <w:t xml:space="preserve"> </w:t>
      </w:r>
      <w:r w:rsidR="005C30E8">
        <w:rPr>
          <w:rFonts w:asciiTheme="minorHAnsi" w:hAnsiTheme="minorHAnsi" w:cstheme="minorHAnsi"/>
          <w:noProof/>
          <w:sz w:val="22"/>
        </w:rPr>
        <w:t>(16)</w:t>
      </w:r>
      <w:r w:rsidR="009C5348" w:rsidRPr="00AE0786">
        <w:rPr>
          <w:rFonts w:asciiTheme="minorHAnsi" w:hAnsiTheme="minorHAnsi" w:cstheme="minorHAnsi"/>
          <w:sz w:val="22"/>
        </w:rPr>
        <w:t>.</w:t>
      </w:r>
    </w:p>
    <w:p w14:paraId="527A6110" w14:textId="77777777" w:rsidR="00DE1F25" w:rsidRDefault="00DE1F25" w:rsidP="005C30E8">
      <w:pPr>
        <w:spacing w:after="0" w:line="480" w:lineRule="auto"/>
        <w:rPr>
          <w:rFonts w:cstheme="minorHAnsi"/>
          <w:sz w:val="22"/>
          <w:szCs w:val="22"/>
        </w:rPr>
      </w:pPr>
    </w:p>
    <w:p w14:paraId="384E2C08" w14:textId="1AFF4835" w:rsidR="009C5348" w:rsidRPr="00AE0786" w:rsidRDefault="008B1CC5" w:rsidP="005C30E8">
      <w:pPr>
        <w:spacing w:after="0" w:line="480" w:lineRule="auto"/>
        <w:rPr>
          <w:rFonts w:cstheme="minorHAnsi"/>
          <w:sz w:val="22"/>
          <w:szCs w:val="22"/>
        </w:rPr>
      </w:pPr>
      <w:r>
        <w:rPr>
          <w:rFonts w:cstheme="minorHAnsi"/>
          <w:sz w:val="22"/>
          <w:szCs w:val="22"/>
        </w:rPr>
        <w:t>Because</w:t>
      </w:r>
      <w:r w:rsidR="009202C0" w:rsidRPr="00AE0786">
        <w:rPr>
          <w:rFonts w:cstheme="minorHAnsi"/>
          <w:sz w:val="22"/>
          <w:szCs w:val="22"/>
        </w:rPr>
        <w:t xml:space="preserve"> chromosomal rearrangements </w:t>
      </w:r>
      <w:r w:rsidR="009C5348" w:rsidRPr="00AE0786">
        <w:rPr>
          <w:rFonts w:cstheme="minorHAnsi"/>
          <w:sz w:val="22"/>
          <w:szCs w:val="22"/>
        </w:rPr>
        <w:t xml:space="preserve">are thought to </w:t>
      </w:r>
      <w:r w:rsidR="006B401A" w:rsidRPr="00AE0786">
        <w:rPr>
          <w:rFonts w:cstheme="minorHAnsi"/>
          <w:sz w:val="22"/>
          <w:szCs w:val="22"/>
        </w:rPr>
        <w:t xml:space="preserve">often </w:t>
      </w:r>
      <w:r w:rsidR="009C5348" w:rsidRPr="00AE0786">
        <w:rPr>
          <w:rFonts w:cstheme="minorHAnsi"/>
          <w:sz w:val="22"/>
          <w:szCs w:val="22"/>
        </w:rPr>
        <w:t>be deleterious or underdominant</w:t>
      </w:r>
      <w:r>
        <w:rPr>
          <w:rFonts w:cstheme="minorHAnsi"/>
          <w:sz w:val="22"/>
          <w:szCs w:val="22"/>
        </w:rPr>
        <w:t>,</w:t>
      </w:r>
      <w:r w:rsidR="009C5348" w:rsidRPr="00AE0786">
        <w:rPr>
          <w:rFonts w:cstheme="minorHAnsi"/>
          <w:sz w:val="22"/>
          <w:szCs w:val="22"/>
        </w:rPr>
        <w:t xml:space="preserve"> they</w:t>
      </w:r>
      <w:r w:rsidR="006C71CA" w:rsidRPr="00AE0786">
        <w:rPr>
          <w:rFonts w:cstheme="minorHAnsi"/>
          <w:sz w:val="22"/>
          <w:szCs w:val="22"/>
        </w:rPr>
        <w:t xml:space="preserve"> should </w:t>
      </w:r>
      <w:r w:rsidR="006B401A" w:rsidRPr="00AE0786">
        <w:rPr>
          <w:rFonts w:cstheme="minorHAnsi"/>
          <w:sz w:val="22"/>
          <w:szCs w:val="22"/>
        </w:rPr>
        <w:t>be more likely to</w:t>
      </w:r>
      <w:r w:rsidR="006C71CA" w:rsidRPr="00AE0786">
        <w:rPr>
          <w:rFonts w:cstheme="minorHAnsi"/>
          <w:sz w:val="22"/>
          <w:szCs w:val="22"/>
        </w:rPr>
        <w:t xml:space="preserve"> fix in population</w:t>
      </w:r>
      <w:r w:rsidR="009C5348" w:rsidRPr="00AE0786">
        <w:rPr>
          <w:rFonts w:cstheme="minorHAnsi"/>
          <w:sz w:val="22"/>
          <w:szCs w:val="22"/>
        </w:rPr>
        <w:t>s</w:t>
      </w:r>
      <w:r w:rsidR="006C71CA" w:rsidRPr="00AE0786">
        <w:rPr>
          <w:rFonts w:cstheme="minorHAnsi"/>
          <w:sz w:val="22"/>
          <w:szCs w:val="22"/>
        </w:rPr>
        <w:t xml:space="preserve"> </w:t>
      </w:r>
      <w:r w:rsidR="00941605" w:rsidRPr="00AE0786">
        <w:rPr>
          <w:rFonts w:cstheme="minorHAnsi"/>
          <w:sz w:val="22"/>
          <w:szCs w:val="22"/>
        </w:rPr>
        <w:t>with</w:t>
      </w:r>
      <w:r w:rsidR="006C71CA" w:rsidRPr="00AE0786">
        <w:rPr>
          <w:rFonts w:cstheme="minorHAnsi"/>
          <w:sz w:val="22"/>
          <w:szCs w:val="22"/>
        </w:rPr>
        <w:t xml:space="preserve"> </w:t>
      </w:r>
      <w:r w:rsidR="009C5348" w:rsidRPr="00AE0786">
        <w:rPr>
          <w:rFonts w:cstheme="minorHAnsi"/>
          <w:sz w:val="22"/>
          <w:szCs w:val="22"/>
        </w:rPr>
        <w:t>meiotic drive</w:t>
      </w:r>
      <w:r w:rsidR="006A2295">
        <w:rPr>
          <w:rFonts w:cstheme="minorHAnsi"/>
          <w:sz w:val="22"/>
          <w:szCs w:val="22"/>
        </w:rPr>
        <w:t xml:space="preserve"> or low effective population size</w:t>
      </w:r>
      <w:r>
        <w:rPr>
          <w:rFonts w:cstheme="minorHAnsi"/>
          <w:sz w:val="22"/>
          <w:szCs w:val="22"/>
        </w:rPr>
        <w:t xml:space="preserve"> </w:t>
      </w:r>
      <w:r w:rsidR="005C30E8">
        <w:rPr>
          <w:rFonts w:cstheme="minorHAnsi"/>
          <w:noProof/>
          <w:sz w:val="22"/>
          <w:szCs w:val="22"/>
        </w:rPr>
        <w:t>(5, 17, 18)</w:t>
      </w:r>
      <w:r w:rsidR="006C71CA" w:rsidRPr="00AE0786">
        <w:rPr>
          <w:rFonts w:cstheme="minorHAnsi"/>
          <w:sz w:val="22"/>
          <w:szCs w:val="22"/>
        </w:rPr>
        <w:t>. However, centromeric structure may modulate the fitness effect</w:t>
      </w:r>
      <w:r w:rsidR="00AB025A" w:rsidRPr="00AE0786">
        <w:rPr>
          <w:rFonts w:cstheme="minorHAnsi"/>
          <w:sz w:val="22"/>
          <w:szCs w:val="22"/>
        </w:rPr>
        <w:t>s</w:t>
      </w:r>
      <w:r w:rsidR="006C71CA" w:rsidRPr="00AE0786">
        <w:rPr>
          <w:rFonts w:cstheme="minorHAnsi"/>
          <w:sz w:val="22"/>
          <w:szCs w:val="22"/>
        </w:rPr>
        <w:t xml:space="preserve"> of fusions and fissions</w:t>
      </w:r>
      <w:r w:rsidR="00235A0B">
        <w:rPr>
          <w:rFonts w:cstheme="minorHAnsi"/>
          <w:sz w:val="22"/>
          <w:szCs w:val="22"/>
        </w:rPr>
        <w:t xml:space="preserve"> </w:t>
      </w:r>
      <w:r w:rsidR="005C30E8">
        <w:rPr>
          <w:rFonts w:cstheme="minorHAnsi"/>
          <w:noProof/>
          <w:sz w:val="22"/>
          <w:szCs w:val="22"/>
        </w:rPr>
        <w:t>(19, 20)</w:t>
      </w:r>
      <w:r w:rsidR="006C71CA" w:rsidRPr="00AE0786">
        <w:rPr>
          <w:rFonts w:cstheme="minorHAnsi"/>
          <w:sz w:val="22"/>
          <w:szCs w:val="22"/>
        </w:rPr>
        <w:t xml:space="preserve">. </w:t>
      </w:r>
      <w:r w:rsidR="00AB025A" w:rsidRPr="00AE0786">
        <w:rPr>
          <w:rFonts w:cstheme="minorHAnsi"/>
          <w:sz w:val="22"/>
          <w:szCs w:val="22"/>
        </w:rPr>
        <w:t xml:space="preserve">In species with monocentric chromosomes fusions and fissions can lead </w:t>
      </w:r>
      <w:r w:rsidR="001577E5" w:rsidRPr="00AE0786">
        <w:rPr>
          <w:rFonts w:cstheme="minorHAnsi"/>
          <w:sz w:val="22"/>
          <w:szCs w:val="22"/>
        </w:rPr>
        <w:t>to</w:t>
      </w:r>
      <w:r w:rsidR="00AB025A" w:rsidRPr="00AE0786">
        <w:rPr>
          <w:rFonts w:cstheme="minorHAnsi"/>
          <w:sz w:val="22"/>
          <w:szCs w:val="22"/>
        </w:rPr>
        <w:t xml:space="preserve"> multiple or no centromeres along the length of a chromosome which leads to failed segregation </w:t>
      </w:r>
      <w:r w:rsidR="005C30E8">
        <w:rPr>
          <w:rFonts w:cstheme="minorHAnsi"/>
          <w:noProof/>
          <w:sz w:val="22"/>
          <w:szCs w:val="22"/>
        </w:rPr>
        <w:t>(21, 22)</w:t>
      </w:r>
      <w:r w:rsidR="00671853" w:rsidRPr="00AE0786">
        <w:rPr>
          <w:rFonts w:cstheme="minorHAnsi"/>
          <w:sz w:val="22"/>
          <w:szCs w:val="22"/>
        </w:rPr>
        <w:t>.</w:t>
      </w:r>
      <w:r w:rsidR="00AB025A" w:rsidRPr="00AE0786">
        <w:rPr>
          <w:rFonts w:cstheme="minorHAnsi"/>
          <w:sz w:val="22"/>
          <w:szCs w:val="22"/>
        </w:rPr>
        <w:t xml:space="preserve"> In contrast</w:t>
      </w:r>
      <w:r w:rsidR="00F81B68" w:rsidRPr="00AE0786">
        <w:rPr>
          <w:rFonts w:cstheme="minorHAnsi"/>
          <w:sz w:val="22"/>
          <w:szCs w:val="22"/>
        </w:rPr>
        <w:t>,</w:t>
      </w:r>
      <w:r w:rsidR="00AB025A" w:rsidRPr="00AE0786">
        <w:rPr>
          <w:rFonts w:cstheme="minorHAnsi"/>
          <w:sz w:val="22"/>
          <w:szCs w:val="22"/>
        </w:rPr>
        <w:t xml:space="preserve"> the</w:t>
      </w:r>
      <w:r w:rsidR="006C71CA" w:rsidRPr="00AE0786">
        <w:rPr>
          <w:rFonts w:cstheme="minorHAnsi"/>
          <w:sz w:val="22"/>
          <w:szCs w:val="22"/>
        </w:rPr>
        <w:t xml:space="preserve"> centromeres </w:t>
      </w:r>
      <w:r w:rsidR="00A612D9">
        <w:rPr>
          <w:rFonts w:cstheme="minorHAnsi"/>
          <w:sz w:val="22"/>
          <w:szCs w:val="22"/>
        </w:rPr>
        <w:t xml:space="preserve">in holocentric species </w:t>
      </w:r>
      <w:r w:rsidR="006C71CA" w:rsidRPr="00AE0786">
        <w:rPr>
          <w:rFonts w:cstheme="minorHAnsi"/>
          <w:sz w:val="22"/>
          <w:szCs w:val="22"/>
        </w:rPr>
        <w:t>are diffuse and spindle fibers attach along the entire length of the chromosome</w:t>
      </w:r>
      <w:r w:rsidR="00AB025A" w:rsidRPr="00AE0786">
        <w:rPr>
          <w:rFonts w:cstheme="minorHAnsi"/>
          <w:sz w:val="22"/>
          <w:szCs w:val="22"/>
        </w:rPr>
        <w:t>. In these</w:t>
      </w:r>
      <w:r w:rsidR="006C71CA" w:rsidRPr="00AE0786">
        <w:rPr>
          <w:rFonts w:cstheme="minorHAnsi"/>
          <w:sz w:val="22"/>
          <w:szCs w:val="22"/>
        </w:rPr>
        <w:t xml:space="preserve"> species</w:t>
      </w:r>
      <w:r w:rsidR="00F81B68" w:rsidRPr="00AE0786">
        <w:rPr>
          <w:rFonts w:cstheme="minorHAnsi"/>
          <w:sz w:val="22"/>
          <w:szCs w:val="22"/>
        </w:rPr>
        <w:t>,</w:t>
      </w:r>
      <w:r w:rsidR="006C71CA" w:rsidRPr="00AE0786">
        <w:rPr>
          <w:rFonts w:cstheme="minorHAnsi"/>
          <w:sz w:val="22"/>
          <w:szCs w:val="22"/>
        </w:rPr>
        <w:t xml:space="preserve"> </w:t>
      </w:r>
      <w:r w:rsidR="00AB025A" w:rsidRPr="00AE0786">
        <w:rPr>
          <w:rFonts w:cstheme="minorHAnsi"/>
          <w:sz w:val="22"/>
          <w:szCs w:val="22"/>
        </w:rPr>
        <w:t>fusion</w:t>
      </w:r>
      <w:r w:rsidR="001577E5" w:rsidRPr="00AE0786">
        <w:rPr>
          <w:rFonts w:cstheme="minorHAnsi"/>
          <w:sz w:val="22"/>
          <w:szCs w:val="22"/>
        </w:rPr>
        <w:t>s</w:t>
      </w:r>
      <w:r w:rsidR="00AB025A" w:rsidRPr="00AE0786">
        <w:rPr>
          <w:rFonts w:cstheme="minorHAnsi"/>
          <w:sz w:val="22"/>
          <w:szCs w:val="22"/>
        </w:rPr>
        <w:t xml:space="preserve"> and fissions do not appear to disrupt proper segregation </w:t>
      </w:r>
      <w:r w:rsidR="005C30E8">
        <w:rPr>
          <w:rFonts w:cstheme="minorHAnsi"/>
          <w:noProof/>
          <w:sz w:val="22"/>
          <w:szCs w:val="22"/>
        </w:rPr>
        <w:t>(23-26)</w:t>
      </w:r>
      <w:r w:rsidR="001577E5" w:rsidRPr="00AE0786">
        <w:rPr>
          <w:rFonts w:cstheme="minorHAnsi"/>
          <w:sz w:val="22"/>
          <w:szCs w:val="22"/>
        </w:rPr>
        <w:t>.</w:t>
      </w:r>
      <w:r w:rsidR="00DD0A86" w:rsidRPr="00AE0786">
        <w:rPr>
          <w:rFonts w:cstheme="minorHAnsi"/>
          <w:sz w:val="22"/>
          <w:szCs w:val="22"/>
        </w:rPr>
        <w:t xml:space="preserve"> </w:t>
      </w:r>
      <w:r w:rsidR="006C71CA" w:rsidRPr="00AE0786">
        <w:rPr>
          <w:rFonts w:cstheme="minorHAnsi"/>
          <w:sz w:val="22"/>
          <w:szCs w:val="22"/>
        </w:rPr>
        <w:t xml:space="preserve">Therefore, holocentricity has </w:t>
      </w:r>
      <w:r w:rsidR="00906B10" w:rsidRPr="00AE0786">
        <w:rPr>
          <w:rFonts w:cstheme="minorHAnsi"/>
          <w:sz w:val="22"/>
          <w:szCs w:val="22"/>
        </w:rPr>
        <w:t xml:space="preserve">the </w:t>
      </w:r>
      <w:r w:rsidR="006C71CA" w:rsidRPr="00AE0786">
        <w:rPr>
          <w:rFonts w:cstheme="minorHAnsi"/>
          <w:sz w:val="22"/>
          <w:szCs w:val="22"/>
        </w:rPr>
        <w:t>potential to reduce or eliminate selective pressure against chromosom</w:t>
      </w:r>
      <w:r w:rsidR="00906B10" w:rsidRPr="00AE0786">
        <w:rPr>
          <w:rFonts w:cstheme="minorHAnsi"/>
          <w:sz w:val="22"/>
          <w:szCs w:val="22"/>
        </w:rPr>
        <w:t>al</w:t>
      </w:r>
      <w:r w:rsidR="006C71CA" w:rsidRPr="00AE0786">
        <w:rPr>
          <w:rFonts w:cstheme="minorHAnsi"/>
          <w:sz w:val="22"/>
          <w:szCs w:val="22"/>
        </w:rPr>
        <w:t xml:space="preserve"> rearrangements. This </w:t>
      </w:r>
      <w:r w:rsidR="001577E5" w:rsidRPr="00AE0786">
        <w:rPr>
          <w:rFonts w:cstheme="minorHAnsi"/>
          <w:sz w:val="22"/>
          <w:szCs w:val="22"/>
        </w:rPr>
        <w:t xml:space="preserve">should lead to higher rates of chromosome number evolution in clades with holocentric chromosomes relative to clades with monocentric </w:t>
      </w:r>
      <w:r w:rsidR="00164074" w:rsidRPr="00AE0786">
        <w:rPr>
          <w:rFonts w:cstheme="minorHAnsi"/>
          <w:sz w:val="22"/>
          <w:szCs w:val="22"/>
        </w:rPr>
        <w:t>chromosomes</w:t>
      </w:r>
      <w:r w:rsidR="006C71CA" w:rsidRPr="00AE0786">
        <w:rPr>
          <w:rFonts w:cstheme="minorHAnsi"/>
          <w:sz w:val="22"/>
          <w:szCs w:val="22"/>
        </w:rPr>
        <w:t>.</w:t>
      </w:r>
      <w:r w:rsidR="00E427C1" w:rsidRPr="00AE0786">
        <w:rPr>
          <w:rFonts w:cstheme="minorHAnsi"/>
          <w:sz w:val="22"/>
          <w:szCs w:val="22"/>
        </w:rPr>
        <w:t xml:space="preserve"> </w:t>
      </w:r>
      <w:r w:rsidR="006A2295" w:rsidRPr="006A2295">
        <w:rPr>
          <w:rFonts w:cstheme="minorHAnsi"/>
          <w:sz w:val="22"/>
          <w:szCs w:val="22"/>
        </w:rPr>
        <w:t xml:space="preserve"> </w:t>
      </w:r>
      <w:r w:rsidR="006A2295">
        <w:rPr>
          <w:rFonts w:cstheme="minorHAnsi"/>
          <w:sz w:val="22"/>
          <w:szCs w:val="22"/>
        </w:rPr>
        <w:t xml:space="preserve">However, results from studies of individual holocentric clades have been mixed, with some clades showing great variation </w:t>
      </w:r>
      <w:r w:rsidR="005C30E8">
        <w:rPr>
          <w:rFonts w:cstheme="minorHAnsi"/>
          <w:noProof/>
          <w:sz w:val="22"/>
          <w:szCs w:val="22"/>
        </w:rPr>
        <w:t>(27, 28)</w:t>
      </w:r>
      <w:r w:rsidR="006A2295">
        <w:rPr>
          <w:rFonts w:cstheme="minorHAnsi"/>
          <w:sz w:val="22"/>
          <w:szCs w:val="22"/>
        </w:rPr>
        <w:t xml:space="preserve"> and others being almost static</w:t>
      </w:r>
      <w:r w:rsidR="00235A0B">
        <w:rPr>
          <w:rFonts w:cstheme="minorHAnsi"/>
          <w:sz w:val="22"/>
          <w:szCs w:val="22"/>
        </w:rPr>
        <w:t xml:space="preserve"> </w:t>
      </w:r>
      <w:r w:rsidR="005C30E8">
        <w:rPr>
          <w:rFonts w:cstheme="minorHAnsi"/>
          <w:noProof/>
          <w:sz w:val="22"/>
          <w:szCs w:val="22"/>
        </w:rPr>
        <w:t>(29)</w:t>
      </w:r>
      <w:r w:rsidR="00511CB8">
        <w:rPr>
          <w:rFonts w:cstheme="minorHAnsi"/>
          <w:sz w:val="22"/>
          <w:szCs w:val="22"/>
        </w:rPr>
        <w:t>.</w:t>
      </w:r>
    </w:p>
    <w:p w14:paraId="2DF661C1" w14:textId="77777777" w:rsidR="00DE1F25" w:rsidRDefault="00DE1F25" w:rsidP="005C30E8">
      <w:pPr>
        <w:spacing w:after="0" w:line="480" w:lineRule="auto"/>
        <w:rPr>
          <w:rFonts w:cstheme="minorHAnsi"/>
          <w:sz w:val="22"/>
          <w:szCs w:val="22"/>
        </w:rPr>
      </w:pPr>
    </w:p>
    <w:p w14:paraId="3853CF81" w14:textId="7CB839B1" w:rsidR="009C5348" w:rsidRPr="00AE0786" w:rsidRDefault="00DD0A86" w:rsidP="005C30E8">
      <w:pPr>
        <w:spacing w:after="0" w:line="480" w:lineRule="auto"/>
        <w:rPr>
          <w:rFonts w:cstheme="minorHAnsi"/>
          <w:sz w:val="22"/>
          <w:szCs w:val="22"/>
        </w:rPr>
      </w:pPr>
      <w:r w:rsidRPr="00AE0786">
        <w:rPr>
          <w:rFonts w:cstheme="minorHAnsi"/>
          <w:sz w:val="22"/>
          <w:szCs w:val="22"/>
        </w:rPr>
        <w:t xml:space="preserve">If holocentric clades have higher rates of chromosome </w:t>
      </w:r>
      <w:r w:rsidR="00614AC6">
        <w:rPr>
          <w:rFonts w:cstheme="minorHAnsi"/>
          <w:sz w:val="22"/>
          <w:szCs w:val="22"/>
        </w:rPr>
        <w:t xml:space="preserve">number </w:t>
      </w:r>
      <w:r w:rsidRPr="00AE0786">
        <w:rPr>
          <w:rFonts w:cstheme="minorHAnsi"/>
          <w:sz w:val="22"/>
          <w:szCs w:val="22"/>
        </w:rPr>
        <w:t>evolution, we might expect holocentric species to exhibit higher chromosome number. Anecdotal evidence does seem to suggest that some of the highest chromosome numbers observed are in clades with holocentric chromosomes. For instance, in insect</w:t>
      </w:r>
      <w:r w:rsidR="00230E16" w:rsidRPr="00AE0786">
        <w:rPr>
          <w:rFonts w:cstheme="minorHAnsi"/>
          <w:sz w:val="22"/>
          <w:szCs w:val="22"/>
        </w:rPr>
        <w:t>s,</w:t>
      </w:r>
      <w:r w:rsidRPr="00AE0786">
        <w:rPr>
          <w:rFonts w:cstheme="minorHAnsi"/>
          <w:sz w:val="22"/>
          <w:szCs w:val="22"/>
        </w:rPr>
        <w:t xml:space="preserve"> the highest chromosome numbers are observed in the holocentric </w:t>
      </w:r>
      <w:r w:rsidR="00230E16" w:rsidRPr="00AE0786">
        <w:rPr>
          <w:rFonts w:cstheme="minorHAnsi"/>
          <w:sz w:val="22"/>
          <w:szCs w:val="22"/>
        </w:rPr>
        <w:t>order, L</w:t>
      </w:r>
      <w:r w:rsidRPr="00AE0786">
        <w:rPr>
          <w:rFonts w:cstheme="minorHAnsi"/>
          <w:sz w:val="22"/>
          <w:szCs w:val="22"/>
        </w:rPr>
        <w:t>epidoptera</w:t>
      </w:r>
      <w:r w:rsidR="00511CB8">
        <w:rPr>
          <w:rFonts w:cstheme="minorHAnsi"/>
          <w:sz w:val="22"/>
          <w:szCs w:val="22"/>
        </w:rPr>
        <w:t xml:space="preserve"> </w:t>
      </w:r>
      <w:r w:rsidR="005C30E8">
        <w:rPr>
          <w:rFonts w:cstheme="minorHAnsi"/>
          <w:noProof/>
          <w:sz w:val="22"/>
          <w:szCs w:val="22"/>
        </w:rPr>
        <w:t>(6)</w:t>
      </w:r>
      <w:r w:rsidRPr="00AE0786">
        <w:rPr>
          <w:rFonts w:cstheme="minorHAnsi"/>
          <w:sz w:val="22"/>
          <w:szCs w:val="22"/>
        </w:rPr>
        <w:t>. However, initial analyses have found no significant difference in</w:t>
      </w:r>
      <w:r w:rsidR="00BD3C3A">
        <w:rPr>
          <w:rFonts w:cstheme="minorHAnsi"/>
          <w:sz w:val="22"/>
          <w:szCs w:val="22"/>
        </w:rPr>
        <w:t xml:space="preserve"> </w:t>
      </w:r>
      <w:r w:rsidRPr="00AE0786">
        <w:rPr>
          <w:rFonts w:cstheme="minorHAnsi"/>
          <w:sz w:val="22"/>
          <w:szCs w:val="22"/>
        </w:rPr>
        <w:t>chromosome number among holocentric and monocentric clades of insects</w:t>
      </w:r>
      <w:r w:rsidR="004E02E1" w:rsidRPr="00AE0786">
        <w:rPr>
          <w:rFonts w:cstheme="minorHAnsi"/>
          <w:sz w:val="22"/>
          <w:szCs w:val="22"/>
        </w:rPr>
        <w:t xml:space="preserve"> </w:t>
      </w:r>
      <w:r w:rsidR="005C30E8">
        <w:rPr>
          <w:rFonts w:cstheme="minorHAnsi"/>
          <w:noProof/>
          <w:sz w:val="22"/>
          <w:szCs w:val="22"/>
        </w:rPr>
        <w:t>(6)</w:t>
      </w:r>
      <w:r w:rsidRPr="00AE0786">
        <w:rPr>
          <w:rFonts w:cstheme="minorHAnsi"/>
          <w:sz w:val="22"/>
          <w:szCs w:val="22"/>
        </w:rPr>
        <w:t xml:space="preserve">. This previous study was limited to an order level analysis and </w:t>
      </w:r>
      <w:del w:id="19" w:author="Heath Blackmon" w:date="2020-08-16T13:16:00Z">
        <w:r w:rsidRPr="00AE0786" w:rsidDel="00BD3C3A">
          <w:rPr>
            <w:rFonts w:cstheme="minorHAnsi"/>
            <w:sz w:val="22"/>
            <w:szCs w:val="22"/>
          </w:rPr>
          <w:delText>looked only for an absolute difference in</w:delText>
        </w:r>
      </w:del>
      <w:ins w:id="20" w:author="Heath Blackmon" w:date="2020-08-16T13:16:00Z">
        <w:r w:rsidR="00BD3C3A">
          <w:rPr>
            <w:rFonts w:cstheme="minorHAnsi"/>
            <w:sz w:val="22"/>
            <w:szCs w:val="22"/>
          </w:rPr>
          <w:t>only tested whether the mean</w:t>
        </w:r>
      </w:ins>
      <w:r w:rsidRPr="00AE0786">
        <w:rPr>
          <w:rFonts w:cstheme="minorHAnsi"/>
          <w:sz w:val="22"/>
          <w:szCs w:val="22"/>
        </w:rPr>
        <w:t xml:space="preserve"> chromosome number </w:t>
      </w:r>
      <w:del w:id="21" w:author="Heath Blackmon" w:date="2020-08-16T13:16:00Z">
        <w:r w:rsidRPr="00AE0786" w:rsidDel="00BD3C3A">
          <w:rPr>
            <w:rFonts w:cstheme="minorHAnsi"/>
            <w:sz w:val="22"/>
            <w:szCs w:val="22"/>
          </w:rPr>
          <w:delText xml:space="preserve">between </w:delText>
        </w:r>
      </w:del>
      <w:ins w:id="22" w:author="Heath Blackmon" w:date="2020-08-16T13:16:00Z">
        <w:r w:rsidR="00BD3C3A">
          <w:rPr>
            <w:rFonts w:cstheme="minorHAnsi"/>
            <w:sz w:val="22"/>
            <w:szCs w:val="22"/>
          </w:rPr>
          <w:t>among</w:t>
        </w:r>
        <w:r w:rsidR="00BD3C3A" w:rsidRPr="00AE0786">
          <w:rPr>
            <w:rFonts w:cstheme="minorHAnsi"/>
            <w:sz w:val="22"/>
            <w:szCs w:val="22"/>
          </w:rPr>
          <w:t xml:space="preserve"> </w:t>
        </w:r>
      </w:ins>
      <w:r w:rsidRPr="00AE0786">
        <w:rPr>
          <w:rFonts w:cstheme="minorHAnsi"/>
          <w:sz w:val="22"/>
          <w:szCs w:val="22"/>
        </w:rPr>
        <w:t>monocentric and holocentric clades</w:t>
      </w:r>
      <w:ins w:id="23" w:author="Heath Blackmon" w:date="2020-08-16T13:16:00Z">
        <w:r w:rsidR="00BD3C3A">
          <w:rPr>
            <w:rFonts w:cstheme="minorHAnsi"/>
            <w:sz w:val="22"/>
            <w:szCs w:val="22"/>
          </w:rPr>
          <w:t xml:space="preserve"> wa</w:t>
        </w:r>
      </w:ins>
      <w:ins w:id="24" w:author="Heath Blackmon" w:date="2020-08-16T13:17:00Z">
        <w:r w:rsidR="00BD3C3A">
          <w:rPr>
            <w:rFonts w:cstheme="minorHAnsi"/>
            <w:sz w:val="22"/>
            <w:szCs w:val="22"/>
          </w:rPr>
          <w:t>s different</w:t>
        </w:r>
      </w:ins>
      <w:r w:rsidRPr="00AE0786">
        <w:rPr>
          <w:rFonts w:cstheme="minorHAnsi"/>
          <w:sz w:val="22"/>
          <w:szCs w:val="22"/>
        </w:rPr>
        <w:t>. A stronger test of the impact of holocentricity would be to investigate</w:t>
      </w:r>
      <w:r w:rsidR="00122986" w:rsidRPr="00AE0786">
        <w:rPr>
          <w:rFonts w:cstheme="minorHAnsi"/>
          <w:sz w:val="22"/>
          <w:szCs w:val="22"/>
        </w:rPr>
        <w:t xml:space="preserve"> the </w:t>
      </w:r>
      <w:r w:rsidR="00A62304" w:rsidRPr="00AE0786">
        <w:rPr>
          <w:rFonts w:cstheme="minorHAnsi"/>
          <w:sz w:val="22"/>
          <w:szCs w:val="22"/>
        </w:rPr>
        <w:t>rates of fusions, fissions</w:t>
      </w:r>
      <w:r w:rsidR="006B401A" w:rsidRPr="00AE0786">
        <w:rPr>
          <w:rFonts w:cstheme="minorHAnsi"/>
          <w:sz w:val="22"/>
          <w:szCs w:val="22"/>
        </w:rPr>
        <w:t>, and polyploidy</w:t>
      </w:r>
      <w:r w:rsidR="00A62304" w:rsidRPr="00AE0786">
        <w:rPr>
          <w:rFonts w:cstheme="minorHAnsi"/>
          <w:sz w:val="22"/>
          <w:szCs w:val="22"/>
        </w:rPr>
        <w:t xml:space="preserve"> in clades with holocentric and monocentric chromosomes</w:t>
      </w:r>
      <w:r w:rsidR="00C31ED2" w:rsidRPr="00AE0786">
        <w:rPr>
          <w:rFonts w:cstheme="minorHAnsi"/>
          <w:sz w:val="22"/>
          <w:szCs w:val="22"/>
        </w:rPr>
        <w:t>.</w:t>
      </w:r>
      <w:r w:rsidRPr="00AE0786">
        <w:rPr>
          <w:rFonts w:cstheme="minorHAnsi"/>
          <w:sz w:val="22"/>
          <w:szCs w:val="22"/>
        </w:rPr>
        <w:t xml:space="preserve"> </w:t>
      </w:r>
    </w:p>
    <w:p w14:paraId="06BF66EC" w14:textId="77777777" w:rsidR="00DE1F25" w:rsidRDefault="00DE1F25" w:rsidP="005C30E8">
      <w:pPr>
        <w:pStyle w:val="Default"/>
        <w:widowControl w:val="0"/>
        <w:spacing w:line="480" w:lineRule="auto"/>
        <w:rPr>
          <w:rFonts w:asciiTheme="minorHAnsi" w:hAnsiTheme="minorHAnsi" w:cstheme="minorHAnsi"/>
          <w:sz w:val="22"/>
        </w:rPr>
      </w:pPr>
    </w:p>
    <w:p w14:paraId="49584137" w14:textId="41940D44" w:rsidR="00186372" w:rsidRPr="00AE0786" w:rsidRDefault="00186372" w:rsidP="005C30E8">
      <w:pPr>
        <w:pStyle w:val="Default"/>
        <w:widowControl w:val="0"/>
        <w:spacing w:line="480" w:lineRule="auto"/>
        <w:rPr>
          <w:rFonts w:asciiTheme="minorHAnsi" w:hAnsiTheme="minorHAnsi" w:cstheme="minorHAnsi"/>
          <w:sz w:val="22"/>
        </w:rPr>
      </w:pPr>
      <w:r w:rsidRPr="00AE0786">
        <w:rPr>
          <w:rFonts w:asciiTheme="minorHAnsi" w:hAnsiTheme="minorHAnsi" w:cstheme="minorHAnsi"/>
          <w:sz w:val="22"/>
        </w:rPr>
        <w:t xml:space="preserve">In this study, </w:t>
      </w:r>
      <w:r w:rsidR="0009189E" w:rsidRPr="00AE0786">
        <w:rPr>
          <w:rFonts w:asciiTheme="minorHAnsi" w:hAnsiTheme="minorHAnsi" w:cstheme="minorHAnsi"/>
          <w:sz w:val="22"/>
        </w:rPr>
        <w:t xml:space="preserve">we used </w:t>
      </w:r>
      <w:r w:rsidRPr="00AE0786">
        <w:rPr>
          <w:rFonts w:asciiTheme="minorHAnsi" w:hAnsiTheme="minorHAnsi" w:cstheme="minorHAnsi"/>
          <w:sz w:val="22"/>
        </w:rPr>
        <w:t xml:space="preserve">chromosome </w:t>
      </w:r>
      <w:r w:rsidR="006A5BDC" w:rsidRPr="00AE0786">
        <w:rPr>
          <w:rFonts w:asciiTheme="minorHAnsi" w:hAnsiTheme="minorHAnsi" w:cstheme="minorHAnsi"/>
          <w:sz w:val="22"/>
        </w:rPr>
        <w:t xml:space="preserve">number and centromere type </w:t>
      </w:r>
      <w:r w:rsidR="00A62304" w:rsidRPr="00AE0786">
        <w:rPr>
          <w:rFonts w:asciiTheme="minorHAnsi" w:hAnsiTheme="minorHAnsi" w:cstheme="minorHAnsi"/>
          <w:sz w:val="22"/>
        </w:rPr>
        <w:t xml:space="preserve">for </w:t>
      </w:r>
      <w:r w:rsidR="006A2295">
        <w:rPr>
          <w:rFonts w:asciiTheme="minorHAnsi" w:hAnsiTheme="minorHAnsi" w:cstheme="minorHAnsi"/>
          <w:sz w:val="22"/>
        </w:rPr>
        <w:t xml:space="preserve">4,393 species belonging to </w:t>
      </w:r>
      <w:r w:rsidR="00087532" w:rsidRPr="00AE0786">
        <w:rPr>
          <w:rFonts w:asciiTheme="minorHAnsi" w:hAnsiTheme="minorHAnsi" w:cstheme="minorHAnsi"/>
          <w:sz w:val="22"/>
        </w:rPr>
        <w:t xml:space="preserve">599 </w:t>
      </w:r>
      <w:r w:rsidRPr="00AE0786">
        <w:rPr>
          <w:rFonts w:asciiTheme="minorHAnsi" w:hAnsiTheme="minorHAnsi" w:cstheme="minorHAnsi"/>
          <w:sz w:val="22"/>
        </w:rPr>
        <w:t>insec</w:t>
      </w:r>
      <w:r w:rsidR="006A2295">
        <w:rPr>
          <w:rFonts w:asciiTheme="minorHAnsi" w:hAnsiTheme="minorHAnsi" w:cstheme="minorHAnsi"/>
          <w:sz w:val="22"/>
        </w:rPr>
        <w:t>t</w:t>
      </w:r>
      <w:r w:rsidR="002E0BC5">
        <w:rPr>
          <w:rFonts w:asciiTheme="minorHAnsi" w:hAnsiTheme="minorHAnsi" w:cstheme="minorHAnsi"/>
          <w:sz w:val="22"/>
        </w:rPr>
        <w:t xml:space="preserve"> genera</w:t>
      </w:r>
      <w:r w:rsidR="00C30D50" w:rsidRPr="00AE0786">
        <w:rPr>
          <w:rFonts w:asciiTheme="minorHAnsi" w:hAnsiTheme="minorHAnsi" w:cstheme="minorHAnsi"/>
          <w:sz w:val="22"/>
        </w:rPr>
        <w:t xml:space="preserve"> </w:t>
      </w:r>
      <w:r w:rsidRPr="00AE0786">
        <w:rPr>
          <w:rFonts w:asciiTheme="minorHAnsi" w:hAnsiTheme="minorHAnsi" w:cstheme="minorHAnsi"/>
          <w:sz w:val="22"/>
        </w:rPr>
        <w:t xml:space="preserve">to test whether </w:t>
      </w:r>
      <w:r w:rsidR="00A62304" w:rsidRPr="00AE0786">
        <w:rPr>
          <w:rFonts w:asciiTheme="minorHAnsi" w:hAnsiTheme="minorHAnsi" w:cstheme="minorHAnsi"/>
          <w:sz w:val="22"/>
        </w:rPr>
        <w:t xml:space="preserve">clades with </w:t>
      </w:r>
      <w:r w:rsidRPr="00AE0786">
        <w:rPr>
          <w:rFonts w:asciiTheme="minorHAnsi" w:hAnsiTheme="minorHAnsi" w:cstheme="minorHAnsi"/>
          <w:sz w:val="22"/>
        </w:rPr>
        <w:t xml:space="preserve">holocentric chromosomes have a higher rate of </w:t>
      </w:r>
      <w:r w:rsidR="00620A54">
        <w:rPr>
          <w:rFonts w:asciiTheme="minorHAnsi" w:hAnsiTheme="minorHAnsi" w:cstheme="minorHAnsi"/>
          <w:sz w:val="22"/>
        </w:rPr>
        <w:t>chromosome number evolution</w:t>
      </w:r>
      <w:r w:rsidR="00A62304" w:rsidRPr="00AE0786">
        <w:rPr>
          <w:rFonts w:asciiTheme="minorHAnsi" w:hAnsiTheme="minorHAnsi" w:cstheme="minorHAnsi"/>
          <w:sz w:val="22"/>
        </w:rPr>
        <w:t xml:space="preserve"> than clades with monocentric chromosomes</w:t>
      </w:r>
      <w:r w:rsidR="00FD325D" w:rsidRPr="00AE0786">
        <w:rPr>
          <w:rFonts w:asciiTheme="minorHAnsi" w:hAnsiTheme="minorHAnsi" w:cstheme="minorHAnsi"/>
          <w:sz w:val="22"/>
        </w:rPr>
        <w:t xml:space="preserve"> (Figure 1)</w:t>
      </w:r>
      <w:r w:rsidRPr="00AE0786">
        <w:rPr>
          <w:rFonts w:asciiTheme="minorHAnsi" w:hAnsiTheme="minorHAnsi" w:cstheme="minorHAnsi"/>
          <w:sz w:val="22"/>
        </w:rPr>
        <w:t>.</w:t>
      </w:r>
      <w:r w:rsidR="00A11DB9" w:rsidRPr="00AE0786">
        <w:rPr>
          <w:rFonts w:asciiTheme="minorHAnsi" w:hAnsiTheme="minorHAnsi" w:cstheme="minorHAnsi"/>
          <w:sz w:val="22"/>
        </w:rPr>
        <w:t xml:space="preserve"> We chose to use</w:t>
      </w:r>
      <w:r w:rsidRPr="00AE0786">
        <w:rPr>
          <w:rFonts w:asciiTheme="minorHAnsi" w:hAnsiTheme="minorHAnsi" w:cstheme="minorHAnsi"/>
          <w:sz w:val="22"/>
        </w:rPr>
        <w:t xml:space="preserve"> </w:t>
      </w:r>
      <w:r w:rsidR="00A11DB9" w:rsidRPr="00AE0786">
        <w:rPr>
          <w:rFonts w:asciiTheme="minorHAnsi" w:hAnsiTheme="minorHAnsi" w:cstheme="minorHAnsi"/>
          <w:sz w:val="22"/>
        </w:rPr>
        <w:t xml:space="preserve">insects because they </w:t>
      </w:r>
      <w:r w:rsidR="00A62304" w:rsidRPr="00AE0786">
        <w:rPr>
          <w:rFonts w:asciiTheme="minorHAnsi" w:hAnsiTheme="minorHAnsi" w:cstheme="minorHAnsi"/>
          <w:sz w:val="22"/>
        </w:rPr>
        <w:t xml:space="preserve">have multiple clades with monocentric and holocentric chromosomes, are incredibly speciose, and </w:t>
      </w:r>
      <w:r w:rsidR="00164074" w:rsidRPr="00AE0786">
        <w:rPr>
          <w:rFonts w:asciiTheme="minorHAnsi" w:hAnsiTheme="minorHAnsi" w:cstheme="minorHAnsi"/>
          <w:sz w:val="22"/>
        </w:rPr>
        <w:t>exhibit</w:t>
      </w:r>
      <w:r w:rsidR="00A62304" w:rsidRPr="00AE0786">
        <w:rPr>
          <w:rFonts w:asciiTheme="minorHAnsi" w:hAnsiTheme="minorHAnsi" w:cstheme="minorHAnsi"/>
          <w:sz w:val="22"/>
        </w:rPr>
        <w:t xml:space="preserve"> striking diversity in chromosome number</w:t>
      </w:r>
      <w:r w:rsidR="00A11DB9" w:rsidRPr="00AE0786">
        <w:rPr>
          <w:rFonts w:asciiTheme="minorHAnsi" w:hAnsiTheme="minorHAnsi" w:cstheme="minorHAnsi"/>
          <w:sz w:val="22"/>
        </w:rPr>
        <w:t xml:space="preserve"> </w:t>
      </w:r>
      <w:r w:rsidR="005C30E8">
        <w:rPr>
          <w:rFonts w:asciiTheme="minorHAnsi" w:hAnsiTheme="minorHAnsi" w:cstheme="minorHAnsi"/>
          <w:noProof/>
          <w:sz w:val="22"/>
        </w:rPr>
        <w:t>(6, 30-33)</w:t>
      </w:r>
      <w:r w:rsidR="00A11DB9" w:rsidRPr="00AE0786">
        <w:rPr>
          <w:rFonts w:asciiTheme="minorHAnsi" w:hAnsiTheme="minorHAnsi" w:cstheme="minorHAnsi"/>
          <w:sz w:val="22"/>
        </w:rPr>
        <w:t xml:space="preserve">. </w:t>
      </w:r>
      <w:r w:rsidR="006A2295" w:rsidRPr="00AE0786">
        <w:rPr>
          <w:rFonts w:asciiTheme="minorHAnsi" w:hAnsiTheme="minorHAnsi" w:cstheme="minorHAnsi"/>
          <w:sz w:val="22"/>
        </w:rPr>
        <w:t>We hypothesized that clades with holocentric chromosomes should exhibit higher rates of fusions and fissions since these mutations should be less costly in these</w:t>
      </w:r>
      <w:r w:rsidR="006A2295">
        <w:rPr>
          <w:rFonts w:asciiTheme="minorHAnsi" w:hAnsiTheme="minorHAnsi" w:cstheme="minorHAnsi"/>
          <w:sz w:val="22"/>
        </w:rPr>
        <w:t xml:space="preserve"> clades. However, w</w:t>
      </w:r>
      <w:r w:rsidR="009F63DF">
        <w:rPr>
          <w:rFonts w:asciiTheme="minorHAnsi" w:hAnsiTheme="minorHAnsi" w:cstheme="minorHAnsi"/>
          <w:sz w:val="22"/>
        </w:rPr>
        <w:t>e found</w:t>
      </w:r>
      <w:r w:rsidR="006A2295">
        <w:rPr>
          <w:rFonts w:asciiTheme="minorHAnsi" w:hAnsiTheme="minorHAnsi" w:cstheme="minorHAnsi"/>
          <w:sz w:val="22"/>
        </w:rPr>
        <w:t xml:space="preserve"> no evidence for higher rates of chromosome number evolution in holocentric clades in comparison to monocentric clades. Instead, we found that</w:t>
      </w:r>
      <w:r w:rsidR="009F63DF">
        <w:rPr>
          <w:rFonts w:asciiTheme="minorHAnsi" w:hAnsiTheme="minorHAnsi" w:cstheme="minorHAnsi"/>
          <w:sz w:val="22"/>
        </w:rPr>
        <w:t xml:space="preserve"> </w:t>
      </w:r>
      <w:r w:rsidR="009F63DF" w:rsidRPr="009612EA">
        <w:rPr>
          <w:rFonts w:asciiTheme="minorHAnsi" w:hAnsiTheme="minorHAnsi" w:cstheme="minorHAnsi"/>
          <w:iCs/>
          <w:sz w:val="22"/>
        </w:rPr>
        <w:t>Lepidoptera</w:t>
      </w:r>
      <w:r w:rsidR="009F63DF">
        <w:rPr>
          <w:rFonts w:asciiTheme="minorHAnsi" w:hAnsiTheme="minorHAnsi" w:cstheme="minorHAnsi"/>
          <w:iCs/>
          <w:sz w:val="22"/>
        </w:rPr>
        <w:t xml:space="preserve">, </w:t>
      </w:r>
      <w:r w:rsidR="009F63DF" w:rsidRPr="009612EA">
        <w:rPr>
          <w:rFonts w:asciiTheme="minorHAnsi" w:hAnsiTheme="minorHAnsi" w:cstheme="minorHAnsi"/>
          <w:iCs/>
          <w:sz w:val="22"/>
        </w:rPr>
        <w:t>a holocentric clade</w:t>
      </w:r>
      <w:r w:rsidR="009F63DF">
        <w:rPr>
          <w:rFonts w:asciiTheme="minorHAnsi" w:hAnsiTheme="minorHAnsi" w:cstheme="minorHAnsi"/>
          <w:iCs/>
          <w:sz w:val="22"/>
        </w:rPr>
        <w:t>,</w:t>
      </w:r>
      <w:r w:rsidR="009F63DF" w:rsidRPr="009612EA">
        <w:rPr>
          <w:rFonts w:asciiTheme="minorHAnsi" w:hAnsiTheme="minorHAnsi" w:cstheme="minorHAnsi"/>
          <w:iCs/>
          <w:sz w:val="22"/>
        </w:rPr>
        <w:t xml:space="preserve"> exhibit</w:t>
      </w:r>
      <w:r w:rsidR="006A2295">
        <w:rPr>
          <w:rFonts w:asciiTheme="minorHAnsi" w:hAnsiTheme="minorHAnsi" w:cstheme="minorHAnsi"/>
          <w:iCs/>
          <w:sz w:val="22"/>
        </w:rPr>
        <w:t>s</w:t>
      </w:r>
      <w:r w:rsidR="009F63DF" w:rsidRPr="009612EA">
        <w:rPr>
          <w:rFonts w:asciiTheme="minorHAnsi" w:hAnsiTheme="minorHAnsi" w:cstheme="minorHAnsi"/>
          <w:iCs/>
          <w:sz w:val="22"/>
        </w:rPr>
        <w:t xml:space="preserve"> some of the highest rates</w:t>
      </w:r>
      <w:r w:rsidR="009F63DF">
        <w:rPr>
          <w:rFonts w:asciiTheme="minorHAnsi" w:hAnsiTheme="minorHAnsi" w:cstheme="minorHAnsi"/>
          <w:iCs/>
          <w:sz w:val="22"/>
        </w:rPr>
        <w:t xml:space="preserve"> of chromosome number evolution, while other holocentric clades exhibit some of the lowest rates</w:t>
      </w:r>
      <w:r w:rsidR="009F63DF" w:rsidRPr="009612EA">
        <w:rPr>
          <w:rFonts w:asciiTheme="minorHAnsi" w:hAnsiTheme="minorHAnsi" w:cstheme="minorHAnsi"/>
          <w:iCs/>
          <w:sz w:val="22"/>
        </w:rPr>
        <w:t>.</w:t>
      </w:r>
      <w:r w:rsidR="009F63DF">
        <w:rPr>
          <w:rFonts w:asciiTheme="minorHAnsi" w:hAnsiTheme="minorHAnsi" w:cstheme="minorHAnsi"/>
          <w:iCs/>
          <w:sz w:val="22"/>
        </w:rPr>
        <w:t xml:space="preserve"> </w:t>
      </w:r>
      <w:r w:rsidR="006A2295">
        <w:rPr>
          <w:rFonts w:asciiTheme="minorHAnsi" w:hAnsiTheme="minorHAnsi" w:cstheme="minorHAnsi"/>
          <w:iCs/>
          <w:sz w:val="22"/>
        </w:rPr>
        <w:t>O</w:t>
      </w:r>
      <w:r w:rsidR="009F63DF">
        <w:rPr>
          <w:rFonts w:asciiTheme="minorHAnsi" w:hAnsiTheme="minorHAnsi" w:cstheme="minorHAnsi"/>
          <w:iCs/>
          <w:sz w:val="22"/>
        </w:rPr>
        <w:t xml:space="preserve">ur results suggest </w:t>
      </w:r>
      <w:r w:rsidR="006A2295">
        <w:rPr>
          <w:rFonts w:asciiTheme="minorHAnsi" w:hAnsiTheme="minorHAnsi" w:cstheme="minorHAnsi"/>
          <w:iCs/>
          <w:sz w:val="22"/>
        </w:rPr>
        <w:t xml:space="preserve">characteristics other than </w:t>
      </w:r>
      <w:r w:rsidR="009F63DF">
        <w:rPr>
          <w:rFonts w:asciiTheme="minorHAnsi" w:hAnsiTheme="minorHAnsi" w:cstheme="minorHAnsi"/>
          <w:iCs/>
          <w:sz w:val="22"/>
        </w:rPr>
        <w:t>holocentric</w:t>
      </w:r>
      <w:r w:rsidR="006A2295">
        <w:rPr>
          <w:rFonts w:asciiTheme="minorHAnsi" w:hAnsiTheme="minorHAnsi" w:cstheme="minorHAnsi"/>
          <w:iCs/>
          <w:sz w:val="22"/>
        </w:rPr>
        <w:t xml:space="preserve">ity and </w:t>
      </w:r>
      <w:r w:rsidR="009F63DF">
        <w:rPr>
          <w:rFonts w:asciiTheme="minorHAnsi" w:hAnsiTheme="minorHAnsi" w:cstheme="minorHAnsi"/>
          <w:iCs/>
          <w:sz w:val="22"/>
        </w:rPr>
        <w:t>monocentric</w:t>
      </w:r>
      <w:r w:rsidR="006A2295">
        <w:rPr>
          <w:rFonts w:asciiTheme="minorHAnsi" w:hAnsiTheme="minorHAnsi" w:cstheme="minorHAnsi"/>
          <w:iCs/>
          <w:sz w:val="22"/>
        </w:rPr>
        <w:t>ity are key in determining rates of</w:t>
      </w:r>
      <w:r w:rsidR="009F63DF">
        <w:rPr>
          <w:rFonts w:asciiTheme="minorHAnsi" w:hAnsiTheme="minorHAnsi" w:cstheme="minorHAnsi"/>
          <w:iCs/>
          <w:sz w:val="22"/>
        </w:rPr>
        <w:t xml:space="preserve"> chromosome</w:t>
      </w:r>
      <w:r w:rsidR="006A2295">
        <w:rPr>
          <w:rFonts w:asciiTheme="minorHAnsi" w:hAnsiTheme="minorHAnsi" w:cstheme="minorHAnsi"/>
          <w:iCs/>
          <w:sz w:val="22"/>
        </w:rPr>
        <w:t xml:space="preserve"> number evolution</w:t>
      </w:r>
      <w:r w:rsidR="009F63DF">
        <w:rPr>
          <w:rFonts w:asciiTheme="minorHAnsi" w:hAnsiTheme="minorHAnsi" w:cstheme="minorHAnsi"/>
          <w:iCs/>
          <w:sz w:val="22"/>
        </w:rPr>
        <w:t xml:space="preserve">. </w:t>
      </w:r>
    </w:p>
    <w:p w14:paraId="5FA0480C" w14:textId="22F8EF2B" w:rsidR="00D97F3B" w:rsidRPr="00AE0786" w:rsidRDefault="00D97F3B" w:rsidP="005C30E8">
      <w:pPr>
        <w:spacing w:after="0" w:line="480" w:lineRule="auto"/>
        <w:rPr>
          <w:rFonts w:cstheme="minorHAnsi"/>
          <w:sz w:val="22"/>
          <w:szCs w:val="22"/>
        </w:rPr>
      </w:pPr>
    </w:p>
    <w:p w14:paraId="4CC3D4B0" w14:textId="51F71DAE" w:rsidR="00D97F3B" w:rsidRPr="00AE0786" w:rsidRDefault="00077899" w:rsidP="005C30E8">
      <w:pPr>
        <w:pStyle w:val="Default"/>
        <w:widowControl w:val="0"/>
        <w:spacing w:line="480" w:lineRule="auto"/>
        <w:rPr>
          <w:rFonts w:asciiTheme="minorHAnsi" w:hAnsiTheme="minorHAnsi" w:cstheme="minorHAnsi"/>
          <w:b/>
          <w:bCs/>
          <w:sz w:val="22"/>
        </w:rPr>
      </w:pPr>
      <w:r w:rsidRPr="00AE0786">
        <w:rPr>
          <w:rFonts w:asciiTheme="minorHAnsi" w:hAnsiTheme="minorHAnsi" w:cstheme="minorHAnsi"/>
          <w:b/>
          <w:bCs/>
          <w:sz w:val="22"/>
        </w:rPr>
        <w:t>Methods</w:t>
      </w:r>
    </w:p>
    <w:p w14:paraId="517B39BD" w14:textId="77777777" w:rsidR="00DE1F25" w:rsidRDefault="00DE1F25" w:rsidP="005C30E8">
      <w:pPr>
        <w:pStyle w:val="Default"/>
        <w:widowControl w:val="0"/>
        <w:spacing w:line="480" w:lineRule="auto"/>
        <w:rPr>
          <w:rFonts w:asciiTheme="minorHAnsi" w:hAnsiTheme="minorHAnsi" w:cstheme="minorHAnsi"/>
          <w:i/>
          <w:iCs/>
          <w:sz w:val="22"/>
        </w:rPr>
      </w:pPr>
    </w:p>
    <w:p w14:paraId="7E185557" w14:textId="7AB65EC3" w:rsidR="001C3E57" w:rsidRPr="00AE0786" w:rsidRDefault="00A243F8" w:rsidP="005C30E8">
      <w:pPr>
        <w:pStyle w:val="Default"/>
        <w:widowControl w:val="0"/>
        <w:spacing w:line="480" w:lineRule="auto"/>
        <w:rPr>
          <w:rFonts w:asciiTheme="minorHAnsi" w:hAnsiTheme="minorHAnsi" w:cstheme="minorHAnsi"/>
          <w:sz w:val="22"/>
        </w:rPr>
      </w:pPr>
      <w:r w:rsidRPr="00AE0786">
        <w:rPr>
          <w:rFonts w:asciiTheme="minorHAnsi" w:hAnsiTheme="minorHAnsi" w:cstheme="minorHAnsi"/>
          <w:i/>
          <w:iCs/>
          <w:sz w:val="22"/>
        </w:rPr>
        <w:t>Data collection:</w:t>
      </w:r>
      <w:r w:rsidRPr="00AE0786">
        <w:rPr>
          <w:rFonts w:asciiTheme="minorHAnsi" w:hAnsiTheme="minorHAnsi" w:cstheme="minorHAnsi"/>
          <w:sz w:val="22"/>
        </w:rPr>
        <w:t xml:space="preserve"> </w:t>
      </w:r>
      <w:r w:rsidR="00D97F3B" w:rsidRPr="00AE0786">
        <w:rPr>
          <w:rFonts w:asciiTheme="minorHAnsi" w:hAnsiTheme="minorHAnsi" w:cstheme="minorHAnsi"/>
          <w:sz w:val="22"/>
        </w:rPr>
        <w:t xml:space="preserve">We downloaded all available chromosome data for insects from a prior study </w:t>
      </w:r>
      <w:r w:rsidR="005C30E8">
        <w:rPr>
          <w:rFonts w:asciiTheme="minorHAnsi" w:hAnsiTheme="minorHAnsi" w:cstheme="minorHAnsi"/>
          <w:noProof/>
          <w:sz w:val="22"/>
        </w:rPr>
        <w:t>(6)</w:t>
      </w:r>
      <w:r w:rsidR="00D97F3B" w:rsidRPr="00AE0786">
        <w:rPr>
          <w:rFonts w:asciiTheme="minorHAnsi" w:hAnsiTheme="minorHAnsi" w:cstheme="minorHAnsi"/>
          <w:sz w:val="22"/>
        </w:rPr>
        <w:t xml:space="preserve">. </w:t>
      </w:r>
      <w:r w:rsidR="00045392" w:rsidRPr="00AE0786">
        <w:rPr>
          <w:rFonts w:asciiTheme="minorHAnsi" w:hAnsiTheme="minorHAnsi" w:cstheme="minorHAnsi"/>
          <w:sz w:val="22"/>
        </w:rPr>
        <w:t>This dataset is composed of 12,41</w:t>
      </w:r>
      <w:r w:rsidR="00343031">
        <w:rPr>
          <w:rFonts w:asciiTheme="minorHAnsi" w:hAnsiTheme="minorHAnsi" w:cstheme="minorHAnsi"/>
          <w:sz w:val="22"/>
        </w:rPr>
        <w:t>1</w:t>
      </w:r>
      <w:r w:rsidR="00045392" w:rsidRPr="00AE0786">
        <w:rPr>
          <w:rFonts w:asciiTheme="minorHAnsi" w:hAnsiTheme="minorHAnsi" w:cstheme="minorHAnsi"/>
          <w:sz w:val="22"/>
        </w:rPr>
        <w:t xml:space="preserve"> species comprising 376 families and 3,872 genera. The minimum haploid chromosome number is 2 while the maximum </w:t>
      </w:r>
      <w:r w:rsidR="00230E16" w:rsidRPr="00AE0786">
        <w:rPr>
          <w:rFonts w:asciiTheme="minorHAnsi" w:hAnsiTheme="minorHAnsi" w:cstheme="minorHAnsi"/>
          <w:sz w:val="22"/>
        </w:rPr>
        <w:t xml:space="preserve">haploid </w:t>
      </w:r>
      <w:r w:rsidR="00045392" w:rsidRPr="00AE0786">
        <w:rPr>
          <w:rFonts w:asciiTheme="minorHAnsi" w:hAnsiTheme="minorHAnsi" w:cstheme="minorHAnsi"/>
          <w:sz w:val="22"/>
        </w:rPr>
        <w:t xml:space="preserve">chromosome number is 141. There are 3,465 species with holocentric chromosomes and 8,946 species with monocentric chromosomes. </w:t>
      </w:r>
      <w:r w:rsidRPr="00AE0786">
        <w:rPr>
          <w:rFonts w:asciiTheme="minorHAnsi" w:hAnsiTheme="minorHAnsi" w:cstheme="minorHAnsi"/>
          <w:sz w:val="22"/>
        </w:rPr>
        <w:t xml:space="preserve">This paper also included classification </w:t>
      </w:r>
      <w:r w:rsidR="002E0BC5">
        <w:rPr>
          <w:rFonts w:asciiTheme="minorHAnsi" w:hAnsiTheme="minorHAnsi" w:cstheme="minorHAnsi"/>
          <w:sz w:val="22"/>
        </w:rPr>
        <w:t>of</w:t>
      </w:r>
      <w:r w:rsidR="002E0BC5" w:rsidRPr="00AE0786">
        <w:rPr>
          <w:rFonts w:asciiTheme="minorHAnsi" w:hAnsiTheme="minorHAnsi" w:cstheme="minorHAnsi"/>
          <w:sz w:val="22"/>
        </w:rPr>
        <w:t xml:space="preserve"> </w:t>
      </w:r>
      <w:r w:rsidRPr="00AE0786">
        <w:rPr>
          <w:rFonts w:asciiTheme="minorHAnsi" w:hAnsiTheme="minorHAnsi" w:cstheme="minorHAnsi"/>
          <w:sz w:val="22"/>
        </w:rPr>
        <w:t xml:space="preserve">each order into either monocentric or holocentric. </w:t>
      </w:r>
      <w:r w:rsidR="00D97F3B" w:rsidRPr="00AE0786">
        <w:rPr>
          <w:rFonts w:asciiTheme="minorHAnsi" w:hAnsiTheme="minorHAnsi" w:cstheme="minorHAnsi"/>
          <w:sz w:val="22"/>
        </w:rPr>
        <w:t>Fr</w:t>
      </w:r>
      <w:r w:rsidR="00A62304" w:rsidRPr="00AE0786">
        <w:rPr>
          <w:rFonts w:asciiTheme="minorHAnsi" w:hAnsiTheme="minorHAnsi" w:cstheme="minorHAnsi"/>
          <w:sz w:val="22"/>
        </w:rPr>
        <w:t>om</w:t>
      </w:r>
      <w:r w:rsidR="00D97F3B" w:rsidRPr="00AE0786">
        <w:rPr>
          <w:rFonts w:asciiTheme="minorHAnsi" w:hAnsiTheme="minorHAnsi" w:cstheme="minorHAnsi"/>
          <w:sz w:val="22"/>
        </w:rPr>
        <w:t xml:space="preserve"> this dataset</w:t>
      </w:r>
      <w:r w:rsidR="00F81B68" w:rsidRPr="00AE0786">
        <w:rPr>
          <w:rFonts w:asciiTheme="minorHAnsi" w:hAnsiTheme="minorHAnsi" w:cstheme="minorHAnsi"/>
          <w:sz w:val="22"/>
        </w:rPr>
        <w:t>,</w:t>
      </w:r>
      <w:r w:rsidR="00D97F3B" w:rsidRPr="00AE0786">
        <w:rPr>
          <w:rFonts w:asciiTheme="minorHAnsi" w:hAnsiTheme="minorHAnsi" w:cstheme="minorHAnsi"/>
          <w:sz w:val="22"/>
        </w:rPr>
        <w:t xml:space="preserve"> we </w:t>
      </w:r>
      <w:r w:rsidR="00A62304" w:rsidRPr="00AE0786">
        <w:rPr>
          <w:rFonts w:asciiTheme="minorHAnsi" w:hAnsiTheme="minorHAnsi" w:cstheme="minorHAnsi"/>
          <w:sz w:val="22"/>
        </w:rPr>
        <w:t xml:space="preserve">extracted </w:t>
      </w:r>
      <w:r w:rsidR="00D97F3B" w:rsidRPr="00AE0786">
        <w:rPr>
          <w:rFonts w:asciiTheme="minorHAnsi" w:hAnsiTheme="minorHAnsi" w:cstheme="minorHAnsi"/>
          <w:sz w:val="22"/>
        </w:rPr>
        <w:t xml:space="preserve">the </w:t>
      </w:r>
      <w:r w:rsidR="00A62304" w:rsidRPr="00AE0786">
        <w:rPr>
          <w:rFonts w:asciiTheme="minorHAnsi" w:hAnsiTheme="minorHAnsi" w:cstheme="minorHAnsi"/>
          <w:sz w:val="22"/>
        </w:rPr>
        <w:t xml:space="preserve">homogametic </w:t>
      </w:r>
      <w:r w:rsidR="00D97F3B" w:rsidRPr="00AE0786">
        <w:rPr>
          <w:rFonts w:asciiTheme="minorHAnsi" w:hAnsiTheme="minorHAnsi" w:cstheme="minorHAnsi"/>
          <w:sz w:val="22"/>
        </w:rPr>
        <w:t xml:space="preserve">haploid chromosome number for each of the species. We </w:t>
      </w:r>
      <w:r w:rsidRPr="00AE0786">
        <w:rPr>
          <w:rFonts w:asciiTheme="minorHAnsi" w:hAnsiTheme="minorHAnsi" w:cstheme="minorHAnsi"/>
          <w:sz w:val="22"/>
        </w:rPr>
        <w:t>used genus level phylogenies</w:t>
      </w:r>
      <w:r w:rsidR="00D97F3B" w:rsidRPr="00AE0786">
        <w:rPr>
          <w:rFonts w:asciiTheme="minorHAnsi" w:hAnsiTheme="minorHAnsi" w:cstheme="minorHAnsi"/>
          <w:sz w:val="22"/>
        </w:rPr>
        <w:t xml:space="preserve"> from a previous study </w:t>
      </w:r>
      <w:r w:rsidRPr="00AE0786">
        <w:rPr>
          <w:rFonts w:asciiTheme="minorHAnsi" w:hAnsiTheme="minorHAnsi" w:cstheme="minorHAnsi"/>
          <w:sz w:val="22"/>
        </w:rPr>
        <w:t>that contained 1,726 tips</w:t>
      </w:r>
      <w:r w:rsidR="00D97F3B" w:rsidRPr="00AE0786">
        <w:rPr>
          <w:rFonts w:asciiTheme="minorHAnsi" w:hAnsiTheme="minorHAnsi" w:cstheme="minorHAnsi"/>
          <w:sz w:val="22"/>
        </w:rPr>
        <w:t xml:space="preserve"> </w:t>
      </w:r>
      <w:r w:rsidR="005C30E8">
        <w:rPr>
          <w:rFonts w:asciiTheme="minorHAnsi" w:hAnsiTheme="minorHAnsi" w:cstheme="minorHAnsi"/>
          <w:noProof/>
          <w:sz w:val="22"/>
        </w:rPr>
        <w:t>(34)</w:t>
      </w:r>
      <w:r w:rsidR="00D97F3B" w:rsidRPr="00AE0786">
        <w:rPr>
          <w:rFonts w:asciiTheme="minorHAnsi" w:hAnsiTheme="minorHAnsi" w:cstheme="minorHAnsi"/>
          <w:sz w:val="22"/>
        </w:rPr>
        <w:t xml:space="preserve">. </w:t>
      </w:r>
      <w:r w:rsidR="00B52998" w:rsidRPr="00AE0786">
        <w:rPr>
          <w:rFonts w:asciiTheme="minorHAnsi" w:hAnsiTheme="minorHAnsi" w:cstheme="minorHAnsi"/>
          <w:sz w:val="22"/>
        </w:rPr>
        <w:t>These trees were built using one of two backbones trees from previous studies</w:t>
      </w:r>
      <w:r w:rsidR="00A86549">
        <w:rPr>
          <w:rFonts w:asciiTheme="minorHAnsi" w:hAnsiTheme="minorHAnsi" w:cstheme="minorHAnsi"/>
          <w:sz w:val="22"/>
        </w:rPr>
        <w:t xml:space="preserve"> </w:t>
      </w:r>
      <w:r w:rsidR="005C30E8">
        <w:rPr>
          <w:rFonts w:asciiTheme="minorHAnsi" w:hAnsiTheme="minorHAnsi" w:cstheme="minorHAnsi"/>
          <w:noProof/>
          <w:sz w:val="22"/>
        </w:rPr>
        <w:t>(35, 36)</w:t>
      </w:r>
      <w:r w:rsidR="00B52998" w:rsidRPr="00AE0786">
        <w:rPr>
          <w:rFonts w:asciiTheme="minorHAnsi" w:hAnsiTheme="minorHAnsi" w:cstheme="minorHAnsi"/>
          <w:sz w:val="22"/>
        </w:rPr>
        <w:t xml:space="preserve">. </w:t>
      </w:r>
      <w:r w:rsidRPr="00AE0786">
        <w:rPr>
          <w:rFonts w:asciiTheme="minorHAnsi" w:hAnsiTheme="minorHAnsi" w:cstheme="minorHAnsi"/>
          <w:sz w:val="22"/>
        </w:rPr>
        <w:t xml:space="preserve">We </w:t>
      </w:r>
      <w:r w:rsidR="00045392" w:rsidRPr="00AE0786">
        <w:rPr>
          <w:rFonts w:asciiTheme="minorHAnsi" w:hAnsiTheme="minorHAnsi" w:cstheme="minorHAnsi"/>
          <w:sz w:val="22"/>
        </w:rPr>
        <w:t xml:space="preserve">downloaded two </w:t>
      </w:r>
      <w:r w:rsidRPr="00AE0786">
        <w:rPr>
          <w:rFonts w:asciiTheme="minorHAnsi" w:hAnsiTheme="minorHAnsi" w:cstheme="minorHAnsi"/>
          <w:sz w:val="22"/>
        </w:rPr>
        <w:t>posterior distributions</w:t>
      </w:r>
      <w:r w:rsidR="00AE36D6">
        <w:rPr>
          <w:rFonts w:asciiTheme="minorHAnsi" w:hAnsiTheme="minorHAnsi" w:cstheme="minorHAnsi"/>
          <w:sz w:val="22"/>
        </w:rPr>
        <w:t>, each containing 100 trees,</w:t>
      </w:r>
      <w:r w:rsidRPr="00AE0786">
        <w:rPr>
          <w:rFonts w:asciiTheme="minorHAnsi" w:hAnsiTheme="minorHAnsi" w:cstheme="minorHAnsi"/>
          <w:sz w:val="22"/>
        </w:rPr>
        <w:t xml:space="preserve"> based on </w:t>
      </w:r>
      <w:r w:rsidR="00B52998" w:rsidRPr="00AE0786">
        <w:rPr>
          <w:rFonts w:asciiTheme="minorHAnsi" w:hAnsiTheme="minorHAnsi" w:cstheme="minorHAnsi"/>
          <w:sz w:val="22"/>
        </w:rPr>
        <w:t>these</w:t>
      </w:r>
      <w:r w:rsidR="00045392" w:rsidRPr="00AE0786">
        <w:rPr>
          <w:rFonts w:asciiTheme="minorHAnsi" w:hAnsiTheme="minorHAnsi" w:cstheme="minorHAnsi"/>
          <w:sz w:val="22"/>
        </w:rPr>
        <w:t xml:space="preserve"> backbone trees</w:t>
      </w:r>
      <w:r w:rsidRPr="00AE0786">
        <w:rPr>
          <w:rFonts w:asciiTheme="minorHAnsi" w:hAnsiTheme="minorHAnsi" w:cstheme="minorHAnsi"/>
          <w:sz w:val="22"/>
        </w:rPr>
        <w:t xml:space="preserve">. These trees were used for all downstream </w:t>
      </w:r>
      <w:r w:rsidRPr="00AE0786">
        <w:rPr>
          <w:rFonts w:asciiTheme="minorHAnsi" w:hAnsiTheme="minorHAnsi" w:cstheme="minorHAnsi"/>
          <w:sz w:val="22"/>
        </w:rPr>
        <w:lastRenderedPageBreak/>
        <w:t>comparative analyses</w:t>
      </w:r>
      <w:r w:rsidR="00045392" w:rsidRPr="00AE0786">
        <w:rPr>
          <w:rFonts w:asciiTheme="minorHAnsi" w:hAnsiTheme="minorHAnsi" w:cstheme="minorHAnsi"/>
          <w:sz w:val="22"/>
        </w:rPr>
        <w:t xml:space="preserve">. </w:t>
      </w:r>
      <w:r w:rsidRPr="00AE0786">
        <w:rPr>
          <w:rFonts w:asciiTheme="minorHAnsi" w:hAnsiTheme="minorHAnsi" w:cstheme="minorHAnsi"/>
          <w:sz w:val="22"/>
        </w:rPr>
        <w:t>Our trait data set had</w:t>
      </w:r>
      <w:r w:rsidR="00045392" w:rsidRPr="00AE0786">
        <w:rPr>
          <w:rFonts w:asciiTheme="minorHAnsi" w:hAnsiTheme="minorHAnsi" w:cstheme="minorHAnsi"/>
          <w:sz w:val="22"/>
        </w:rPr>
        <w:t xml:space="preserve"> an overlap of </w:t>
      </w:r>
      <w:r w:rsidR="00854D0F" w:rsidRPr="00AE0786">
        <w:rPr>
          <w:rFonts w:asciiTheme="minorHAnsi" w:hAnsiTheme="minorHAnsi" w:cstheme="minorHAnsi"/>
          <w:sz w:val="22"/>
        </w:rPr>
        <w:t xml:space="preserve">599 </w:t>
      </w:r>
      <w:r w:rsidRPr="00AE0786">
        <w:rPr>
          <w:rFonts w:asciiTheme="minorHAnsi" w:hAnsiTheme="minorHAnsi" w:cstheme="minorHAnsi"/>
          <w:sz w:val="22"/>
        </w:rPr>
        <w:t xml:space="preserve">genera with the phylogenetic data </w:t>
      </w:r>
      <w:r w:rsidR="00854D0F" w:rsidRPr="00AE0786">
        <w:rPr>
          <w:rFonts w:asciiTheme="minorHAnsi" w:hAnsiTheme="minorHAnsi" w:cstheme="minorHAnsi"/>
          <w:sz w:val="22"/>
        </w:rPr>
        <w:t>(Figure 1)</w:t>
      </w:r>
      <w:r w:rsidR="00045392" w:rsidRPr="00AE0786">
        <w:rPr>
          <w:rFonts w:asciiTheme="minorHAnsi" w:hAnsiTheme="minorHAnsi" w:cstheme="minorHAnsi"/>
          <w:sz w:val="22"/>
        </w:rPr>
        <w:t xml:space="preserve">. </w:t>
      </w:r>
      <w:r w:rsidRPr="00AE0786">
        <w:rPr>
          <w:rFonts w:asciiTheme="minorHAnsi" w:hAnsiTheme="minorHAnsi" w:cstheme="minorHAnsi"/>
          <w:sz w:val="22"/>
        </w:rPr>
        <w:t>In cases where we had multiple</w:t>
      </w:r>
      <w:r w:rsidR="00B52998" w:rsidRPr="00AE0786">
        <w:rPr>
          <w:rFonts w:asciiTheme="minorHAnsi" w:hAnsiTheme="minorHAnsi" w:cstheme="minorHAnsi"/>
          <w:sz w:val="22"/>
        </w:rPr>
        <w:t xml:space="preserve"> chromosome number records for </w:t>
      </w:r>
      <w:r w:rsidR="001221A6" w:rsidRPr="00AE0786">
        <w:rPr>
          <w:rFonts w:asciiTheme="minorHAnsi" w:hAnsiTheme="minorHAnsi" w:cstheme="minorHAnsi"/>
          <w:sz w:val="22"/>
        </w:rPr>
        <w:t>genus,</w:t>
      </w:r>
      <w:r w:rsidR="00B52998" w:rsidRPr="00AE0786">
        <w:rPr>
          <w:rFonts w:asciiTheme="minorHAnsi" w:hAnsiTheme="minorHAnsi" w:cstheme="minorHAnsi"/>
          <w:sz w:val="22"/>
        </w:rPr>
        <w:t xml:space="preserve"> we retained all values and sampled from them as described below.</w:t>
      </w:r>
      <w:r w:rsidR="001221A6">
        <w:rPr>
          <w:rFonts w:asciiTheme="minorHAnsi" w:hAnsiTheme="minorHAnsi" w:cstheme="minorHAnsi"/>
          <w:sz w:val="22"/>
        </w:rPr>
        <w:t xml:space="preserve"> </w:t>
      </w:r>
    </w:p>
    <w:p w14:paraId="10633250" w14:textId="77777777" w:rsidR="00DE1F25" w:rsidRDefault="00DE1F25" w:rsidP="005C30E8">
      <w:pPr>
        <w:spacing w:after="0" w:line="480" w:lineRule="auto"/>
        <w:rPr>
          <w:rFonts w:cstheme="minorHAnsi"/>
          <w:i/>
          <w:iCs/>
          <w:sz w:val="22"/>
          <w:szCs w:val="22"/>
        </w:rPr>
      </w:pPr>
    </w:p>
    <w:p w14:paraId="54167459" w14:textId="3136C1AC" w:rsidR="001C3E57" w:rsidRPr="00AE0786" w:rsidRDefault="00A243F8" w:rsidP="005C30E8">
      <w:pPr>
        <w:spacing w:after="0" w:line="480" w:lineRule="auto"/>
        <w:rPr>
          <w:rFonts w:cstheme="minorHAnsi"/>
          <w:sz w:val="22"/>
          <w:szCs w:val="22"/>
        </w:rPr>
      </w:pPr>
      <w:r w:rsidRPr="00AE0786">
        <w:rPr>
          <w:rFonts w:cstheme="minorHAnsi"/>
          <w:i/>
          <w:iCs/>
          <w:sz w:val="22"/>
          <w:szCs w:val="22"/>
        </w:rPr>
        <w:t>Comparative analyses</w:t>
      </w:r>
      <w:r w:rsidR="00652826" w:rsidRPr="00AE0786">
        <w:rPr>
          <w:rFonts w:cstheme="minorHAnsi"/>
          <w:i/>
          <w:iCs/>
          <w:sz w:val="22"/>
          <w:szCs w:val="22"/>
        </w:rPr>
        <w:t>:</w:t>
      </w:r>
      <w:r w:rsidR="00652826" w:rsidRPr="00AE0786">
        <w:rPr>
          <w:rFonts w:cstheme="minorHAnsi"/>
          <w:sz w:val="22"/>
          <w:szCs w:val="22"/>
        </w:rPr>
        <w:t xml:space="preserve"> </w:t>
      </w:r>
      <w:r w:rsidR="00045392" w:rsidRPr="00AE0786">
        <w:rPr>
          <w:rFonts w:cstheme="minorHAnsi"/>
          <w:sz w:val="22"/>
          <w:szCs w:val="22"/>
        </w:rPr>
        <w:t xml:space="preserve">We </w:t>
      </w:r>
      <w:r w:rsidRPr="00AE0786">
        <w:rPr>
          <w:rFonts w:cstheme="minorHAnsi"/>
          <w:sz w:val="22"/>
          <w:szCs w:val="22"/>
        </w:rPr>
        <w:t xml:space="preserve">fit a model of chromosome </w:t>
      </w:r>
      <w:r w:rsidR="00614AC6">
        <w:rPr>
          <w:rFonts w:cstheme="minorHAnsi"/>
          <w:sz w:val="22"/>
          <w:szCs w:val="22"/>
        </w:rPr>
        <w:t xml:space="preserve">number </w:t>
      </w:r>
      <w:r w:rsidRPr="00AE0786">
        <w:rPr>
          <w:rFonts w:cstheme="minorHAnsi"/>
          <w:sz w:val="22"/>
          <w:szCs w:val="22"/>
        </w:rPr>
        <w:t>evolution on each tree from the posterior distribution</w:t>
      </w:r>
      <w:ins w:id="25" w:author="Microsoft Office User" w:date="2020-08-03T18:12:00Z">
        <w:r w:rsidR="00DC340D">
          <w:rPr>
            <w:rFonts w:cstheme="minorHAnsi"/>
            <w:sz w:val="22"/>
            <w:szCs w:val="22"/>
          </w:rPr>
          <w:t xml:space="preserve"> (based on the </w:t>
        </w:r>
        <w:proofErr w:type="spellStart"/>
        <w:r w:rsidR="00DC340D">
          <w:rPr>
            <w:rFonts w:cstheme="minorHAnsi"/>
            <w:sz w:val="22"/>
            <w:szCs w:val="22"/>
          </w:rPr>
          <w:t>Misof</w:t>
        </w:r>
        <w:proofErr w:type="spellEnd"/>
        <w:r w:rsidR="00DC340D">
          <w:rPr>
            <w:rFonts w:cstheme="minorHAnsi"/>
            <w:sz w:val="22"/>
            <w:szCs w:val="22"/>
          </w:rPr>
          <w:t xml:space="preserve"> backbone)</w:t>
        </w:r>
      </w:ins>
      <w:r w:rsidR="00DC340D">
        <w:rPr>
          <w:rFonts w:cstheme="minorHAnsi"/>
          <w:sz w:val="22"/>
          <w:szCs w:val="22"/>
        </w:rPr>
        <w:t xml:space="preserve">. </w:t>
      </w:r>
      <w:r w:rsidR="00AE36D6" w:rsidRPr="00AE0786">
        <w:rPr>
          <w:rFonts w:cstheme="minorHAnsi"/>
          <w:sz w:val="22"/>
          <w:szCs w:val="22"/>
        </w:rPr>
        <w:t xml:space="preserve">This model </w:t>
      </w:r>
      <w:r w:rsidR="00AE36D6">
        <w:rPr>
          <w:rFonts w:cstheme="minorHAnsi"/>
          <w:sz w:val="22"/>
          <w:szCs w:val="22"/>
        </w:rPr>
        <w:t>contains three mechanisms for changes in chromosome number:</w:t>
      </w:r>
      <w:r w:rsidR="00AE36D6" w:rsidRPr="00AE0786">
        <w:rPr>
          <w:rFonts w:cstheme="minorHAnsi"/>
          <w:sz w:val="22"/>
          <w:szCs w:val="22"/>
        </w:rPr>
        <w:t xml:space="preserve"> rate of chromosome number increase (fissions γ), rate of chromosome number decrease (fusions δ), </w:t>
      </w:r>
      <w:r w:rsidR="00AE36D6">
        <w:rPr>
          <w:rFonts w:cstheme="minorHAnsi"/>
          <w:sz w:val="22"/>
          <w:szCs w:val="22"/>
        </w:rPr>
        <w:t xml:space="preserve">and </w:t>
      </w:r>
      <w:r w:rsidR="00AE36D6" w:rsidRPr="00AE0786">
        <w:rPr>
          <w:rFonts w:cstheme="minorHAnsi"/>
          <w:sz w:val="22"/>
          <w:szCs w:val="22"/>
        </w:rPr>
        <w:t xml:space="preserve">rate of whole genome duplication (polyploidy </w:t>
      </w:r>
      <w:r w:rsidR="00AE36D6" w:rsidRPr="00AE0786">
        <w:rPr>
          <w:rFonts w:eastAsia="Times New Roman" w:cstheme="minorHAnsi"/>
          <w:color w:val="222222"/>
          <w:sz w:val="22"/>
          <w:szCs w:val="22"/>
          <w:shd w:val="clear" w:color="auto" w:fill="FFFFFF"/>
        </w:rPr>
        <w:t>ρ)</w:t>
      </w:r>
      <w:r w:rsidR="00AE36D6">
        <w:rPr>
          <w:rFonts w:eastAsia="Times New Roman" w:cstheme="minorHAnsi"/>
          <w:color w:val="222222"/>
          <w:sz w:val="22"/>
          <w:szCs w:val="22"/>
          <w:shd w:val="clear" w:color="auto" w:fill="FFFFFF"/>
        </w:rPr>
        <w:t>.</w:t>
      </w:r>
      <w:r w:rsidR="00AE36D6" w:rsidRPr="00AE0786">
        <w:rPr>
          <w:rFonts w:cstheme="minorHAnsi"/>
          <w:sz w:val="22"/>
          <w:szCs w:val="22"/>
        </w:rPr>
        <w:t xml:space="preserve"> </w:t>
      </w:r>
      <w:r w:rsidR="00AE36D6">
        <w:rPr>
          <w:rFonts w:cstheme="minorHAnsi"/>
          <w:sz w:val="22"/>
          <w:szCs w:val="22"/>
        </w:rPr>
        <w:t>Each</w:t>
      </w:r>
      <w:r w:rsidR="00AE36D6" w:rsidRPr="00AE0786">
        <w:rPr>
          <w:rFonts w:cstheme="minorHAnsi"/>
          <w:sz w:val="22"/>
          <w:szCs w:val="22"/>
        </w:rPr>
        <w:t xml:space="preserve"> of these is estimated separately for clades with holocentric and monocentric chromosomes leading to six chromosomal rate parameters</w:t>
      </w:r>
      <w:ins w:id="26" w:author="Heath Blackmon" w:date="2020-08-16T15:49:00Z">
        <w:r w:rsidR="008E729B">
          <w:rPr>
            <w:rFonts w:cstheme="minorHAnsi"/>
            <w:sz w:val="22"/>
            <w:szCs w:val="22"/>
          </w:rPr>
          <w:t xml:space="preserve"> (supplemental figure 2)</w:t>
        </w:r>
      </w:ins>
      <w:r w:rsidR="00AE36D6" w:rsidRPr="00AE0786">
        <w:rPr>
          <w:rFonts w:cstheme="minorHAnsi"/>
          <w:sz w:val="22"/>
          <w:szCs w:val="22"/>
        </w:rPr>
        <w:t>. The final two parameters describe the transition to and from monocentric and holocentric (</w:t>
      </w:r>
      <w:proofErr w:type="spellStart"/>
      <w:r w:rsidR="00AE36D6" w:rsidRPr="00AE0786">
        <w:rPr>
          <w:rFonts w:cstheme="minorHAnsi"/>
          <w:sz w:val="22"/>
          <w:szCs w:val="22"/>
        </w:rPr>
        <w:t>q</w:t>
      </w:r>
      <w:r w:rsidR="00AE36D6" w:rsidRPr="00AE0786">
        <w:rPr>
          <w:rFonts w:cstheme="minorHAnsi"/>
          <w:sz w:val="22"/>
          <w:szCs w:val="22"/>
          <w:vertAlign w:val="subscript"/>
        </w:rPr>
        <w:t>MH</w:t>
      </w:r>
      <w:proofErr w:type="spellEnd"/>
      <w:r w:rsidR="00AE36D6" w:rsidRPr="00AE0786">
        <w:rPr>
          <w:rFonts w:cstheme="minorHAnsi"/>
          <w:sz w:val="22"/>
          <w:szCs w:val="22"/>
        </w:rPr>
        <w:t xml:space="preserve"> and </w:t>
      </w:r>
      <w:proofErr w:type="spellStart"/>
      <w:r w:rsidR="00AE36D6" w:rsidRPr="00AE0786">
        <w:rPr>
          <w:rFonts w:cstheme="minorHAnsi"/>
          <w:sz w:val="22"/>
          <w:szCs w:val="22"/>
        </w:rPr>
        <w:t>q</w:t>
      </w:r>
      <w:r w:rsidR="00AE36D6" w:rsidRPr="00AE0786">
        <w:rPr>
          <w:rFonts w:cstheme="minorHAnsi"/>
          <w:sz w:val="22"/>
          <w:szCs w:val="22"/>
          <w:vertAlign w:val="subscript"/>
        </w:rPr>
        <w:t>HM</w:t>
      </w:r>
      <w:proofErr w:type="spellEnd"/>
      <w:r w:rsidR="00AE36D6" w:rsidRPr="00AE0786">
        <w:rPr>
          <w:rFonts w:cstheme="minorHAnsi"/>
          <w:sz w:val="22"/>
          <w:szCs w:val="22"/>
        </w:rPr>
        <w:t xml:space="preserve">). </w:t>
      </w:r>
      <w:r w:rsidR="00620A54">
        <w:rPr>
          <w:rFonts w:cstheme="minorHAnsi"/>
          <w:sz w:val="22"/>
          <w:szCs w:val="22"/>
        </w:rPr>
        <w:t xml:space="preserve">We also fit a constrained version of this model that set the rate of polyploidy to zero. </w:t>
      </w:r>
      <w:r w:rsidR="00AE36D6" w:rsidRPr="00AE0786">
        <w:rPr>
          <w:rFonts w:cstheme="minorHAnsi"/>
          <w:sz w:val="22"/>
          <w:szCs w:val="22"/>
        </w:rPr>
        <w:t>Th</w:t>
      </w:r>
      <w:r w:rsidR="00620A54">
        <w:rPr>
          <w:rFonts w:cstheme="minorHAnsi"/>
          <w:sz w:val="22"/>
          <w:szCs w:val="22"/>
        </w:rPr>
        <w:t>e</w:t>
      </w:r>
      <w:r w:rsidR="00AE36D6" w:rsidRPr="00AE0786">
        <w:rPr>
          <w:rFonts w:cstheme="minorHAnsi"/>
          <w:sz w:val="22"/>
          <w:szCs w:val="22"/>
        </w:rPr>
        <w:t>s</w:t>
      </w:r>
      <w:r w:rsidR="00620A54">
        <w:rPr>
          <w:rFonts w:cstheme="minorHAnsi"/>
          <w:sz w:val="22"/>
          <w:szCs w:val="22"/>
        </w:rPr>
        <w:t>e</w:t>
      </w:r>
      <w:r w:rsidR="00AE36D6" w:rsidRPr="00AE0786">
        <w:rPr>
          <w:rFonts w:cstheme="minorHAnsi"/>
          <w:sz w:val="22"/>
          <w:szCs w:val="22"/>
        </w:rPr>
        <w:t xml:space="preserve"> model</w:t>
      </w:r>
      <w:r w:rsidR="00620A54">
        <w:rPr>
          <w:rFonts w:cstheme="minorHAnsi"/>
          <w:sz w:val="22"/>
          <w:szCs w:val="22"/>
        </w:rPr>
        <w:t>s</w:t>
      </w:r>
      <w:r w:rsidR="00AE36D6" w:rsidRPr="00AE0786">
        <w:rPr>
          <w:rFonts w:cstheme="minorHAnsi"/>
          <w:sz w:val="22"/>
          <w:szCs w:val="22"/>
        </w:rPr>
        <w:t xml:space="preserve"> w</w:t>
      </w:r>
      <w:r w:rsidR="00620A54">
        <w:rPr>
          <w:rFonts w:cstheme="minorHAnsi"/>
          <w:sz w:val="22"/>
          <w:szCs w:val="22"/>
        </w:rPr>
        <w:t>ere</w:t>
      </w:r>
      <w:r w:rsidR="00AE36D6" w:rsidRPr="00AE0786">
        <w:rPr>
          <w:rFonts w:cstheme="minorHAnsi"/>
          <w:sz w:val="22"/>
          <w:szCs w:val="22"/>
        </w:rPr>
        <w:t xml:space="preserve"> specified using the R package </w:t>
      </w:r>
      <w:proofErr w:type="spellStart"/>
      <w:r w:rsidR="00AE36D6" w:rsidRPr="00AE0786">
        <w:rPr>
          <w:rFonts w:cstheme="minorHAnsi"/>
          <w:sz w:val="22"/>
          <w:szCs w:val="22"/>
        </w:rPr>
        <w:t>chromePlus</w:t>
      </w:r>
      <w:proofErr w:type="spellEnd"/>
      <w:r w:rsidR="001C3E57" w:rsidRPr="00AE0786">
        <w:rPr>
          <w:rFonts w:cstheme="minorHAnsi"/>
          <w:sz w:val="22"/>
          <w:szCs w:val="22"/>
        </w:rPr>
        <w:t xml:space="preserve"> </w:t>
      </w:r>
      <w:r w:rsidR="005C30E8">
        <w:rPr>
          <w:rFonts w:cstheme="minorHAnsi"/>
          <w:noProof/>
          <w:sz w:val="22"/>
          <w:szCs w:val="22"/>
        </w:rPr>
        <w:t>(5)</w:t>
      </w:r>
      <w:r w:rsidR="001C3E57" w:rsidRPr="00AE0786">
        <w:rPr>
          <w:rFonts w:cstheme="minorHAnsi"/>
          <w:sz w:val="22"/>
          <w:szCs w:val="22"/>
        </w:rPr>
        <w:t xml:space="preserve"> and w</w:t>
      </w:r>
      <w:r w:rsidR="00620A54">
        <w:rPr>
          <w:rFonts w:cstheme="minorHAnsi"/>
          <w:sz w:val="22"/>
          <w:szCs w:val="22"/>
        </w:rPr>
        <w:t>ere</w:t>
      </w:r>
      <w:r w:rsidR="001C3E57" w:rsidRPr="00AE0786">
        <w:rPr>
          <w:rFonts w:cstheme="minorHAnsi"/>
          <w:sz w:val="22"/>
          <w:szCs w:val="22"/>
        </w:rPr>
        <w:t xml:space="preserve"> fit using </w:t>
      </w:r>
      <w:r w:rsidR="00652826" w:rsidRPr="00AE0786">
        <w:rPr>
          <w:rFonts w:cstheme="minorHAnsi"/>
          <w:sz w:val="22"/>
          <w:szCs w:val="22"/>
        </w:rPr>
        <w:t xml:space="preserve">a </w:t>
      </w:r>
      <w:r w:rsidR="001C3E57" w:rsidRPr="00AE0786">
        <w:rPr>
          <w:rFonts w:cstheme="minorHAnsi"/>
          <w:sz w:val="22"/>
          <w:szCs w:val="22"/>
        </w:rPr>
        <w:t xml:space="preserve">Bayesian approach in the R package </w:t>
      </w:r>
      <w:proofErr w:type="spellStart"/>
      <w:r w:rsidR="001C3E57" w:rsidRPr="00AE0786">
        <w:rPr>
          <w:rFonts w:cstheme="minorHAnsi"/>
          <w:sz w:val="22"/>
          <w:szCs w:val="22"/>
        </w:rPr>
        <w:t>diversitree</w:t>
      </w:r>
      <w:proofErr w:type="spellEnd"/>
      <w:r w:rsidR="00671853" w:rsidRPr="00AE0786">
        <w:rPr>
          <w:rFonts w:cstheme="minorHAnsi"/>
          <w:sz w:val="22"/>
          <w:szCs w:val="22"/>
        </w:rPr>
        <w:t xml:space="preserve"> </w:t>
      </w:r>
      <w:r w:rsidR="005C30E8">
        <w:rPr>
          <w:rFonts w:cstheme="minorHAnsi"/>
          <w:noProof/>
          <w:sz w:val="22"/>
          <w:szCs w:val="22"/>
        </w:rPr>
        <w:t>(37)</w:t>
      </w:r>
      <w:r w:rsidR="00671853" w:rsidRPr="00AE0786">
        <w:rPr>
          <w:rFonts w:cstheme="minorHAnsi"/>
          <w:sz w:val="22"/>
          <w:szCs w:val="22"/>
        </w:rPr>
        <w:t>.</w:t>
      </w:r>
      <w:r w:rsidR="004D1129">
        <w:rPr>
          <w:rFonts w:cstheme="minorHAnsi"/>
          <w:sz w:val="22"/>
          <w:szCs w:val="22"/>
        </w:rPr>
        <w:t xml:space="preserve"> All analyses were completed in R version 3.6.3 </w:t>
      </w:r>
      <w:r w:rsidR="005C30E8">
        <w:rPr>
          <w:rFonts w:cstheme="minorHAnsi"/>
          <w:noProof/>
          <w:sz w:val="22"/>
          <w:szCs w:val="22"/>
        </w:rPr>
        <w:t>(38)</w:t>
      </w:r>
      <w:r w:rsidR="00CF6083">
        <w:rPr>
          <w:rFonts w:cstheme="minorHAnsi"/>
          <w:sz w:val="22"/>
          <w:szCs w:val="22"/>
        </w:rPr>
        <w:t xml:space="preserve"> and scripts for all analyses are available in a GitHub repository (</w:t>
      </w:r>
      <w:r w:rsidR="00A3009D" w:rsidRPr="00A3009D">
        <w:rPr>
          <w:rFonts w:cstheme="minorHAnsi"/>
          <w:sz w:val="22"/>
          <w:szCs w:val="22"/>
        </w:rPr>
        <w:t>https://github.com/coleoguy/holocentric</w:t>
      </w:r>
      <w:r w:rsidR="00CF6083">
        <w:rPr>
          <w:rFonts w:cstheme="minorHAnsi"/>
          <w:sz w:val="22"/>
          <w:szCs w:val="22"/>
        </w:rPr>
        <w:t>)</w:t>
      </w:r>
      <w:r w:rsidR="00A3009D">
        <w:rPr>
          <w:rFonts w:cstheme="minorHAnsi"/>
          <w:sz w:val="22"/>
          <w:szCs w:val="22"/>
        </w:rPr>
        <w:t>.</w:t>
      </w:r>
    </w:p>
    <w:p w14:paraId="04D7B3E1" w14:textId="77777777" w:rsidR="00DE1F25" w:rsidRDefault="00DE1F25" w:rsidP="005C30E8">
      <w:pPr>
        <w:spacing w:after="0" w:line="480" w:lineRule="auto"/>
        <w:rPr>
          <w:rFonts w:cstheme="minorHAnsi"/>
          <w:sz w:val="22"/>
          <w:szCs w:val="22"/>
        </w:rPr>
      </w:pPr>
    </w:p>
    <w:p w14:paraId="7DFBDB4C" w14:textId="2CC1D16B" w:rsidR="000E0649" w:rsidRDefault="00B52998" w:rsidP="005C30E8">
      <w:pPr>
        <w:spacing w:after="0" w:line="480" w:lineRule="auto"/>
        <w:rPr>
          <w:rFonts w:cstheme="minorHAnsi"/>
          <w:sz w:val="22"/>
          <w:szCs w:val="22"/>
        </w:rPr>
      </w:pPr>
      <w:r w:rsidRPr="00AE0786">
        <w:rPr>
          <w:rFonts w:cstheme="minorHAnsi"/>
          <w:sz w:val="22"/>
          <w:szCs w:val="22"/>
        </w:rPr>
        <w:t>For each of the 100 trees in a posterior distribution</w:t>
      </w:r>
      <w:r w:rsidR="00AE36D6">
        <w:rPr>
          <w:rFonts w:cstheme="minorHAnsi"/>
          <w:sz w:val="22"/>
          <w:szCs w:val="22"/>
        </w:rPr>
        <w:t>,</w:t>
      </w:r>
      <w:r w:rsidRPr="00AE0786">
        <w:rPr>
          <w:rFonts w:cstheme="minorHAnsi"/>
          <w:sz w:val="22"/>
          <w:szCs w:val="22"/>
        </w:rPr>
        <w:t xml:space="preserve"> we randomly sampled tip states for genera with more than one record in our chromosome data set. By sampling across </w:t>
      </w:r>
      <w:r w:rsidR="002C27AF">
        <w:rPr>
          <w:rFonts w:cstheme="minorHAnsi"/>
          <w:sz w:val="22"/>
          <w:szCs w:val="22"/>
        </w:rPr>
        <w:t xml:space="preserve">the </w:t>
      </w:r>
      <w:r w:rsidR="00AE36D6">
        <w:rPr>
          <w:rFonts w:cstheme="minorHAnsi"/>
          <w:sz w:val="22"/>
          <w:szCs w:val="22"/>
        </w:rPr>
        <w:t xml:space="preserve">chromosome </w:t>
      </w:r>
      <w:r w:rsidR="002C27AF">
        <w:rPr>
          <w:rFonts w:cstheme="minorHAnsi"/>
          <w:sz w:val="22"/>
          <w:szCs w:val="22"/>
        </w:rPr>
        <w:t xml:space="preserve">dataset and </w:t>
      </w:r>
      <w:r w:rsidR="00AE36D6">
        <w:rPr>
          <w:rFonts w:cstheme="minorHAnsi"/>
          <w:sz w:val="22"/>
          <w:szCs w:val="22"/>
        </w:rPr>
        <w:t>the posterior distribution of trees</w:t>
      </w:r>
      <w:r w:rsidRPr="00AE0786">
        <w:rPr>
          <w:rFonts w:cstheme="minorHAnsi"/>
          <w:sz w:val="22"/>
          <w:szCs w:val="22"/>
        </w:rPr>
        <w:t xml:space="preserve"> we are able to account for both phylogenetic and tip state uncertainty. </w:t>
      </w:r>
      <w:r w:rsidR="00FE73E4" w:rsidRPr="00AE0786">
        <w:rPr>
          <w:rFonts w:cstheme="minorHAnsi"/>
          <w:sz w:val="22"/>
          <w:szCs w:val="22"/>
        </w:rPr>
        <w:t>For purposes of model fitting trees were rescaled to unit length; however, all rates reported in the paper have been back transformed to be in units of millions of years.</w:t>
      </w:r>
      <w:r w:rsidR="00A4749D">
        <w:rPr>
          <w:rFonts w:cstheme="minorHAnsi"/>
          <w:sz w:val="22"/>
          <w:szCs w:val="22"/>
        </w:rPr>
        <w:t xml:space="preserve"> As is customary for Markov model</w:t>
      </w:r>
      <w:r w:rsidR="00620A54">
        <w:rPr>
          <w:rFonts w:cstheme="minorHAnsi"/>
          <w:sz w:val="22"/>
          <w:szCs w:val="22"/>
        </w:rPr>
        <w:t>s</w:t>
      </w:r>
      <w:r w:rsidR="00A4749D">
        <w:rPr>
          <w:rFonts w:cstheme="minorHAnsi"/>
          <w:sz w:val="22"/>
          <w:szCs w:val="22"/>
        </w:rPr>
        <w:t xml:space="preserve"> like the one fit here the rates reported are </w:t>
      </w:r>
      <w:r w:rsidR="00620A54">
        <w:rPr>
          <w:rFonts w:cstheme="minorHAnsi"/>
          <w:sz w:val="22"/>
          <w:szCs w:val="22"/>
        </w:rPr>
        <w:t>lambda</w:t>
      </w:r>
      <w:r w:rsidR="00A4749D">
        <w:rPr>
          <w:rFonts w:cstheme="minorHAnsi"/>
          <w:sz w:val="22"/>
          <w:szCs w:val="22"/>
        </w:rPr>
        <w:t xml:space="preserve"> parameters that describe the expected waiting </w:t>
      </w:r>
      <w:r w:rsidR="00620A54">
        <w:rPr>
          <w:rFonts w:cstheme="minorHAnsi"/>
          <w:sz w:val="22"/>
          <w:szCs w:val="22"/>
        </w:rPr>
        <w:t xml:space="preserve">times </w:t>
      </w:r>
      <w:r w:rsidR="00A4749D">
        <w:rPr>
          <w:rFonts w:cstheme="minorHAnsi"/>
          <w:sz w:val="22"/>
          <w:szCs w:val="22"/>
        </w:rPr>
        <w:t>for a transition to occur.</w:t>
      </w:r>
      <w:r w:rsidR="00FE73E4" w:rsidRPr="00AE0786">
        <w:rPr>
          <w:rFonts w:cstheme="minorHAnsi"/>
          <w:sz w:val="22"/>
          <w:szCs w:val="22"/>
        </w:rPr>
        <w:t xml:space="preserve"> </w:t>
      </w:r>
      <w:r w:rsidR="00A4749D">
        <w:rPr>
          <w:rFonts w:cstheme="minorHAnsi"/>
          <w:sz w:val="22"/>
          <w:szCs w:val="22"/>
        </w:rPr>
        <w:t>Each</w:t>
      </w:r>
      <w:r w:rsidRPr="00AE0786">
        <w:rPr>
          <w:rFonts w:cstheme="minorHAnsi"/>
          <w:sz w:val="22"/>
          <w:szCs w:val="22"/>
        </w:rPr>
        <w:t xml:space="preserve"> </w:t>
      </w:r>
      <w:r w:rsidR="002E0BC5">
        <w:rPr>
          <w:rFonts w:cstheme="minorHAnsi"/>
          <w:sz w:val="22"/>
          <w:szCs w:val="22"/>
        </w:rPr>
        <w:t xml:space="preserve">Markov </w:t>
      </w:r>
      <w:r w:rsidR="00620A54">
        <w:rPr>
          <w:rFonts w:cstheme="minorHAnsi"/>
          <w:sz w:val="22"/>
          <w:szCs w:val="22"/>
        </w:rPr>
        <w:t>C</w:t>
      </w:r>
      <w:r w:rsidR="002E0BC5">
        <w:rPr>
          <w:rFonts w:cstheme="minorHAnsi"/>
          <w:sz w:val="22"/>
          <w:szCs w:val="22"/>
        </w:rPr>
        <w:t>hain Monte Carlo (</w:t>
      </w:r>
      <w:r w:rsidRPr="00AE0786">
        <w:rPr>
          <w:rFonts w:cstheme="minorHAnsi"/>
          <w:sz w:val="22"/>
          <w:szCs w:val="22"/>
        </w:rPr>
        <w:t>MCMC</w:t>
      </w:r>
      <w:r w:rsidR="002E0BC5">
        <w:rPr>
          <w:rFonts w:cstheme="minorHAnsi"/>
          <w:sz w:val="22"/>
          <w:szCs w:val="22"/>
        </w:rPr>
        <w:t>)</w:t>
      </w:r>
      <w:r w:rsidRPr="00AE0786">
        <w:rPr>
          <w:rFonts w:cstheme="minorHAnsi"/>
          <w:sz w:val="22"/>
          <w:szCs w:val="22"/>
        </w:rPr>
        <w:t xml:space="preserve"> was initialized with parameter values drawn from a uniform distribution from 0 to 1. Preliminary analys</w:t>
      </w:r>
      <w:r w:rsidR="00FE73E4" w:rsidRPr="00AE0786">
        <w:rPr>
          <w:rFonts w:cstheme="minorHAnsi"/>
          <w:sz w:val="22"/>
          <w:szCs w:val="22"/>
        </w:rPr>
        <w:t>e</w:t>
      </w:r>
      <w:r w:rsidRPr="00AE0786">
        <w:rPr>
          <w:rFonts w:cstheme="minorHAnsi"/>
          <w:sz w:val="22"/>
          <w:szCs w:val="22"/>
        </w:rPr>
        <w:t xml:space="preserve">s were conducted </w:t>
      </w:r>
      <w:r w:rsidRPr="00AE0786">
        <w:rPr>
          <w:rFonts w:cstheme="minorHAnsi"/>
          <w:sz w:val="22"/>
          <w:szCs w:val="22"/>
        </w:rPr>
        <w:lastRenderedPageBreak/>
        <w:t>with a uniform prior</w:t>
      </w:r>
      <w:r w:rsidR="00FE73E4" w:rsidRPr="00AE0786">
        <w:rPr>
          <w:rFonts w:cstheme="minorHAnsi"/>
          <w:sz w:val="22"/>
          <w:szCs w:val="22"/>
        </w:rPr>
        <w:t xml:space="preserve"> and while m</w:t>
      </w:r>
      <w:r w:rsidRPr="00AE0786">
        <w:rPr>
          <w:rFonts w:cstheme="minorHAnsi"/>
          <w:sz w:val="22"/>
          <w:szCs w:val="22"/>
        </w:rPr>
        <w:t xml:space="preserve">ost MCMC chains reached convergence quickly, a small fraction of runs would begin to sample very high rates that are biologically unrealistic. </w:t>
      </w:r>
      <w:r w:rsidR="00FE73E4" w:rsidRPr="00AE0786">
        <w:rPr>
          <w:rFonts w:cstheme="minorHAnsi"/>
          <w:sz w:val="22"/>
          <w:szCs w:val="22"/>
        </w:rPr>
        <w:t xml:space="preserve">Given sufficient time we might expect these runs to eventually converge on the posterior distribution but this length of time can be large due to the relative flatness of the likelihood surface when rates are unrealistically high. </w:t>
      </w:r>
      <w:r w:rsidRPr="00AE0786">
        <w:rPr>
          <w:rFonts w:cstheme="minorHAnsi"/>
          <w:sz w:val="22"/>
          <w:szCs w:val="22"/>
        </w:rPr>
        <w:t xml:space="preserve">To fix this problem, we </w:t>
      </w:r>
      <w:r w:rsidR="00A4749D">
        <w:rPr>
          <w:rFonts w:cstheme="minorHAnsi"/>
          <w:sz w:val="22"/>
          <w:szCs w:val="22"/>
        </w:rPr>
        <w:t>applied</w:t>
      </w:r>
      <w:r w:rsidRPr="00AE0786">
        <w:rPr>
          <w:rFonts w:cstheme="minorHAnsi"/>
          <w:sz w:val="22"/>
          <w:szCs w:val="22"/>
        </w:rPr>
        <w:t xml:space="preserve"> an exponential prior with a shape parameter of 0.5. This is a relatively uninformative prior but does favor lower rates avoiding the problem described above. </w:t>
      </w:r>
      <w:r w:rsidR="00FE73E4" w:rsidRPr="00AE0786">
        <w:rPr>
          <w:rFonts w:cstheme="minorHAnsi"/>
          <w:sz w:val="22"/>
          <w:szCs w:val="22"/>
        </w:rPr>
        <w:t xml:space="preserve">With application of this prior we found that the vast majority of MCMC chains reach convergence in less than 10 generations. </w:t>
      </w:r>
      <w:r w:rsidRPr="00AE0786">
        <w:rPr>
          <w:rFonts w:cstheme="minorHAnsi"/>
          <w:sz w:val="22"/>
          <w:szCs w:val="22"/>
        </w:rPr>
        <w:t xml:space="preserve">We repeated the MCMC </w:t>
      </w:r>
      <w:r w:rsidR="00A4749D">
        <w:rPr>
          <w:rFonts w:cstheme="minorHAnsi"/>
          <w:sz w:val="22"/>
          <w:szCs w:val="22"/>
        </w:rPr>
        <w:t>on</w:t>
      </w:r>
      <w:r w:rsidRPr="00AE0786">
        <w:rPr>
          <w:rFonts w:cstheme="minorHAnsi"/>
          <w:sz w:val="22"/>
          <w:szCs w:val="22"/>
        </w:rPr>
        <w:t xml:space="preserve"> all 100 trees at 50 generations each. We removed the first twenty-five </w:t>
      </w:r>
      <w:r w:rsidR="004D4F75">
        <w:rPr>
          <w:rFonts w:cstheme="minorHAnsi"/>
          <w:sz w:val="22"/>
          <w:szCs w:val="22"/>
        </w:rPr>
        <w:t>generations</w:t>
      </w:r>
      <w:r w:rsidRPr="00AE0786">
        <w:rPr>
          <w:rFonts w:cstheme="minorHAnsi"/>
          <w:sz w:val="22"/>
          <w:szCs w:val="22"/>
        </w:rPr>
        <w:t xml:space="preserve"> as our </w:t>
      </w:r>
      <w:proofErr w:type="spellStart"/>
      <w:r w:rsidRPr="00AE0786">
        <w:rPr>
          <w:rFonts w:cstheme="minorHAnsi"/>
          <w:sz w:val="22"/>
          <w:szCs w:val="22"/>
        </w:rPr>
        <w:t>burnin</w:t>
      </w:r>
      <w:proofErr w:type="spellEnd"/>
      <w:r w:rsidRPr="00AE0786">
        <w:rPr>
          <w:rFonts w:cstheme="minorHAnsi"/>
          <w:sz w:val="22"/>
          <w:szCs w:val="22"/>
        </w:rPr>
        <w:t xml:space="preserve"> for each </w:t>
      </w:r>
      <w:r w:rsidR="00A4749D">
        <w:rPr>
          <w:rFonts w:cstheme="minorHAnsi"/>
          <w:sz w:val="22"/>
          <w:szCs w:val="22"/>
        </w:rPr>
        <w:t xml:space="preserve">MCMC </w:t>
      </w:r>
      <w:r w:rsidRPr="00AE0786">
        <w:rPr>
          <w:rFonts w:cstheme="minorHAnsi"/>
          <w:sz w:val="22"/>
          <w:szCs w:val="22"/>
        </w:rPr>
        <w:t>run</w:t>
      </w:r>
      <w:r w:rsidR="00FE73E4" w:rsidRPr="00AE0786">
        <w:rPr>
          <w:rFonts w:cstheme="minorHAnsi"/>
          <w:sz w:val="22"/>
          <w:szCs w:val="22"/>
        </w:rPr>
        <w:t xml:space="preserve"> and combined the </w:t>
      </w:r>
      <w:proofErr w:type="spellStart"/>
      <w:r w:rsidR="00FE73E4" w:rsidRPr="00AE0786">
        <w:rPr>
          <w:rFonts w:cstheme="minorHAnsi"/>
          <w:sz w:val="22"/>
          <w:szCs w:val="22"/>
        </w:rPr>
        <w:t>postburnin</w:t>
      </w:r>
      <w:proofErr w:type="spellEnd"/>
      <w:r w:rsidR="00FE73E4" w:rsidRPr="00AE0786">
        <w:rPr>
          <w:rFonts w:cstheme="minorHAnsi"/>
          <w:sz w:val="22"/>
          <w:szCs w:val="22"/>
        </w:rPr>
        <w:t xml:space="preserve"> portion of </w:t>
      </w:r>
      <w:r w:rsidR="00A4749D">
        <w:rPr>
          <w:rFonts w:cstheme="minorHAnsi"/>
          <w:sz w:val="22"/>
          <w:szCs w:val="22"/>
        </w:rPr>
        <w:t>all</w:t>
      </w:r>
      <w:r w:rsidR="00FE73E4" w:rsidRPr="00AE0786">
        <w:rPr>
          <w:rFonts w:cstheme="minorHAnsi"/>
          <w:sz w:val="22"/>
          <w:szCs w:val="22"/>
        </w:rPr>
        <w:t xml:space="preserve"> MCMC</w:t>
      </w:r>
      <w:r w:rsidR="00A4749D">
        <w:rPr>
          <w:rFonts w:cstheme="minorHAnsi"/>
          <w:sz w:val="22"/>
          <w:szCs w:val="22"/>
        </w:rPr>
        <w:t>s to create our estimate of the posterior distribu</w:t>
      </w:r>
      <w:r w:rsidR="00E905FF">
        <w:rPr>
          <w:rFonts w:cstheme="minorHAnsi"/>
          <w:sz w:val="22"/>
          <w:szCs w:val="22"/>
        </w:rPr>
        <w:t>t</w:t>
      </w:r>
      <w:r w:rsidR="00A4749D">
        <w:rPr>
          <w:rFonts w:cstheme="minorHAnsi"/>
          <w:sz w:val="22"/>
          <w:szCs w:val="22"/>
        </w:rPr>
        <w:t>ion of model parameters</w:t>
      </w:r>
      <w:r w:rsidRPr="00AE0786">
        <w:rPr>
          <w:rFonts w:cstheme="minorHAnsi"/>
          <w:sz w:val="22"/>
          <w:szCs w:val="22"/>
        </w:rPr>
        <w:t>.</w:t>
      </w:r>
      <w:r w:rsidR="00FE73E4" w:rsidRPr="00AE0786">
        <w:rPr>
          <w:rFonts w:cstheme="minorHAnsi"/>
          <w:sz w:val="22"/>
          <w:szCs w:val="22"/>
        </w:rPr>
        <w:t xml:space="preserve"> </w:t>
      </w:r>
      <w:r w:rsidR="000E0649" w:rsidRPr="00AE0786">
        <w:rPr>
          <w:rFonts w:cstheme="minorHAnsi"/>
          <w:sz w:val="22"/>
          <w:szCs w:val="22"/>
        </w:rPr>
        <w:t xml:space="preserve">Because our central question is whether holocentric clades have higher rates than monocentric clades, we report our results in terms of a mean rate difference statistic,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0E0649" w:rsidRPr="00AE0786">
        <w:rPr>
          <w:rFonts w:eastAsiaTheme="minorEastAsia" w:cstheme="minorHAnsi"/>
          <w:sz w:val="22"/>
          <w:szCs w:val="22"/>
        </w:rPr>
        <w:t xml:space="preserve"> where the subscript </w:t>
      </w:r>
      <m:oMath>
        <m:r>
          <w:rPr>
            <w:rFonts w:ascii="Cambria Math" w:eastAsiaTheme="minorEastAsia" w:hAnsi="Cambria Math" w:cstheme="minorHAnsi"/>
            <w:sz w:val="22"/>
            <w:szCs w:val="22"/>
          </w:rPr>
          <m:t>x</m:t>
        </m:r>
      </m:oMath>
      <w:r w:rsidR="00A4749D">
        <w:rPr>
          <w:rFonts w:eastAsiaTheme="minorEastAsia" w:cstheme="minorHAnsi"/>
          <w:sz w:val="22"/>
          <w:szCs w:val="22"/>
        </w:rPr>
        <w:t xml:space="preserve"> </w:t>
      </w:r>
      <w:r w:rsidR="000E0649" w:rsidRPr="00AE0786">
        <w:rPr>
          <w:rFonts w:eastAsiaTheme="minorEastAsia" w:cstheme="minorHAnsi"/>
          <w:sz w:val="22"/>
          <w:szCs w:val="22"/>
        </w:rPr>
        <w:t>indicates the rate parameter</w:t>
      </w:r>
      <w:r w:rsidR="000E0649" w:rsidRPr="00AE0786">
        <w:rPr>
          <w:rFonts w:cstheme="minorHAnsi"/>
          <w:sz w:val="22"/>
          <w:szCs w:val="22"/>
        </w:rPr>
        <w:t>. For example, for the rate fissions (γ), for each post-</w:t>
      </w:r>
      <w:proofErr w:type="spellStart"/>
      <w:r w:rsidR="000E0649" w:rsidRPr="00AE0786">
        <w:rPr>
          <w:rFonts w:cstheme="minorHAnsi"/>
          <w:sz w:val="22"/>
          <w:szCs w:val="22"/>
        </w:rPr>
        <w:t>burnin</w:t>
      </w:r>
      <w:proofErr w:type="spellEnd"/>
      <w:r w:rsidR="000E0649" w:rsidRPr="00AE0786">
        <w:rPr>
          <w:rFonts w:cstheme="minorHAnsi"/>
          <w:sz w:val="22"/>
          <w:szCs w:val="22"/>
        </w:rPr>
        <w:t xml:space="preserve"> sample we calculated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oMath>
      <w:r w:rsidR="000E0649" w:rsidRPr="00AE0786">
        <w:rPr>
          <w:rFonts w:cstheme="minorHAnsi"/>
          <w:sz w:val="22"/>
          <w:szCs w:val="22"/>
        </w:rPr>
        <w:t xml:space="preserve"> </w:t>
      </w:r>
      <w:r w:rsidR="00AE0786" w:rsidRPr="00AE0786">
        <w:rPr>
          <w:rFonts w:cstheme="minorHAnsi"/>
          <w:sz w:val="22"/>
          <w:szCs w:val="22"/>
        </w:rPr>
        <w:t>a</w:t>
      </w:r>
      <w:r w:rsidR="000E0649" w:rsidRPr="00AE0786">
        <w:rPr>
          <w:rFonts w:cstheme="minorHAnsi"/>
          <w:sz w:val="22"/>
          <w:szCs w:val="22"/>
        </w:rPr>
        <w:t>s</w:t>
      </w:r>
    </w:p>
    <w:p w14:paraId="36B735CF" w14:textId="77777777" w:rsidR="00531EBF" w:rsidRPr="00AE0786" w:rsidRDefault="00531EBF" w:rsidP="005C30E8">
      <w:pPr>
        <w:spacing w:after="0" w:line="480" w:lineRule="auto"/>
        <w:rPr>
          <w:rFonts w:cstheme="minorHAnsi"/>
          <w:sz w:val="22"/>
          <w:szCs w:val="22"/>
        </w:rPr>
      </w:pPr>
    </w:p>
    <w:p w14:paraId="40C1ECD1" w14:textId="5AE78A1F" w:rsidR="000E0649" w:rsidRPr="00DE1F25" w:rsidRDefault="000E0649" w:rsidP="005C30E8">
      <w:pPr>
        <w:spacing w:after="0" w:line="480" w:lineRule="auto"/>
        <w:rPr>
          <w:rFonts w:eastAsiaTheme="minorEastAsia" w:cstheme="minorHAnsi"/>
          <w:sz w:val="22"/>
          <w:szCs w:val="22"/>
        </w:rPr>
      </w:pPr>
      <m:oMathPara>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holo</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mono</m:t>
              </m:r>
            </m:sub>
          </m:sSub>
        </m:oMath>
      </m:oMathPara>
    </w:p>
    <w:p w14:paraId="7FAAB614" w14:textId="77777777" w:rsidR="00DE1F25" w:rsidRPr="00AE0786" w:rsidRDefault="00DE1F25" w:rsidP="005C30E8">
      <w:pPr>
        <w:spacing w:after="0" w:line="480" w:lineRule="auto"/>
        <w:rPr>
          <w:rFonts w:cstheme="minorHAnsi"/>
          <w:sz w:val="22"/>
          <w:szCs w:val="22"/>
        </w:rPr>
      </w:pPr>
    </w:p>
    <w:p w14:paraId="52704AB9" w14:textId="46928F48" w:rsidR="00AE0786" w:rsidRDefault="000E0649" w:rsidP="005C30E8">
      <w:pPr>
        <w:spacing w:after="0" w:line="480" w:lineRule="auto"/>
        <w:rPr>
          <w:rFonts w:cstheme="minorHAnsi"/>
          <w:sz w:val="22"/>
          <w:szCs w:val="22"/>
        </w:rPr>
      </w:pPr>
      <w:r w:rsidRPr="00AE0786">
        <w:rPr>
          <w:rFonts w:cstheme="minorHAnsi"/>
          <w:sz w:val="22"/>
          <w:szCs w:val="22"/>
        </w:rPr>
        <w:t xml:space="preserve">In addition to estimating the magnitude of this statistic, we also reduced it to a simple test of the motivating hypothesis by comparing the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 xml:space="preserve"> (</w:t>
      </w:r>
      <w:r w:rsidR="00AE0786" w:rsidRPr="00AE0786">
        <w:rPr>
          <w:rFonts w:cstheme="minorHAnsi"/>
          <w:sz w:val="22"/>
          <w:szCs w:val="22"/>
        </w:rPr>
        <w:t>i.e.</w:t>
      </w:r>
      <w:r w:rsidRPr="00AE0786">
        <w:rPr>
          <w:rFonts w:cstheme="minorHAnsi"/>
          <w:sz w:val="22"/>
          <w:szCs w:val="22"/>
        </w:rPr>
        <w:t xml:space="preserve"> the 95% highest posterior density) with zero.</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is positive, we interpret it as support for a higher rate of chromosome</w:t>
      </w:r>
      <w:r w:rsidR="00614AC6">
        <w:rPr>
          <w:rFonts w:cstheme="minorHAnsi"/>
          <w:sz w:val="22"/>
          <w:szCs w:val="22"/>
        </w:rPr>
        <w:t xml:space="preserve"> number</w:t>
      </w:r>
      <w:r w:rsidRPr="00AE0786">
        <w:rPr>
          <w:rFonts w:cstheme="minorHAnsi"/>
          <w:sz w:val="22"/>
          <w:szCs w:val="22"/>
        </w:rPr>
        <w:t xml:space="preserve"> evolution </w:t>
      </w:r>
      <w:r w:rsidR="00AE0786" w:rsidRPr="00AE0786">
        <w:rPr>
          <w:rFonts w:cstheme="minorHAnsi"/>
          <w:sz w:val="22"/>
          <w:szCs w:val="22"/>
        </w:rPr>
        <w:t>in holocentric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AE0786" w:rsidRPr="00AE0786">
        <w:rPr>
          <w:rFonts w:eastAsiaTheme="minorEastAsia" w:cstheme="minorHAnsi"/>
          <w:sz w:val="22"/>
          <w:szCs w:val="22"/>
        </w:rPr>
        <w:t xml:space="preserve"> </w:t>
      </w:r>
      <w:r w:rsidRPr="00AE0786">
        <w:rPr>
          <w:rFonts w:cstheme="minorHAnsi"/>
          <w:sz w:val="22"/>
          <w:szCs w:val="22"/>
        </w:rPr>
        <w:t xml:space="preserve">is negative, we interpret it as support for a higher rate of chromosome </w:t>
      </w:r>
      <w:r w:rsidR="00614AC6">
        <w:rPr>
          <w:rFonts w:cstheme="minorHAnsi"/>
          <w:sz w:val="22"/>
          <w:szCs w:val="22"/>
        </w:rPr>
        <w:t xml:space="preserve">number </w:t>
      </w:r>
      <w:r w:rsidRPr="00AE0786">
        <w:rPr>
          <w:rFonts w:cstheme="minorHAnsi"/>
          <w:sz w:val="22"/>
          <w:szCs w:val="22"/>
        </w:rPr>
        <w:t xml:space="preserve">evolution </w:t>
      </w:r>
      <w:r w:rsidR="00AE0786" w:rsidRPr="00AE0786">
        <w:rPr>
          <w:rFonts w:cstheme="minorHAnsi"/>
          <w:sz w:val="22"/>
          <w:szCs w:val="22"/>
        </w:rPr>
        <w:t>in monocentric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Otherwise, we conclude there is not support for </w:t>
      </w:r>
      <w:r w:rsidR="00AE0786" w:rsidRPr="00AE0786">
        <w:rPr>
          <w:rFonts w:cstheme="minorHAnsi"/>
          <w:sz w:val="22"/>
          <w:szCs w:val="22"/>
        </w:rPr>
        <w:t>a significant rate difference in monocentric and holocentric clades</w:t>
      </w:r>
      <w:r w:rsidRPr="00AE0786">
        <w:rPr>
          <w:rFonts w:cstheme="minorHAnsi"/>
          <w:sz w:val="22"/>
          <w:szCs w:val="22"/>
        </w:rPr>
        <w:t>.</w:t>
      </w:r>
      <w:r w:rsidR="00AE0786" w:rsidRPr="00AE0786">
        <w:rPr>
          <w:rFonts w:cstheme="minorHAnsi"/>
          <w:sz w:val="22"/>
          <w:szCs w:val="22"/>
        </w:rPr>
        <w:t xml:space="preserve"> This approach also allows us to compare across all trees in the posterior distribution even if some trees exhibit on average higher or lower rates.</w:t>
      </w:r>
    </w:p>
    <w:p w14:paraId="5D270DD2" w14:textId="77777777" w:rsidR="00DE1F25" w:rsidRPr="00AE0786" w:rsidRDefault="00DE1F25" w:rsidP="005C30E8">
      <w:pPr>
        <w:spacing w:after="0" w:line="480" w:lineRule="auto"/>
        <w:rPr>
          <w:rFonts w:cstheme="minorHAnsi"/>
          <w:sz w:val="22"/>
          <w:szCs w:val="22"/>
        </w:rPr>
      </w:pPr>
    </w:p>
    <w:p w14:paraId="52229613" w14:textId="6E598ABB" w:rsidR="00D97F3B" w:rsidRPr="00AE0786" w:rsidRDefault="004034FA" w:rsidP="005C30E8">
      <w:pPr>
        <w:spacing w:after="0" w:line="480" w:lineRule="auto"/>
        <w:rPr>
          <w:rFonts w:cstheme="minorHAnsi"/>
          <w:sz w:val="22"/>
          <w:szCs w:val="22"/>
        </w:rPr>
      </w:pPr>
      <w:r w:rsidRPr="00AE0786">
        <w:rPr>
          <w:rFonts w:cstheme="minorHAnsi"/>
          <w:sz w:val="22"/>
          <w:szCs w:val="22"/>
        </w:rPr>
        <w:t xml:space="preserve">We repeated similar </w:t>
      </w:r>
      <w:r w:rsidR="00DE1F25">
        <w:rPr>
          <w:rFonts w:cstheme="minorHAnsi"/>
          <w:sz w:val="22"/>
          <w:szCs w:val="22"/>
        </w:rPr>
        <w:t xml:space="preserve">MCMC </w:t>
      </w:r>
      <w:r w:rsidRPr="00AE0786">
        <w:rPr>
          <w:rFonts w:cstheme="minorHAnsi"/>
          <w:sz w:val="22"/>
          <w:szCs w:val="22"/>
        </w:rPr>
        <w:t>analys</w:t>
      </w:r>
      <w:r w:rsidR="00F81B68" w:rsidRPr="00AE0786">
        <w:rPr>
          <w:rFonts w:cstheme="minorHAnsi"/>
          <w:sz w:val="22"/>
          <w:szCs w:val="22"/>
        </w:rPr>
        <w:t>e</w:t>
      </w:r>
      <w:r w:rsidRPr="00AE0786">
        <w:rPr>
          <w:rFonts w:cstheme="minorHAnsi"/>
          <w:sz w:val="22"/>
          <w:szCs w:val="22"/>
        </w:rPr>
        <w:t>s as above for the analysis of orders</w:t>
      </w:r>
      <w:r w:rsidR="005219FF">
        <w:rPr>
          <w:rFonts w:cstheme="minorHAnsi"/>
          <w:sz w:val="22"/>
          <w:szCs w:val="22"/>
        </w:rPr>
        <w:t>, b</w:t>
      </w:r>
      <w:r w:rsidR="005219FF" w:rsidRPr="00AE0786">
        <w:rPr>
          <w:rFonts w:cstheme="minorHAnsi"/>
          <w:sz w:val="22"/>
          <w:szCs w:val="22"/>
        </w:rPr>
        <w:t xml:space="preserve">ecause </w:t>
      </w:r>
      <w:r w:rsidR="00A4749D" w:rsidRPr="00AE0786">
        <w:rPr>
          <w:rFonts w:cstheme="minorHAnsi"/>
          <w:sz w:val="22"/>
          <w:szCs w:val="22"/>
        </w:rPr>
        <w:t>each order</w:t>
      </w:r>
      <w:r w:rsidR="00EA2D7F" w:rsidRPr="00AE0786">
        <w:rPr>
          <w:rFonts w:cstheme="minorHAnsi"/>
          <w:sz w:val="22"/>
          <w:szCs w:val="22"/>
        </w:rPr>
        <w:t xml:space="preserve"> is fixed for either holo- or monocentricity</w:t>
      </w:r>
      <w:r w:rsidR="003F6492">
        <w:rPr>
          <w:rFonts w:cstheme="minorHAnsi"/>
          <w:sz w:val="22"/>
          <w:szCs w:val="22"/>
        </w:rPr>
        <w:t>.</w:t>
      </w:r>
      <w:r w:rsidR="00EA2D7F" w:rsidRPr="00AE0786">
        <w:rPr>
          <w:rFonts w:cstheme="minorHAnsi"/>
          <w:sz w:val="22"/>
          <w:szCs w:val="22"/>
        </w:rPr>
        <w:t xml:space="preserve"> </w:t>
      </w:r>
      <w:r w:rsidR="003F6492">
        <w:rPr>
          <w:rFonts w:cstheme="minorHAnsi"/>
          <w:sz w:val="22"/>
          <w:szCs w:val="22"/>
        </w:rPr>
        <w:t>W</w:t>
      </w:r>
      <w:r w:rsidR="00EA2D7F" w:rsidRPr="00AE0786">
        <w:rPr>
          <w:rFonts w:cstheme="minorHAnsi"/>
          <w:sz w:val="22"/>
          <w:szCs w:val="22"/>
        </w:rPr>
        <w:t>e only estimate one set of rate parameters</w:t>
      </w:r>
      <w:r w:rsidR="00DE1F25">
        <w:rPr>
          <w:rFonts w:cstheme="minorHAnsi"/>
          <w:sz w:val="22"/>
          <w:szCs w:val="22"/>
        </w:rPr>
        <w:t xml:space="preserve"> in each clade</w:t>
      </w:r>
      <w:r w:rsidR="00620A54">
        <w:rPr>
          <w:rFonts w:cstheme="minorHAnsi"/>
          <w:sz w:val="22"/>
          <w:szCs w:val="22"/>
        </w:rPr>
        <w:t>, and only analyzed clades with</w:t>
      </w:r>
      <w:r w:rsidR="00687BFB" w:rsidRPr="00AE0786">
        <w:rPr>
          <w:rFonts w:cstheme="minorHAnsi"/>
          <w:sz w:val="22"/>
          <w:szCs w:val="22"/>
        </w:rPr>
        <w:t xml:space="preserve"> more than 20 </w:t>
      </w:r>
      <w:ins w:id="27" w:author="Heath Blackmon" w:date="2020-08-17T15:54:00Z">
        <w:r w:rsidR="00230D27">
          <w:rPr>
            <w:rFonts w:cstheme="minorHAnsi"/>
            <w:sz w:val="22"/>
            <w:szCs w:val="22"/>
          </w:rPr>
          <w:t>species matching genera</w:t>
        </w:r>
        <w:r w:rsidR="00230D27" w:rsidRPr="00AE0786">
          <w:rPr>
            <w:rFonts w:cstheme="minorHAnsi"/>
            <w:sz w:val="22"/>
            <w:szCs w:val="22"/>
          </w:rPr>
          <w:t xml:space="preserve"> </w:t>
        </w:r>
      </w:ins>
      <w:r w:rsidR="00EA2D7F" w:rsidRPr="00AE0786">
        <w:rPr>
          <w:rFonts w:cstheme="minorHAnsi"/>
          <w:sz w:val="22"/>
          <w:szCs w:val="22"/>
        </w:rPr>
        <w:t xml:space="preserve">in </w:t>
      </w:r>
      <w:del w:id="28" w:author="Heath Blackmon" w:date="2020-08-19T19:05:00Z">
        <w:r w:rsidR="00EA2D7F" w:rsidRPr="00AE0786" w:rsidDel="007759B8">
          <w:rPr>
            <w:rFonts w:cstheme="minorHAnsi"/>
            <w:sz w:val="22"/>
            <w:szCs w:val="22"/>
          </w:rPr>
          <w:delText xml:space="preserve">our </w:delText>
        </w:r>
      </w:del>
      <w:ins w:id="29" w:author="Heath Blackmon" w:date="2020-08-19T19:05:00Z">
        <w:r w:rsidR="007759B8">
          <w:rPr>
            <w:rFonts w:cstheme="minorHAnsi"/>
            <w:sz w:val="22"/>
            <w:szCs w:val="22"/>
          </w:rPr>
          <w:t>the</w:t>
        </w:r>
        <w:r w:rsidR="007759B8" w:rsidRPr="00AE0786">
          <w:rPr>
            <w:rFonts w:cstheme="minorHAnsi"/>
            <w:sz w:val="22"/>
            <w:szCs w:val="22"/>
          </w:rPr>
          <w:t xml:space="preserve"> </w:t>
        </w:r>
      </w:ins>
      <w:r w:rsidR="00EA2D7F" w:rsidRPr="00AE0786">
        <w:rPr>
          <w:rFonts w:cstheme="minorHAnsi"/>
          <w:sz w:val="22"/>
          <w:szCs w:val="22"/>
        </w:rPr>
        <w:t>phylogeny</w:t>
      </w:r>
      <w:ins w:id="30" w:author="Heath Blackmon" w:date="2020-08-17T08:16:00Z">
        <w:r w:rsidR="00AE30BC">
          <w:rPr>
            <w:rFonts w:cstheme="minorHAnsi"/>
            <w:sz w:val="22"/>
            <w:szCs w:val="22"/>
          </w:rPr>
          <w:t xml:space="preserve">. The cutoff of 20 </w:t>
        </w:r>
      </w:ins>
      <w:ins w:id="31" w:author="Heath Blackmon" w:date="2020-08-17T08:17:00Z">
        <w:r w:rsidR="00AE30BC">
          <w:rPr>
            <w:rFonts w:cstheme="minorHAnsi"/>
            <w:sz w:val="22"/>
            <w:szCs w:val="22"/>
          </w:rPr>
          <w:t xml:space="preserve">was chosen based on </w:t>
        </w:r>
      </w:ins>
      <w:ins w:id="32" w:author="Heath Blackmon" w:date="2020-08-17T08:20:00Z">
        <w:r w:rsidR="0065774A">
          <w:rPr>
            <w:rFonts w:cstheme="minorHAnsi"/>
            <w:sz w:val="22"/>
            <w:szCs w:val="22"/>
          </w:rPr>
          <w:t xml:space="preserve">previous work that showed that with smaller </w:t>
        </w:r>
      </w:ins>
      <w:ins w:id="33" w:author="Heath Blackmon" w:date="2020-08-19T19:05:00Z">
        <w:r w:rsidR="007759B8">
          <w:rPr>
            <w:rFonts w:cstheme="minorHAnsi"/>
            <w:sz w:val="22"/>
            <w:szCs w:val="22"/>
          </w:rPr>
          <w:t>datasets</w:t>
        </w:r>
      </w:ins>
      <w:ins w:id="34" w:author="Heath Blackmon" w:date="2020-08-17T08:20:00Z">
        <w:r w:rsidR="0065774A">
          <w:rPr>
            <w:rFonts w:cstheme="minorHAnsi"/>
            <w:sz w:val="22"/>
            <w:szCs w:val="22"/>
          </w:rPr>
          <w:t xml:space="preserve"> the ability to reliably infer rates decreases </w:t>
        </w:r>
      </w:ins>
      <w:r w:rsidR="0065774A">
        <w:rPr>
          <w:rFonts w:cstheme="minorHAnsi"/>
          <w:noProof/>
          <w:sz w:val="22"/>
          <w:szCs w:val="22"/>
        </w:rPr>
        <w:t>(5)</w:t>
      </w:r>
      <w:del w:id="35" w:author="Heath Blackmon" w:date="2020-08-17T08:16:00Z">
        <w:r w:rsidR="00EA2D7F" w:rsidRPr="00AE0786" w:rsidDel="00AE30BC">
          <w:rPr>
            <w:rFonts w:cstheme="minorHAnsi"/>
            <w:sz w:val="22"/>
            <w:szCs w:val="22"/>
          </w:rPr>
          <w:delText xml:space="preserve"> to </w:delText>
        </w:r>
      </w:del>
      <w:del w:id="36" w:author="Heath Blackmon" w:date="2020-08-17T08:17:00Z">
        <w:r w:rsidR="00EA2D7F" w:rsidRPr="00AE0786" w:rsidDel="00AE30BC">
          <w:rPr>
            <w:rFonts w:cstheme="minorHAnsi"/>
            <w:sz w:val="22"/>
            <w:szCs w:val="22"/>
          </w:rPr>
          <w:delText>insure a sufficient sample size for rate inference</w:delText>
        </w:r>
      </w:del>
      <w:r w:rsidR="00EA2D7F" w:rsidRPr="00AE0786">
        <w:rPr>
          <w:rFonts w:cstheme="minorHAnsi"/>
          <w:sz w:val="22"/>
          <w:szCs w:val="22"/>
        </w:rPr>
        <w:t>. This led to 10 order level analyses; t</w:t>
      </w:r>
      <w:r w:rsidR="00297E6F" w:rsidRPr="00AE0786">
        <w:rPr>
          <w:rFonts w:cstheme="minorHAnsi"/>
          <w:sz w:val="22"/>
          <w:szCs w:val="22"/>
        </w:rPr>
        <w:t xml:space="preserve">hree </w:t>
      </w:r>
      <w:r w:rsidR="00EA2D7F" w:rsidRPr="00AE0786">
        <w:rPr>
          <w:rFonts w:cstheme="minorHAnsi"/>
          <w:sz w:val="22"/>
          <w:szCs w:val="22"/>
        </w:rPr>
        <w:t>of the included orders (Hemiptera, Lepidoptera, and Odonata)</w:t>
      </w:r>
      <w:r w:rsidR="00297E6F" w:rsidRPr="00AE0786">
        <w:rPr>
          <w:rFonts w:cstheme="minorHAnsi"/>
          <w:sz w:val="22"/>
          <w:szCs w:val="22"/>
        </w:rPr>
        <w:t xml:space="preserve"> ha</w:t>
      </w:r>
      <w:r w:rsidR="00EA2D7F" w:rsidRPr="00AE0786">
        <w:rPr>
          <w:rFonts w:cstheme="minorHAnsi"/>
          <w:sz w:val="22"/>
          <w:szCs w:val="22"/>
        </w:rPr>
        <w:t>ve</w:t>
      </w:r>
      <w:r w:rsidR="00297E6F" w:rsidRPr="00AE0786">
        <w:rPr>
          <w:rFonts w:cstheme="minorHAnsi"/>
          <w:sz w:val="22"/>
          <w:szCs w:val="22"/>
        </w:rPr>
        <w:t xml:space="preserve"> holocentric chromosomes, and seven that ha</w:t>
      </w:r>
      <w:r w:rsidR="00EA2D7F" w:rsidRPr="00AE0786">
        <w:rPr>
          <w:rFonts w:cstheme="minorHAnsi"/>
          <w:sz w:val="22"/>
          <w:szCs w:val="22"/>
        </w:rPr>
        <w:t>ve</w:t>
      </w:r>
      <w:r w:rsidR="00297E6F" w:rsidRPr="00AE0786">
        <w:rPr>
          <w:rFonts w:cstheme="minorHAnsi"/>
          <w:sz w:val="22"/>
          <w:szCs w:val="22"/>
        </w:rPr>
        <w:t xml:space="preserve"> monocentric chromosomes.</w:t>
      </w:r>
      <w:r w:rsidR="00EA2D7F" w:rsidRPr="00AE0786">
        <w:rPr>
          <w:rFonts w:cstheme="minorHAnsi"/>
          <w:sz w:val="22"/>
          <w:szCs w:val="22"/>
        </w:rPr>
        <w:t xml:space="preserve"> To compare rates among orders we compared the </w:t>
      </w:r>
      <w:r w:rsidR="00DE1F25">
        <w:rPr>
          <w:rFonts w:cstheme="minorHAnsi"/>
          <w:sz w:val="22"/>
          <w:szCs w:val="22"/>
        </w:rPr>
        <w:t>credible interval</w:t>
      </w:r>
      <w:r w:rsidR="00EA2D7F" w:rsidRPr="00AE0786">
        <w:rPr>
          <w:rFonts w:cstheme="minorHAnsi"/>
          <w:sz w:val="22"/>
          <w:szCs w:val="22"/>
        </w:rPr>
        <w:t xml:space="preserve"> for each parameter among orders.</w:t>
      </w:r>
      <w:ins w:id="37" w:author="Heath Blackmon" w:date="2020-08-16T14:18:00Z">
        <w:r w:rsidR="00113244">
          <w:rPr>
            <w:rFonts w:cstheme="minorHAnsi"/>
            <w:sz w:val="22"/>
            <w:szCs w:val="22"/>
          </w:rPr>
          <w:t xml:space="preserve"> Finally, we completed a bootstrap analysis to assess the impact of uncertainty in phy</w:t>
        </w:r>
      </w:ins>
      <w:ins w:id="38" w:author="Heath Blackmon" w:date="2020-08-16T14:19:00Z">
        <w:r w:rsidR="00113244">
          <w:rPr>
            <w:rFonts w:cstheme="minorHAnsi"/>
            <w:sz w:val="22"/>
            <w:szCs w:val="22"/>
          </w:rPr>
          <w:t>logeny and sampled tip states (described in the supplementary material).</w:t>
        </w:r>
      </w:ins>
    </w:p>
    <w:p w14:paraId="13348B10" w14:textId="77777777" w:rsidR="00085A8D" w:rsidRPr="00AE0786" w:rsidRDefault="00085A8D" w:rsidP="005C30E8">
      <w:pPr>
        <w:pStyle w:val="Default"/>
        <w:widowControl w:val="0"/>
        <w:spacing w:line="480" w:lineRule="auto"/>
        <w:rPr>
          <w:rFonts w:asciiTheme="minorHAnsi" w:hAnsiTheme="minorHAnsi" w:cstheme="minorHAnsi"/>
          <w:b/>
          <w:bCs/>
          <w:sz w:val="22"/>
        </w:rPr>
      </w:pPr>
    </w:p>
    <w:p w14:paraId="125B4166" w14:textId="2C3B6D55" w:rsidR="00854D0F" w:rsidRDefault="00077899" w:rsidP="005C30E8">
      <w:pPr>
        <w:pStyle w:val="Default"/>
        <w:widowControl w:val="0"/>
        <w:spacing w:line="480" w:lineRule="auto"/>
        <w:rPr>
          <w:rFonts w:asciiTheme="minorHAnsi" w:hAnsiTheme="minorHAnsi" w:cstheme="minorHAnsi"/>
          <w:b/>
          <w:bCs/>
          <w:sz w:val="22"/>
        </w:rPr>
      </w:pPr>
      <w:r w:rsidRPr="00AE0786">
        <w:rPr>
          <w:rFonts w:asciiTheme="minorHAnsi" w:hAnsiTheme="minorHAnsi" w:cstheme="minorHAnsi"/>
          <w:b/>
          <w:bCs/>
          <w:sz w:val="22"/>
        </w:rPr>
        <w:t>Results</w:t>
      </w:r>
    </w:p>
    <w:p w14:paraId="68CA2B3D" w14:textId="77777777" w:rsidR="001221A6" w:rsidRPr="001221A6" w:rsidRDefault="001221A6" w:rsidP="005C30E8">
      <w:pPr>
        <w:pStyle w:val="Default"/>
        <w:widowControl w:val="0"/>
        <w:spacing w:line="480" w:lineRule="auto"/>
        <w:rPr>
          <w:rFonts w:asciiTheme="minorHAnsi" w:hAnsiTheme="minorHAnsi" w:cstheme="minorHAnsi"/>
          <w:sz w:val="22"/>
        </w:rPr>
      </w:pPr>
    </w:p>
    <w:p w14:paraId="6C131BFE" w14:textId="060F07D4" w:rsidR="002D30B1" w:rsidRDefault="002D30B1" w:rsidP="005C30E8">
      <w:pPr>
        <w:pStyle w:val="Default"/>
        <w:widowControl w:val="0"/>
        <w:spacing w:line="480" w:lineRule="auto"/>
        <w:rPr>
          <w:rFonts w:asciiTheme="minorHAnsi" w:hAnsiTheme="minorHAnsi" w:cstheme="minorHAnsi"/>
          <w:sz w:val="22"/>
        </w:rPr>
      </w:pPr>
      <w:r>
        <w:rPr>
          <w:rFonts w:asciiTheme="minorHAnsi" w:hAnsiTheme="minorHAnsi" w:cstheme="minorHAnsi"/>
          <w:i/>
          <w:iCs/>
          <w:sz w:val="22"/>
        </w:rPr>
        <w:t>Alternative phylogenies:</w:t>
      </w:r>
      <w:r>
        <w:rPr>
          <w:rFonts w:asciiTheme="minorHAnsi" w:hAnsiTheme="minorHAnsi" w:cstheme="minorHAnsi"/>
          <w:sz w:val="22"/>
        </w:rPr>
        <w:t xml:space="preserve"> The phylogenies used for this study were built using two different backbone trees</w:t>
      </w:r>
      <w:ins w:id="39" w:author="Microsoft Office User" w:date="2020-08-15T00:44:00Z">
        <w:r w:rsidR="001928E3">
          <w:rPr>
            <w:rFonts w:asciiTheme="minorHAnsi" w:hAnsiTheme="minorHAnsi" w:cstheme="minorHAnsi"/>
            <w:sz w:val="22"/>
          </w:rPr>
          <w:t xml:space="preserve">. The </w:t>
        </w:r>
      </w:ins>
      <w:ins w:id="40" w:author="Heath Blackmon" w:date="2020-08-17T08:08:00Z">
        <w:r w:rsidR="00AE30BC">
          <w:rPr>
            <w:rFonts w:asciiTheme="minorHAnsi" w:hAnsiTheme="minorHAnsi" w:cstheme="minorHAnsi"/>
            <w:sz w:val="22"/>
          </w:rPr>
          <w:t xml:space="preserve">primary </w:t>
        </w:r>
      </w:ins>
      <w:ins w:id="41" w:author="Microsoft Office User" w:date="2020-08-15T00:44:00Z">
        <w:r w:rsidR="001928E3">
          <w:rPr>
            <w:rFonts w:asciiTheme="minorHAnsi" w:hAnsiTheme="minorHAnsi" w:cstheme="minorHAnsi"/>
            <w:sz w:val="22"/>
          </w:rPr>
          <w:t xml:space="preserve">difference between these two trees is in </w:t>
        </w:r>
      </w:ins>
      <w:ins w:id="42" w:author="Microsoft Office User" w:date="2020-08-15T00:51:00Z">
        <w:r w:rsidR="001928E3">
          <w:rPr>
            <w:rFonts w:asciiTheme="minorHAnsi" w:hAnsiTheme="minorHAnsi" w:cstheme="minorHAnsi"/>
            <w:sz w:val="22"/>
          </w:rPr>
          <w:t xml:space="preserve">the </w:t>
        </w:r>
      </w:ins>
      <w:ins w:id="43" w:author="Heath Blackmon" w:date="2020-08-17T08:08:00Z">
        <w:r w:rsidR="00AE30BC">
          <w:rPr>
            <w:rFonts w:asciiTheme="minorHAnsi" w:hAnsiTheme="minorHAnsi" w:cstheme="minorHAnsi"/>
            <w:sz w:val="22"/>
          </w:rPr>
          <w:t xml:space="preserve">estimate of </w:t>
        </w:r>
      </w:ins>
      <w:ins w:id="44" w:author="Heath Blackmon" w:date="2020-08-17T08:12:00Z">
        <w:r w:rsidR="00AE30BC">
          <w:rPr>
            <w:rFonts w:asciiTheme="minorHAnsi" w:hAnsiTheme="minorHAnsi" w:cstheme="minorHAnsi"/>
            <w:sz w:val="22"/>
          </w:rPr>
          <w:t>branch lengths</w:t>
        </w:r>
      </w:ins>
      <w:ins w:id="45" w:author="Microsoft Office User" w:date="2020-08-15T00:52:00Z">
        <w:r w:rsidR="001928E3">
          <w:rPr>
            <w:rFonts w:asciiTheme="minorHAnsi" w:hAnsiTheme="minorHAnsi" w:cstheme="minorHAnsi"/>
            <w:sz w:val="22"/>
          </w:rPr>
          <w:t xml:space="preserve">. The </w:t>
        </w:r>
        <w:proofErr w:type="spellStart"/>
        <w:r w:rsidR="001928E3">
          <w:rPr>
            <w:rFonts w:asciiTheme="minorHAnsi" w:hAnsiTheme="minorHAnsi" w:cstheme="minorHAnsi"/>
            <w:sz w:val="22"/>
          </w:rPr>
          <w:t>Misof</w:t>
        </w:r>
        <w:proofErr w:type="spellEnd"/>
        <w:r w:rsidR="001928E3">
          <w:rPr>
            <w:rFonts w:asciiTheme="minorHAnsi" w:hAnsiTheme="minorHAnsi" w:cstheme="minorHAnsi"/>
            <w:sz w:val="22"/>
          </w:rPr>
          <w:t xml:space="preserve"> </w:t>
        </w:r>
      </w:ins>
      <w:ins w:id="46" w:author="Heath Blackmon" w:date="2020-08-17T08:12:00Z">
        <w:r w:rsidR="00AE30BC">
          <w:rPr>
            <w:rFonts w:asciiTheme="minorHAnsi" w:hAnsiTheme="minorHAnsi" w:cstheme="minorHAnsi"/>
            <w:sz w:val="22"/>
          </w:rPr>
          <w:t>backbone</w:t>
        </w:r>
      </w:ins>
      <w:ins w:id="47" w:author="Microsoft Office User" w:date="2020-08-15T00:53:00Z">
        <w:r w:rsidR="001928E3">
          <w:rPr>
            <w:rFonts w:asciiTheme="minorHAnsi" w:hAnsiTheme="minorHAnsi" w:cstheme="minorHAnsi"/>
            <w:sz w:val="22"/>
          </w:rPr>
          <w:t xml:space="preserve"> favors more recent branching events </w:t>
        </w:r>
      </w:ins>
      <w:ins w:id="48" w:author="Heath Blackmon" w:date="2020-08-17T08:12:00Z">
        <w:r w:rsidR="00AE30BC">
          <w:rPr>
            <w:rFonts w:asciiTheme="minorHAnsi" w:hAnsiTheme="minorHAnsi" w:cstheme="minorHAnsi"/>
            <w:sz w:val="22"/>
          </w:rPr>
          <w:t>than does the</w:t>
        </w:r>
      </w:ins>
      <w:ins w:id="49" w:author="Microsoft Office User" w:date="2020-08-15T00:53:00Z">
        <w:r w:rsidR="001928E3">
          <w:rPr>
            <w:rFonts w:asciiTheme="minorHAnsi" w:hAnsiTheme="minorHAnsi" w:cstheme="minorHAnsi"/>
            <w:sz w:val="22"/>
          </w:rPr>
          <w:t xml:space="preserve"> Rainford </w:t>
        </w:r>
      </w:ins>
      <w:ins w:id="50" w:author="Heath Blackmon" w:date="2020-08-17T08:12:00Z">
        <w:r w:rsidR="00AE30BC">
          <w:rPr>
            <w:rFonts w:asciiTheme="minorHAnsi" w:hAnsiTheme="minorHAnsi" w:cstheme="minorHAnsi"/>
            <w:sz w:val="22"/>
          </w:rPr>
          <w:t>backbone.</w:t>
        </w:r>
      </w:ins>
      <w:ins w:id="51" w:author="Microsoft Office User" w:date="2020-08-15T00:53:00Z">
        <w:r w:rsidR="001928E3">
          <w:rPr>
            <w:rFonts w:asciiTheme="minorHAnsi" w:hAnsiTheme="minorHAnsi" w:cstheme="minorHAnsi"/>
            <w:sz w:val="22"/>
          </w:rPr>
          <w:t xml:space="preserve"> </w:t>
        </w:r>
      </w:ins>
      <w:ins w:id="52" w:author="Heath Blackmon" w:date="2020-08-17T08:13:00Z">
        <w:r w:rsidR="00AE30BC">
          <w:rPr>
            <w:rFonts w:asciiTheme="minorHAnsi" w:hAnsiTheme="minorHAnsi" w:cstheme="minorHAnsi"/>
            <w:sz w:val="22"/>
          </w:rPr>
          <w:t xml:space="preserve">The total branch length of trees using the Rainford backbone are approximately 25% greater than those using the </w:t>
        </w:r>
        <w:proofErr w:type="spellStart"/>
        <w:r w:rsidR="00AE30BC">
          <w:rPr>
            <w:rFonts w:asciiTheme="minorHAnsi" w:hAnsiTheme="minorHAnsi" w:cstheme="minorHAnsi"/>
            <w:sz w:val="22"/>
          </w:rPr>
          <w:t>Misof</w:t>
        </w:r>
        <w:proofErr w:type="spellEnd"/>
        <w:r w:rsidR="00AE30BC">
          <w:rPr>
            <w:rFonts w:asciiTheme="minorHAnsi" w:hAnsiTheme="minorHAnsi" w:cstheme="minorHAnsi"/>
            <w:sz w:val="22"/>
          </w:rPr>
          <w:t xml:space="preserve"> backbone</w:t>
        </w:r>
      </w:ins>
      <w:ins w:id="53" w:author="Microsoft Office User" w:date="2020-08-15T00:53:00Z">
        <w:r w:rsidR="001928E3">
          <w:rPr>
            <w:rFonts w:asciiTheme="minorHAnsi" w:hAnsiTheme="minorHAnsi" w:cstheme="minorHAnsi"/>
            <w:sz w:val="22"/>
          </w:rPr>
          <w:t>.</w:t>
        </w:r>
      </w:ins>
      <w:ins w:id="54" w:author="Microsoft Office User" w:date="2020-08-15T00:44:00Z">
        <w:r w:rsidR="001928E3">
          <w:rPr>
            <w:rFonts w:asciiTheme="minorHAnsi" w:hAnsiTheme="minorHAnsi" w:cstheme="minorHAnsi"/>
            <w:sz w:val="22"/>
          </w:rPr>
          <w:t xml:space="preserve"> </w:t>
        </w:r>
      </w:ins>
      <w:r>
        <w:rPr>
          <w:rFonts w:asciiTheme="minorHAnsi" w:hAnsiTheme="minorHAnsi" w:cstheme="minorHAnsi"/>
          <w:sz w:val="22"/>
        </w:rPr>
        <w:t xml:space="preserve"> To determine if this variation impacted our </w:t>
      </w:r>
      <w:r w:rsidR="00141B90">
        <w:rPr>
          <w:rFonts w:asciiTheme="minorHAnsi" w:hAnsiTheme="minorHAnsi" w:cstheme="minorHAnsi"/>
          <w:sz w:val="22"/>
        </w:rPr>
        <w:t>results,</w:t>
      </w:r>
      <w:r>
        <w:rPr>
          <w:rFonts w:asciiTheme="minorHAnsi" w:hAnsiTheme="minorHAnsi" w:cstheme="minorHAnsi"/>
          <w:sz w:val="22"/>
        </w:rPr>
        <w:t xml:space="preserve"> we fit our full eight parameter model to both sets of phylogenies. As </w:t>
      </w:r>
      <w:r w:rsidR="00141B90">
        <w:rPr>
          <w:rFonts w:asciiTheme="minorHAnsi" w:hAnsiTheme="minorHAnsi" w:cstheme="minorHAnsi"/>
          <w:sz w:val="22"/>
        </w:rPr>
        <w:t>expected,</w:t>
      </w:r>
      <w:r>
        <w:rPr>
          <w:rFonts w:asciiTheme="minorHAnsi" w:hAnsiTheme="minorHAnsi" w:cstheme="minorHAnsi"/>
          <w:sz w:val="22"/>
        </w:rPr>
        <w:t xml:space="preserve"> we inferred </w:t>
      </w:r>
      <w:r w:rsidR="00141B90">
        <w:rPr>
          <w:rFonts w:asciiTheme="minorHAnsi" w:hAnsiTheme="minorHAnsi" w:cstheme="minorHAnsi"/>
          <w:sz w:val="22"/>
        </w:rPr>
        <w:t xml:space="preserve">slightly different rates depending on which posterior distribution we used. Rates were on average </w:t>
      </w:r>
      <w:r>
        <w:rPr>
          <w:rFonts w:asciiTheme="minorHAnsi" w:hAnsiTheme="minorHAnsi" w:cstheme="minorHAnsi"/>
          <w:sz w:val="22"/>
        </w:rPr>
        <w:t xml:space="preserve">lower when using the </w:t>
      </w:r>
      <w:r w:rsidR="00141B90">
        <w:rPr>
          <w:rFonts w:asciiTheme="minorHAnsi" w:hAnsiTheme="minorHAnsi" w:cstheme="minorHAnsi"/>
          <w:sz w:val="22"/>
        </w:rPr>
        <w:t xml:space="preserve">posterior sample based on the Rainford backbone </w:t>
      </w:r>
      <w:r w:rsidR="005C30E8">
        <w:rPr>
          <w:rFonts w:asciiTheme="minorHAnsi" w:hAnsiTheme="minorHAnsi" w:cstheme="minorHAnsi"/>
          <w:noProof/>
          <w:sz w:val="22"/>
        </w:rPr>
        <w:t>(36)</w:t>
      </w:r>
      <w:r w:rsidR="004D4F75">
        <w:rPr>
          <w:rFonts w:asciiTheme="minorHAnsi" w:hAnsiTheme="minorHAnsi" w:cstheme="minorHAnsi"/>
          <w:sz w:val="22"/>
        </w:rPr>
        <w:t xml:space="preserve"> </w:t>
      </w:r>
      <w:r w:rsidR="00141B90">
        <w:rPr>
          <w:rFonts w:asciiTheme="minorHAnsi" w:hAnsiTheme="minorHAnsi" w:cstheme="minorHAnsi"/>
          <w:sz w:val="22"/>
        </w:rPr>
        <w:t xml:space="preserve">than when using the posterior sample based on the </w:t>
      </w:r>
      <w:proofErr w:type="spellStart"/>
      <w:r w:rsidR="00141B90">
        <w:rPr>
          <w:rFonts w:asciiTheme="minorHAnsi" w:hAnsiTheme="minorHAnsi" w:cstheme="minorHAnsi"/>
          <w:sz w:val="22"/>
        </w:rPr>
        <w:t>Misof</w:t>
      </w:r>
      <w:proofErr w:type="spellEnd"/>
      <w:r w:rsidR="00141B90">
        <w:rPr>
          <w:rFonts w:asciiTheme="minorHAnsi" w:hAnsiTheme="minorHAnsi" w:cstheme="minorHAnsi"/>
          <w:sz w:val="22"/>
        </w:rPr>
        <w:t xml:space="preserve"> backbone</w:t>
      </w:r>
      <w:r w:rsidR="004D4F75">
        <w:rPr>
          <w:rFonts w:asciiTheme="minorHAnsi" w:hAnsiTheme="minorHAnsi" w:cstheme="minorHAnsi"/>
          <w:sz w:val="22"/>
        </w:rPr>
        <w:t xml:space="preserve"> </w:t>
      </w:r>
      <w:r w:rsidR="005C30E8">
        <w:rPr>
          <w:rFonts w:asciiTheme="minorHAnsi" w:hAnsiTheme="minorHAnsi" w:cstheme="minorHAnsi"/>
          <w:noProof/>
          <w:sz w:val="22"/>
        </w:rPr>
        <w:t>(35)</w:t>
      </w:r>
      <w:r w:rsidR="00141B90">
        <w:rPr>
          <w:rFonts w:asciiTheme="minorHAnsi" w:hAnsiTheme="minorHAnsi" w:cstheme="minorHAnsi"/>
          <w:sz w:val="22"/>
        </w:rPr>
        <w:t xml:space="preserve">. </w:t>
      </w:r>
      <w:r>
        <w:rPr>
          <w:rFonts w:asciiTheme="minorHAnsi" w:hAnsiTheme="minorHAnsi" w:cstheme="minorHAnsi"/>
          <w:sz w:val="22"/>
        </w:rPr>
        <w:t xml:space="preserve">To investigate the impact this has on our inference we calculated the </w:t>
      </w:r>
      <m:oMath>
        <m:r>
          <m:rPr>
            <m:sty m:val="p"/>
          </m:rPr>
          <w:rPr>
            <w:rFonts w:ascii="Cambria Math" w:hAnsi="Cambria Math" w:cstheme="minorHAnsi"/>
            <w:sz w:val="22"/>
          </w:rPr>
          <m:t>Δ</m:t>
        </m:r>
        <m:r>
          <w:rPr>
            <w:rFonts w:ascii="Cambria Math" w:hAnsi="Cambria Math" w:cstheme="minorHAnsi"/>
            <w:sz w:val="22"/>
          </w:rPr>
          <m:t>R</m:t>
        </m:r>
      </m:oMath>
      <w:r>
        <w:rPr>
          <w:rFonts w:asciiTheme="minorHAnsi" w:eastAsiaTheme="minorEastAsia" w:hAnsiTheme="minorHAnsi" w:cstheme="minorHAnsi"/>
          <w:sz w:val="22"/>
        </w:rPr>
        <w:t xml:space="preserve"> statistic for the rate of fissions, fusions, and polyploidy comparing holocentric and monocentric species. We found that the </w:t>
      </w:r>
      <m:oMath>
        <m:r>
          <m:rPr>
            <m:sty m:val="p"/>
          </m:rPr>
          <w:rPr>
            <w:rFonts w:ascii="Cambria Math" w:hAnsi="Cambria Math" w:cstheme="minorHAnsi"/>
            <w:sz w:val="22"/>
          </w:rPr>
          <m:t>Δ</m:t>
        </m:r>
        <m:r>
          <w:rPr>
            <w:rFonts w:ascii="Cambria Math" w:hAnsi="Cambria Math" w:cstheme="minorHAnsi"/>
            <w:sz w:val="22"/>
          </w:rPr>
          <m:t>R</m:t>
        </m:r>
      </m:oMath>
      <w:r>
        <w:rPr>
          <w:rFonts w:asciiTheme="minorHAnsi" w:eastAsiaTheme="minorEastAsia" w:hAnsiTheme="minorHAnsi" w:cstheme="minorHAnsi"/>
          <w:sz w:val="22"/>
        </w:rPr>
        <w:t xml:space="preserve"> statistics had nearly identical distributions (supplemental figure 1). Based on this finding for the remainder of the </w:t>
      </w:r>
      <w:r>
        <w:rPr>
          <w:rFonts w:asciiTheme="minorHAnsi" w:eastAsiaTheme="minorEastAsia" w:hAnsiTheme="minorHAnsi" w:cstheme="minorHAnsi"/>
          <w:sz w:val="22"/>
        </w:rPr>
        <w:lastRenderedPageBreak/>
        <w:t xml:space="preserve">paper we present results based on our analysis of the </w:t>
      </w:r>
      <w:proofErr w:type="spellStart"/>
      <w:r w:rsidR="00141B90">
        <w:rPr>
          <w:rFonts w:asciiTheme="minorHAnsi" w:eastAsiaTheme="minorEastAsia" w:hAnsiTheme="minorHAnsi" w:cstheme="minorHAnsi"/>
          <w:sz w:val="22"/>
        </w:rPr>
        <w:t>Misof</w:t>
      </w:r>
      <w:proofErr w:type="spellEnd"/>
      <w:r>
        <w:rPr>
          <w:rFonts w:asciiTheme="minorHAnsi" w:eastAsiaTheme="minorEastAsia" w:hAnsiTheme="minorHAnsi" w:cstheme="minorHAnsi"/>
          <w:sz w:val="22"/>
        </w:rPr>
        <w:t xml:space="preserve"> tree. </w:t>
      </w:r>
    </w:p>
    <w:p w14:paraId="27CDCD2E" w14:textId="33B1F1C9" w:rsidR="002D30B1" w:rsidRDefault="002D30B1" w:rsidP="005C30E8">
      <w:pPr>
        <w:pStyle w:val="Default"/>
        <w:widowControl w:val="0"/>
        <w:spacing w:line="480" w:lineRule="auto"/>
        <w:rPr>
          <w:rFonts w:asciiTheme="minorHAnsi" w:hAnsiTheme="minorHAnsi" w:cstheme="minorHAnsi"/>
          <w:sz w:val="22"/>
        </w:rPr>
      </w:pPr>
    </w:p>
    <w:p w14:paraId="1184B4EF" w14:textId="2D862171" w:rsidR="00CF31E9" w:rsidRDefault="009D45EA" w:rsidP="005C30E8">
      <w:pPr>
        <w:pStyle w:val="Default"/>
        <w:widowControl w:val="0"/>
        <w:spacing w:line="480" w:lineRule="auto"/>
        <w:rPr>
          <w:rFonts w:asciiTheme="minorHAnsi" w:hAnsiTheme="minorHAnsi" w:cstheme="minorHAnsi"/>
          <w:sz w:val="22"/>
        </w:rPr>
      </w:pPr>
      <w:r w:rsidRPr="00AE0786">
        <w:rPr>
          <w:rFonts w:asciiTheme="minorHAnsi" w:hAnsiTheme="minorHAnsi" w:cstheme="minorHAnsi"/>
          <w:i/>
          <w:iCs/>
          <w:sz w:val="22"/>
        </w:rPr>
        <w:t xml:space="preserve">Monocentric and Holocentric </w:t>
      </w:r>
      <w:r w:rsidR="00DE1F25">
        <w:rPr>
          <w:rFonts w:asciiTheme="minorHAnsi" w:hAnsiTheme="minorHAnsi" w:cstheme="minorHAnsi"/>
          <w:i/>
          <w:iCs/>
          <w:sz w:val="22"/>
        </w:rPr>
        <w:t xml:space="preserve">Rates: </w:t>
      </w:r>
      <w:r w:rsidR="004D4F75">
        <w:rPr>
          <w:rFonts w:asciiTheme="minorHAnsi" w:hAnsiTheme="minorHAnsi" w:cstheme="minorHAnsi"/>
          <w:sz w:val="22"/>
        </w:rPr>
        <w:t xml:space="preserve">We explored two models for the evolution of chromosome number. The first model included </w:t>
      </w:r>
      <w:r w:rsidRPr="00AE0786">
        <w:rPr>
          <w:rFonts w:asciiTheme="minorHAnsi" w:hAnsiTheme="minorHAnsi" w:cstheme="minorHAnsi"/>
          <w:sz w:val="22"/>
        </w:rPr>
        <w:t xml:space="preserve">fusion, fission, </w:t>
      </w:r>
      <w:r w:rsidR="006E135F" w:rsidRPr="00AE0786">
        <w:rPr>
          <w:rFonts w:asciiTheme="minorHAnsi" w:hAnsiTheme="minorHAnsi" w:cstheme="minorHAnsi"/>
          <w:sz w:val="22"/>
        </w:rPr>
        <w:t>polyploidy</w:t>
      </w:r>
      <w:r w:rsidR="00CF31E9">
        <w:rPr>
          <w:rFonts w:asciiTheme="minorHAnsi" w:hAnsiTheme="minorHAnsi" w:cstheme="minorHAnsi"/>
          <w:sz w:val="22"/>
        </w:rPr>
        <w:t>, each estimated in holocentric and monocentric lineages as well as</w:t>
      </w:r>
      <w:r w:rsidRPr="00AE0786">
        <w:rPr>
          <w:rFonts w:asciiTheme="minorHAnsi" w:hAnsiTheme="minorHAnsi" w:cstheme="minorHAnsi"/>
          <w:sz w:val="22"/>
        </w:rPr>
        <w:t xml:space="preserve"> transition</w:t>
      </w:r>
      <w:r w:rsidR="006E135F" w:rsidRPr="00AE0786">
        <w:rPr>
          <w:rFonts w:asciiTheme="minorHAnsi" w:hAnsiTheme="minorHAnsi" w:cstheme="minorHAnsi"/>
          <w:sz w:val="22"/>
        </w:rPr>
        <w:t>s</w:t>
      </w:r>
      <w:r w:rsidRPr="00AE0786">
        <w:rPr>
          <w:rFonts w:asciiTheme="minorHAnsi" w:hAnsiTheme="minorHAnsi" w:cstheme="minorHAnsi"/>
          <w:sz w:val="22"/>
        </w:rPr>
        <w:t xml:space="preserve"> between monocentric and holocentric chromosomes. </w:t>
      </w:r>
      <w:r w:rsidR="00CF31E9">
        <w:rPr>
          <w:rFonts w:asciiTheme="minorHAnsi" w:hAnsiTheme="minorHAnsi" w:cstheme="minorHAnsi"/>
          <w:sz w:val="22"/>
        </w:rPr>
        <w:t xml:space="preserve">The </w:t>
      </w:r>
      <m:oMath>
        <m:r>
          <w:rPr>
            <w:rFonts w:ascii="Cambria Math" w:hAnsi="Cambria Math" w:cstheme="minorHAnsi"/>
            <w:sz w:val="22"/>
          </w:rPr>
          <m:t>∆</m:t>
        </m:r>
        <m:sSub>
          <m:sSubPr>
            <m:ctrlPr>
              <w:rPr>
                <w:rFonts w:ascii="Cambria Math" w:hAnsi="Cambria Math" w:cstheme="minorHAnsi"/>
                <w:i/>
                <w:sz w:val="22"/>
              </w:rPr>
            </m:ctrlPr>
          </m:sSubPr>
          <m:e>
            <m:r>
              <w:rPr>
                <w:rFonts w:ascii="Cambria Math" w:hAnsi="Cambria Math" w:cstheme="minorHAnsi"/>
                <w:sz w:val="22"/>
              </w:rPr>
              <m:t>R</m:t>
            </m:r>
          </m:e>
          <m:sub>
            <m:r>
              <w:rPr>
                <w:rFonts w:ascii="Cambria Math" w:hAnsi="Cambria Math" w:cstheme="minorHAnsi"/>
                <w:sz w:val="22"/>
              </w:rPr>
              <m:t>x</m:t>
            </m:r>
          </m:sub>
        </m:sSub>
      </m:oMath>
      <w:r w:rsidR="00CF31E9">
        <w:rPr>
          <w:rFonts w:asciiTheme="minorHAnsi" w:hAnsiTheme="minorHAnsi" w:cstheme="minorHAnsi"/>
          <w:sz w:val="22"/>
        </w:rPr>
        <w:t xml:space="preserve"> statistics for fusions, fissions and polyploidy had credible intervals that overlapped zero</w:t>
      </w:r>
      <w:r w:rsidR="003E16F5">
        <w:rPr>
          <w:rFonts w:asciiTheme="minorHAnsi" w:hAnsiTheme="minorHAnsi" w:cstheme="minorHAnsi"/>
          <w:sz w:val="22"/>
        </w:rPr>
        <w:t xml:space="preserve"> (Figure 2A)</w:t>
      </w:r>
      <w:r w:rsidR="00CF31E9">
        <w:rPr>
          <w:rFonts w:asciiTheme="minorHAnsi" w:hAnsiTheme="minorHAnsi" w:cstheme="minorHAnsi"/>
          <w:sz w:val="22"/>
        </w:rPr>
        <w:t xml:space="preserve">. This suggests that contrary to our hypothesis holocentric lineages do not have higher rates of chromosome number evolution. Because polyploidy events are likely rare, we also explored the impact of excluding polyploidy from the model. In this analysis we found </w:t>
      </w:r>
      <w:r w:rsidR="002670AF">
        <w:rPr>
          <w:rFonts w:asciiTheme="minorHAnsi" w:hAnsiTheme="minorHAnsi" w:cstheme="minorHAnsi"/>
          <w:sz w:val="22"/>
        </w:rPr>
        <w:t>qualitatively similar results</w:t>
      </w:r>
      <w:r w:rsidR="00CF31E9">
        <w:rPr>
          <w:rFonts w:asciiTheme="minorHAnsi" w:hAnsiTheme="minorHAnsi" w:cstheme="minorHAnsi"/>
          <w:sz w:val="22"/>
        </w:rPr>
        <w:t>.</w:t>
      </w:r>
      <w:r w:rsidR="002670AF">
        <w:rPr>
          <w:rFonts w:asciiTheme="minorHAnsi" w:hAnsiTheme="minorHAnsi" w:cstheme="minorHAnsi"/>
          <w:sz w:val="22"/>
        </w:rPr>
        <w:t xml:space="preserve"> The credible interval of the </w:t>
      </w:r>
      <m:oMath>
        <m:r>
          <w:rPr>
            <w:rFonts w:ascii="Cambria Math" w:hAnsi="Cambria Math" w:cstheme="minorHAnsi"/>
            <w:sz w:val="22"/>
          </w:rPr>
          <m:t>∆</m:t>
        </m:r>
        <m:sSub>
          <m:sSubPr>
            <m:ctrlPr>
              <w:rPr>
                <w:rFonts w:ascii="Cambria Math" w:hAnsi="Cambria Math" w:cstheme="minorHAnsi"/>
                <w:i/>
                <w:sz w:val="22"/>
              </w:rPr>
            </m:ctrlPr>
          </m:sSubPr>
          <m:e>
            <m:r>
              <w:rPr>
                <w:rFonts w:ascii="Cambria Math" w:hAnsi="Cambria Math" w:cstheme="minorHAnsi"/>
                <w:sz w:val="22"/>
              </w:rPr>
              <m:t>R</m:t>
            </m:r>
          </m:e>
          <m:sub>
            <m:r>
              <w:rPr>
                <w:rFonts w:ascii="Cambria Math" w:hAnsi="Cambria Math" w:cstheme="minorHAnsi"/>
                <w:sz w:val="22"/>
              </w:rPr>
              <m:t>x</m:t>
            </m:r>
          </m:sub>
        </m:sSub>
      </m:oMath>
      <w:r w:rsidR="002670AF">
        <w:rPr>
          <w:rFonts w:asciiTheme="minorHAnsi" w:hAnsiTheme="minorHAnsi" w:cstheme="minorHAnsi"/>
          <w:sz w:val="22"/>
        </w:rPr>
        <w:t xml:space="preserve"> statistics again overlapped zero</w:t>
      </w:r>
      <w:r w:rsidR="003E16F5">
        <w:rPr>
          <w:rFonts w:asciiTheme="minorHAnsi" w:hAnsiTheme="minorHAnsi" w:cstheme="minorHAnsi"/>
          <w:sz w:val="22"/>
        </w:rPr>
        <w:t xml:space="preserve"> (Figure 2B)</w:t>
      </w:r>
      <w:r w:rsidR="002670AF">
        <w:rPr>
          <w:rFonts w:asciiTheme="minorHAnsi" w:hAnsiTheme="minorHAnsi" w:cstheme="minorHAnsi"/>
          <w:sz w:val="22"/>
        </w:rPr>
        <w:t>.</w:t>
      </w:r>
      <w:r w:rsidR="000A5121">
        <w:rPr>
          <w:rFonts w:asciiTheme="minorHAnsi" w:hAnsiTheme="minorHAnsi" w:cstheme="minorHAnsi"/>
          <w:sz w:val="22"/>
        </w:rPr>
        <w:t xml:space="preserve"> </w:t>
      </w:r>
      <w:ins w:id="55" w:author="Heath Blackmon" w:date="2020-08-16T14:27:00Z">
        <w:r w:rsidR="00113244">
          <w:rPr>
            <w:rFonts w:asciiTheme="minorHAnsi" w:hAnsiTheme="minorHAnsi" w:cstheme="minorHAnsi"/>
            <w:sz w:val="22"/>
          </w:rPr>
          <w:t>To asses</w:t>
        </w:r>
      </w:ins>
      <w:ins w:id="56" w:author="Heath Blackmon" w:date="2020-08-16T14:29:00Z">
        <w:r w:rsidR="00F21BB6">
          <w:rPr>
            <w:rFonts w:asciiTheme="minorHAnsi" w:hAnsiTheme="minorHAnsi" w:cstheme="minorHAnsi"/>
            <w:sz w:val="22"/>
          </w:rPr>
          <w:t>s</w:t>
        </w:r>
      </w:ins>
      <w:ins w:id="57" w:author="Heath Blackmon" w:date="2020-08-16T14:27:00Z">
        <w:r w:rsidR="00113244">
          <w:rPr>
            <w:rFonts w:asciiTheme="minorHAnsi" w:hAnsiTheme="minorHAnsi" w:cstheme="minorHAnsi"/>
            <w:sz w:val="22"/>
          </w:rPr>
          <w:t xml:space="preserve"> the impact of uncertainty in phylogeny and sampling of possible chromosome numbers for each genus we performed a bootstrap analysis. We found that </w:t>
        </w:r>
        <w:r w:rsidR="00F21BB6">
          <w:rPr>
            <w:rFonts w:asciiTheme="minorHAnsi" w:hAnsiTheme="minorHAnsi" w:cstheme="minorHAnsi"/>
            <w:sz w:val="22"/>
          </w:rPr>
          <w:t xml:space="preserve">all bootstrap datasets were </w:t>
        </w:r>
      </w:ins>
      <w:ins w:id="58" w:author="Heath Blackmon" w:date="2020-08-16T14:28:00Z">
        <w:r w:rsidR="00F21BB6">
          <w:rPr>
            <w:rFonts w:asciiTheme="minorHAnsi" w:hAnsiTheme="minorHAnsi" w:cstheme="minorHAnsi"/>
            <w:sz w:val="22"/>
          </w:rPr>
          <w:t xml:space="preserve">consistent with our empirical results </w:t>
        </w:r>
      </w:ins>
      <w:ins w:id="59" w:author="Heath Blackmon" w:date="2020-08-16T14:29:00Z">
        <w:r w:rsidR="00F21BB6">
          <w:rPr>
            <w:rFonts w:asciiTheme="minorHAnsi" w:eastAsiaTheme="minorEastAsia" w:hAnsiTheme="minorHAnsi" w:cstheme="minorHAnsi"/>
            <w:sz w:val="22"/>
          </w:rPr>
          <w:t xml:space="preserve">(supplemental figure </w:t>
        </w:r>
      </w:ins>
      <w:ins w:id="60" w:author="Heath Blackmon" w:date="2020-08-16T15:48:00Z">
        <w:r w:rsidR="008E729B">
          <w:rPr>
            <w:rFonts w:asciiTheme="minorHAnsi" w:eastAsiaTheme="minorEastAsia" w:hAnsiTheme="minorHAnsi" w:cstheme="minorHAnsi"/>
            <w:sz w:val="22"/>
          </w:rPr>
          <w:t>3</w:t>
        </w:r>
      </w:ins>
      <w:ins w:id="61" w:author="Heath Blackmon" w:date="2020-08-16T14:29:00Z">
        <w:r w:rsidR="00F21BB6">
          <w:rPr>
            <w:rFonts w:asciiTheme="minorHAnsi" w:eastAsiaTheme="minorEastAsia" w:hAnsiTheme="minorHAnsi" w:cstheme="minorHAnsi"/>
            <w:sz w:val="22"/>
          </w:rPr>
          <w:t xml:space="preserve">) </w:t>
        </w:r>
      </w:ins>
      <w:ins w:id="62" w:author="Heath Blackmon" w:date="2020-08-16T14:28:00Z">
        <w:r w:rsidR="00F21BB6">
          <w:rPr>
            <w:rFonts w:asciiTheme="minorHAnsi" w:hAnsiTheme="minorHAnsi" w:cstheme="minorHAnsi"/>
            <w:sz w:val="22"/>
          </w:rPr>
          <w:t>suggesting that both sources of uncertainty (phylogeny and chromosome number) have little impact on rate estimates.</w:t>
        </w:r>
      </w:ins>
    </w:p>
    <w:p w14:paraId="6F8348B3" w14:textId="77777777" w:rsidR="009D45EA" w:rsidRPr="00AE0786" w:rsidRDefault="009D45EA" w:rsidP="005C30E8">
      <w:pPr>
        <w:pStyle w:val="Default"/>
        <w:widowControl w:val="0"/>
        <w:spacing w:line="480" w:lineRule="auto"/>
        <w:rPr>
          <w:rFonts w:asciiTheme="minorHAnsi" w:hAnsiTheme="minorHAnsi" w:cstheme="minorHAnsi"/>
          <w:sz w:val="22"/>
        </w:rPr>
      </w:pPr>
    </w:p>
    <w:p w14:paraId="43A7D8CD" w14:textId="0CCF5011" w:rsidR="00DE1F25" w:rsidRDefault="00E876A6" w:rsidP="005C30E8">
      <w:pPr>
        <w:pStyle w:val="Default"/>
        <w:widowControl w:val="0"/>
        <w:spacing w:line="480" w:lineRule="auto"/>
        <w:rPr>
          <w:rFonts w:asciiTheme="minorHAnsi" w:hAnsiTheme="minorHAnsi" w:cstheme="minorHAnsi"/>
          <w:iCs/>
          <w:sz w:val="22"/>
        </w:rPr>
      </w:pPr>
      <w:r w:rsidRPr="00AE0786">
        <w:rPr>
          <w:rFonts w:asciiTheme="minorHAnsi" w:hAnsiTheme="minorHAnsi" w:cstheme="minorHAnsi"/>
          <w:i/>
          <w:iCs/>
          <w:sz w:val="22"/>
        </w:rPr>
        <w:t>Orders</w:t>
      </w:r>
      <w:r w:rsidR="00DE1F25">
        <w:rPr>
          <w:rFonts w:asciiTheme="minorHAnsi" w:hAnsiTheme="minorHAnsi" w:cstheme="minorHAnsi"/>
          <w:i/>
          <w:iCs/>
          <w:sz w:val="22"/>
        </w:rPr>
        <w:t xml:space="preserve"> Rates: </w:t>
      </w:r>
      <w:r w:rsidRPr="00AE0786">
        <w:rPr>
          <w:rFonts w:asciiTheme="minorHAnsi" w:hAnsiTheme="minorHAnsi" w:cstheme="minorHAnsi"/>
          <w:iCs/>
          <w:sz w:val="22"/>
        </w:rPr>
        <w:t xml:space="preserve">Rates of chromosome number were </w:t>
      </w:r>
      <w:r w:rsidR="00CF31E9">
        <w:rPr>
          <w:rFonts w:asciiTheme="minorHAnsi" w:hAnsiTheme="minorHAnsi" w:cstheme="minorHAnsi"/>
          <w:iCs/>
          <w:sz w:val="22"/>
        </w:rPr>
        <w:t>also estimated independently</w:t>
      </w:r>
      <w:r w:rsidRPr="00AE0786">
        <w:rPr>
          <w:rFonts w:asciiTheme="minorHAnsi" w:hAnsiTheme="minorHAnsi" w:cstheme="minorHAnsi"/>
          <w:iCs/>
          <w:sz w:val="22"/>
        </w:rPr>
        <w:t xml:space="preserve"> for each of the 10 orders</w:t>
      </w:r>
      <w:r w:rsidR="00CF31E9">
        <w:rPr>
          <w:rFonts w:asciiTheme="minorHAnsi" w:hAnsiTheme="minorHAnsi" w:cstheme="minorHAnsi"/>
          <w:iCs/>
          <w:sz w:val="22"/>
        </w:rPr>
        <w:t xml:space="preserve"> with at least 20 genera in our phylogenetic datas</w:t>
      </w:r>
      <w:r w:rsidR="00113E41">
        <w:rPr>
          <w:rFonts w:asciiTheme="minorHAnsi" w:hAnsiTheme="minorHAnsi" w:cstheme="minorHAnsi"/>
          <w:iCs/>
          <w:sz w:val="22"/>
        </w:rPr>
        <w:t>e</w:t>
      </w:r>
      <w:r w:rsidR="00CF31E9">
        <w:rPr>
          <w:rFonts w:asciiTheme="minorHAnsi" w:hAnsiTheme="minorHAnsi" w:cstheme="minorHAnsi"/>
          <w:iCs/>
          <w:sz w:val="22"/>
        </w:rPr>
        <w:t>t</w:t>
      </w:r>
      <w:r w:rsidRPr="00AE0786">
        <w:rPr>
          <w:rFonts w:asciiTheme="minorHAnsi" w:hAnsiTheme="minorHAnsi" w:cstheme="minorHAnsi"/>
          <w:iCs/>
          <w:sz w:val="22"/>
        </w:rPr>
        <w:t>.</w:t>
      </w:r>
      <w:r w:rsidR="00515E10" w:rsidRPr="00AE0786">
        <w:rPr>
          <w:rFonts w:asciiTheme="minorHAnsi" w:hAnsiTheme="minorHAnsi" w:cstheme="minorHAnsi"/>
          <w:iCs/>
          <w:sz w:val="22"/>
        </w:rPr>
        <w:t xml:space="preserve"> </w:t>
      </w:r>
      <w:r w:rsidRPr="00AE0786">
        <w:rPr>
          <w:rFonts w:asciiTheme="minorHAnsi" w:hAnsiTheme="minorHAnsi" w:cstheme="minorHAnsi"/>
          <w:iCs/>
          <w:sz w:val="22"/>
        </w:rPr>
        <w:t xml:space="preserve">Three orders </w:t>
      </w:r>
      <w:r w:rsidR="00CF31E9" w:rsidRPr="00AE0786">
        <w:rPr>
          <w:rFonts w:asciiTheme="minorHAnsi" w:hAnsiTheme="minorHAnsi" w:cstheme="minorHAnsi"/>
          <w:iCs/>
          <w:sz w:val="22"/>
        </w:rPr>
        <w:t>(Hemiptera, Lepidoptera, Odonata)</w:t>
      </w:r>
      <w:r w:rsidR="00CF31E9">
        <w:rPr>
          <w:rFonts w:asciiTheme="minorHAnsi" w:hAnsiTheme="minorHAnsi" w:cstheme="minorHAnsi"/>
          <w:iCs/>
          <w:sz w:val="22"/>
        </w:rPr>
        <w:t xml:space="preserve"> </w:t>
      </w:r>
      <w:r w:rsidR="009D45EA" w:rsidRPr="00AE0786">
        <w:rPr>
          <w:rFonts w:asciiTheme="minorHAnsi" w:hAnsiTheme="minorHAnsi" w:cstheme="minorHAnsi"/>
          <w:iCs/>
          <w:sz w:val="22"/>
        </w:rPr>
        <w:t xml:space="preserve">have </w:t>
      </w:r>
      <w:r w:rsidRPr="00AE0786">
        <w:rPr>
          <w:rFonts w:asciiTheme="minorHAnsi" w:hAnsiTheme="minorHAnsi" w:cstheme="minorHAnsi"/>
          <w:iCs/>
          <w:sz w:val="22"/>
        </w:rPr>
        <w:t xml:space="preserve">holocentric </w:t>
      </w:r>
      <w:r w:rsidR="009D45EA" w:rsidRPr="00AE0786">
        <w:rPr>
          <w:rFonts w:asciiTheme="minorHAnsi" w:hAnsiTheme="minorHAnsi" w:cstheme="minorHAnsi"/>
          <w:iCs/>
          <w:sz w:val="22"/>
        </w:rPr>
        <w:t>chromosomes,</w:t>
      </w:r>
      <w:r w:rsidRPr="00AE0786">
        <w:rPr>
          <w:rFonts w:asciiTheme="minorHAnsi" w:hAnsiTheme="minorHAnsi" w:cstheme="minorHAnsi"/>
          <w:iCs/>
          <w:sz w:val="22"/>
        </w:rPr>
        <w:t xml:space="preserve"> while the other 7 </w:t>
      </w:r>
      <w:r w:rsidR="00CF31E9" w:rsidRPr="00AE0786">
        <w:rPr>
          <w:rFonts w:asciiTheme="minorHAnsi" w:hAnsiTheme="minorHAnsi" w:cstheme="minorHAnsi"/>
          <w:iCs/>
          <w:sz w:val="22"/>
        </w:rPr>
        <w:t>(</w:t>
      </w:r>
      <w:proofErr w:type="spellStart"/>
      <w:r w:rsidR="00CF31E9" w:rsidRPr="00AE0786">
        <w:rPr>
          <w:rFonts w:asciiTheme="minorHAnsi" w:hAnsiTheme="minorHAnsi" w:cstheme="minorHAnsi"/>
          <w:iCs/>
          <w:sz w:val="22"/>
        </w:rPr>
        <w:t>Blattodea</w:t>
      </w:r>
      <w:proofErr w:type="spellEnd"/>
      <w:r w:rsidR="00CF31E9" w:rsidRPr="00AE0786">
        <w:rPr>
          <w:rFonts w:asciiTheme="minorHAnsi" w:hAnsiTheme="minorHAnsi" w:cstheme="minorHAnsi"/>
          <w:iCs/>
          <w:sz w:val="22"/>
        </w:rPr>
        <w:t xml:space="preserve">, Coleoptera, Diptera, Hymenoptera, Isoptera, </w:t>
      </w:r>
      <w:proofErr w:type="spellStart"/>
      <w:r w:rsidR="00CF31E9" w:rsidRPr="00AE0786">
        <w:rPr>
          <w:rFonts w:asciiTheme="minorHAnsi" w:hAnsiTheme="minorHAnsi" w:cstheme="minorHAnsi"/>
          <w:iCs/>
          <w:sz w:val="22"/>
        </w:rPr>
        <w:t>Neuroptera</w:t>
      </w:r>
      <w:proofErr w:type="spellEnd"/>
      <w:r w:rsidR="00CF31E9" w:rsidRPr="00AE0786">
        <w:rPr>
          <w:rFonts w:asciiTheme="minorHAnsi" w:hAnsiTheme="minorHAnsi" w:cstheme="minorHAnsi"/>
          <w:iCs/>
          <w:sz w:val="22"/>
        </w:rPr>
        <w:t xml:space="preserve">, and Phasmatodea) </w:t>
      </w:r>
      <w:r w:rsidR="009D45EA" w:rsidRPr="00AE0786">
        <w:rPr>
          <w:rFonts w:asciiTheme="minorHAnsi" w:hAnsiTheme="minorHAnsi" w:cstheme="minorHAnsi"/>
          <w:iCs/>
          <w:sz w:val="22"/>
        </w:rPr>
        <w:t>have</w:t>
      </w:r>
      <w:r w:rsidRPr="00AE0786">
        <w:rPr>
          <w:rFonts w:asciiTheme="minorHAnsi" w:hAnsiTheme="minorHAnsi" w:cstheme="minorHAnsi"/>
          <w:iCs/>
          <w:sz w:val="22"/>
        </w:rPr>
        <w:t xml:space="preserve"> </w:t>
      </w:r>
      <w:r w:rsidR="009D45EA" w:rsidRPr="00113244">
        <w:rPr>
          <w:rFonts w:ascii="Calibri" w:hAnsi="Calibri" w:cs="Calibri"/>
          <w:iCs/>
          <w:sz w:val="22"/>
        </w:rPr>
        <w:t>monocentric chromosomes</w:t>
      </w:r>
      <w:r w:rsidR="00CF31E9" w:rsidRPr="00113244">
        <w:rPr>
          <w:rFonts w:ascii="Calibri" w:hAnsi="Calibri" w:cs="Calibri"/>
          <w:iCs/>
          <w:sz w:val="22"/>
        </w:rPr>
        <w:t>.</w:t>
      </w:r>
      <w:r w:rsidR="009D45EA" w:rsidRPr="00113244">
        <w:rPr>
          <w:rFonts w:ascii="Calibri" w:hAnsi="Calibri" w:cs="Calibri"/>
          <w:iCs/>
          <w:sz w:val="22"/>
        </w:rPr>
        <w:t xml:space="preserve"> </w:t>
      </w:r>
      <w:r w:rsidR="00CF31E9" w:rsidRPr="00113244">
        <w:rPr>
          <w:rFonts w:ascii="Calibri" w:hAnsi="Calibri" w:cs="Calibri"/>
          <w:iCs/>
          <w:sz w:val="22"/>
        </w:rPr>
        <w:t>For</w:t>
      </w:r>
      <w:r w:rsidR="00CF31E9">
        <w:rPr>
          <w:rFonts w:asciiTheme="minorHAnsi" w:hAnsiTheme="minorHAnsi" w:cstheme="minorHAnsi"/>
          <w:iCs/>
          <w:sz w:val="22"/>
        </w:rPr>
        <w:t xml:space="preserve"> this analysis we fit a complex model with fusion, fission, and polyploidy</w:t>
      </w:r>
      <w:r w:rsidR="00113E41">
        <w:rPr>
          <w:rFonts w:asciiTheme="minorHAnsi" w:hAnsiTheme="minorHAnsi" w:cstheme="minorHAnsi"/>
          <w:iCs/>
          <w:sz w:val="22"/>
        </w:rPr>
        <w:t xml:space="preserve">, and a simple model that excluded polyploidy. </w:t>
      </w:r>
      <w:r w:rsidR="00CF31E9">
        <w:rPr>
          <w:rFonts w:asciiTheme="minorHAnsi" w:hAnsiTheme="minorHAnsi" w:cstheme="minorHAnsi"/>
          <w:iCs/>
          <w:sz w:val="22"/>
        </w:rPr>
        <w:t>This order level</w:t>
      </w:r>
      <w:r w:rsidRPr="00AE0786">
        <w:rPr>
          <w:rFonts w:asciiTheme="minorHAnsi" w:hAnsiTheme="minorHAnsi" w:cstheme="minorHAnsi"/>
          <w:iCs/>
          <w:sz w:val="22"/>
        </w:rPr>
        <w:t xml:space="preserve"> analysis </w:t>
      </w:r>
      <w:r w:rsidR="00CF31E9">
        <w:rPr>
          <w:rFonts w:asciiTheme="minorHAnsi" w:hAnsiTheme="minorHAnsi" w:cstheme="minorHAnsi"/>
          <w:iCs/>
          <w:sz w:val="22"/>
        </w:rPr>
        <w:t>revealed striking differences in rates of fusion, fission, and polyploidy among orders</w:t>
      </w:r>
      <w:r w:rsidR="00113E41">
        <w:rPr>
          <w:rFonts w:asciiTheme="minorHAnsi" w:hAnsiTheme="minorHAnsi" w:cstheme="minorHAnsi"/>
          <w:iCs/>
          <w:sz w:val="22"/>
        </w:rPr>
        <w:t>, and distinct differences in rate parameters estimated under the two models</w:t>
      </w:r>
      <w:r w:rsidR="00CF31E9">
        <w:rPr>
          <w:rFonts w:asciiTheme="minorHAnsi" w:hAnsiTheme="minorHAnsi" w:cstheme="minorHAnsi"/>
          <w:iCs/>
          <w:sz w:val="22"/>
        </w:rPr>
        <w:t>.</w:t>
      </w:r>
      <w:r w:rsidR="00515E10" w:rsidRPr="00AE0786">
        <w:rPr>
          <w:rFonts w:asciiTheme="minorHAnsi" w:hAnsiTheme="minorHAnsi" w:cstheme="minorHAnsi"/>
          <w:iCs/>
          <w:sz w:val="22"/>
        </w:rPr>
        <w:t xml:space="preserve"> </w:t>
      </w:r>
      <w:r w:rsidR="00113E41">
        <w:rPr>
          <w:rFonts w:asciiTheme="minorHAnsi" w:hAnsiTheme="minorHAnsi" w:cstheme="minorHAnsi"/>
          <w:iCs/>
          <w:sz w:val="22"/>
        </w:rPr>
        <w:t xml:space="preserve">Under the complex model monocentric orders exhibited the highest rates of fissions, fusions, and </w:t>
      </w:r>
      <w:r w:rsidR="00113E41" w:rsidRPr="00620A54">
        <w:rPr>
          <w:rFonts w:asciiTheme="minorHAnsi" w:hAnsiTheme="minorHAnsi" w:cstheme="minorHAnsi"/>
          <w:iCs/>
          <w:sz w:val="22"/>
        </w:rPr>
        <w:t>polyploidy</w:t>
      </w:r>
      <w:r w:rsidR="00515E10" w:rsidRPr="00620A54">
        <w:rPr>
          <w:rFonts w:asciiTheme="minorHAnsi" w:hAnsiTheme="minorHAnsi" w:cstheme="minorHAnsi"/>
          <w:iCs/>
          <w:sz w:val="22"/>
        </w:rPr>
        <w:t xml:space="preserve"> (Figure </w:t>
      </w:r>
      <w:r w:rsidR="006339AB" w:rsidRPr="00620A54">
        <w:rPr>
          <w:rFonts w:asciiTheme="minorHAnsi" w:hAnsiTheme="minorHAnsi" w:cstheme="minorHAnsi"/>
          <w:iCs/>
          <w:sz w:val="22"/>
        </w:rPr>
        <w:t>3</w:t>
      </w:r>
      <w:r w:rsidR="00484E9D" w:rsidRPr="00620A54">
        <w:rPr>
          <w:rFonts w:asciiTheme="minorHAnsi" w:hAnsiTheme="minorHAnsi" w:cstheme="minorHAnsi"/>
          <w:iCs/>
          <w:sz w:val="22"/>
        </w:rPr>
        <w:t>A</w:t>
      </w:r>
      <w:r w:rsidR="00515E10" w:rsidRPr="00620A54">
        <w:rPr>
          <w:rFonts w:asciiTheme="minorHAnsi" w:hAnsiTheme="minorHAnsi" w:cstheme="minorHAnsi"/>
          <w:iCs/>
          <w:sz w:val="22"/>
        </w:rPr>
        <w:t xml:space="preserve">). </w:t>
      </w:r>
      <w:r w:rsidR="00113E41" w:rsidRPr="00620A54">
        <w:rPr>
          <w:rFonts w:asciiTheme="minorHAnsi" w:hAnsiTheme="minorHAnsi" w:cstheme="minorHAnsi"/>
          <w:iCs/>
          <w:sz w:val="22"/>
        </w:rPr>
        <w:t xml:space="preserve">Under the simplified model Lepidoptera (a holocentric lineage) exhibited the </w:t>
      </w:r>
      <w:r w:rsidR="00113E41" w:rsidRPr="00620A54">
        <w:rPr>
          <w:rFonts w:asciiTheme="minorHAnsi" w:hAnsiTheme="minorHAnsi" w:cstheme="minorHAnsi"/>
          <w:iCs/>
          <w:sz w:val="22"/>
        </w:rPr>
        <w:lastRenderedPageBreak/>
        <w:t>highest rates of chromosome number evolution (both fusions and fissions)</w:t>
      </w:r>
      <w:r w:rsidR="00484E9D" w:rsidRPr="00620A54">
        <w:rPr>
          <w:rFonts w:asciiTheme="minorHAnsi" w:hAnsiTheme="minorHAnsi" w:cstheme="minorHAnsi"/>
          <w:iCs/>
          <w:sz w:val="22"/>
        </w:rPr>
        <w:t xml:space="preserve"> (Figure 3B)</w:t>
      </w:r>
      <w:r w:rsidR="009F7D52" w:rsidRPr="00620A54">
        <w:rPr>
          <w:rFonts w:asciiTheme="minorHAnsi" w:hAnsiTheme="minorHAnsi" w:cstheme="minorHAnsi"/>
          <w:iCs/>
          <w:sz w:val="22"/>
        </w:rPr>
        <w:t xml:space="preserve">. </w:t>
      </w:r>
      <w:r w:rsidR="00484E9D" w:rsidRPr="00620A54">
        <w:rPr>
          <w:rFonts w:asciiTheme="minorHAnsi" w:hAnsiTheme="minorHAnsi" w:cstheme="minorHAnsi"/>
          <w:iCs/>
          <w:sz w:val="22"/>
        </w:rPr>
        <w:t>However</w:t>
      </w:r>
      <w:r w:rsidR="00484E9D">
        <w:rPr>
          <w:rFonts w:asciiTheme="minorHAnsi" w:hAnsiTheme="minorHAnsi" w:cstheme="minorHAnsi"/>
          <w:iCs/>
          <w:sz w:val="22"/>
        </w:rPr>
        <w:t>, most monocentric orders exhibited intermediate rates and the other two holocentric orders exhibited some of the lowest rates of fusions and fissions. Take</w:t>
      </w:r>
      <w:ins w:id="63" w:author="Microsoft Office User" w:date="2020-08-12T01:57:00Z">
        <w:r w:rsidR="009200BD">
          <w:rPr>
            <w:rFonts w:asciiTheme="minorHAnsi" w:hAnsiTheme="minorHAnsi" w:cstheme="minorHAnsi"/>
            <w:iCs/>
            <w:sz w:val="22"/>
          </w:rPr>
          <w:t>n</w:t>
        </w:r>
      </w:ins>
      <w:r w:rsidR="00484E9D">
        <w:rPr>
          <w:rFonts w:asciiTheme="minorHAnsi" w:hAnsiTheme="minorHAnsi" w:cstheme="minorHAnsi"/>
          <w:iCs/>
          <w:sz w:val="22"/>
        </w:rPr>
        <w:t xml:space="preserve"> together these results suggest that factors other than centromere type must be key in determining rates of chromosome number evolution</w:t>
      </w:r>
      <w:r w:rsidR="00CF6083">
        <w:rPr>
          <w:rFonts w:asciiTheme="minorHAnsi" w:hAnsiTheme="minorHAnsi" w:cstheme="minorHAnsi"/>
          <w:iCs/>
          <w:sz w:val="22"/>
        </w:rPr>
        <w:t xml:space="preserve"> in insects</w:t>
      </w:r>
      <w:r w:rsidR="009F7D52" w:rsidRPr="00AE0786">
        <w:rPr>
          <w:rFonts w:asciiTheme="minorHAnsi" w:hAnsiTheme="minorHAnsi" w:cstheme="minorHAnsi"/>
          <w:iCs/>
          <w:sz w:val="22"/>
        </w:rPr>
        <w:t xml:space="preserve">. </w:t>
      </w:r>
    </w:p>
    <w:p w14:paraId="20724C6A" w14:textId="77777777" w:rsidR="00DE1F25" w:rsidRDefault="00DE1F25" w:rsidP="005C30E8">
      <w:pPr>
        <w:pStyle w:val="Default"/>
        <w:widowControl w:val="0"/>
        <w:spacing w:line="480" w:lineRule="auto"/>
        <w:rPr>
          <w:rFonts w:asciiTheme="minorHAnsi" w:hAnsiTheme="minorHAnsi" w:cstheme="minorHAnsi"/>
          <w:iCs/>
          <w:sz w:val="22"/>
        </w:rPr>
      </w:pPr>
    </w:p>
    <w:p w14:paraId="0D031BF2" w14:textId="11A9E9F5" w:rsidR="00077899" w:rsidRPr="00AE0786" w:rsidRDefault="00077899" w:rsidP="005C30E8">
      <w:pPr>
        <w:pStyle w:val="Default"/>
        <w:widowControl w:val="0"/>
        <w:spacing w:line="480" w:lineRule="auto"/>
        <w:rPr>
          <w:rFonts w:asciiTheme="minorHAnsi" w:hAnsiTheme="minorHAnsi" w:cstheme="minorHAnsi"/>
          <w:b/>
          <w:bCs/>
          <w:sz w:val="22"/>
        </w:rPr>
      </w:pPr>
      <w:r w:rsidRPr="00AE0786">
        <w:rPr>
          <w:rFonts w:asciiTheme="minorHAnsi" w:hAnsiTheme="minorHAnsi" w:cstheme="minorHAnsi"/>
          <w:b/>
          <w:bCs/>
          <w:sz w:val="22"/>
        </w:rPr>
        <w:t>Discussion</w:t>
      </w:r>
    </w:p>
    <w:p w14:paraId="7353E10B" w14:textId="77777777" w:rsidR="00DE1F25" w:rsidRDefault="00DE1F25" w:rsidP="005C30E8">
      <w:pPr>
        <w:spacing w:after="0" w:line="480" w:lineRule="auto"/>
        <w:rPr>
          <w:rFonts w:cstheme="minorHAnsi"/>
          <w:sz w:val="22"/>
          <w:szCs w:val="22"/>
        </w:rPr>
      </w:pPr>
    </w:p>
    <w:p w14:paraId="4D889B2A" w14:textId="2715A5E2" w:rsidR="00A900A4" w:rsidRDefault="003962ED" w:rsidP="005C30E8">
      <w:pPr>
        <w:spacing w:after="0" w:line="480" w:lineRule="auto"/>
        <w:rPr>
          <w:rFonts w:cstheme="minorHAnsi"/>
          <w:sz w:val="22"/>
          <w:szCs w:val="22"/>
        </w:rPr>
      </w:pPr>
      <w:r>
        <w:rPr>
          <w:rFonts w:cstheme="minorHAnsi"/>
          <w:sz w:val="22"/>
          <w:szCs w:val="22"/>
        </w:rPr>
        <w:t>Lepidoptera have long been recognized as exhibit</w:t>
      </w:r>
      <w:r w:rsidR="003E16F5">
        <w:rPr>
          <w:rFonts w:cstheme="minorHAnsi"/>
          <w:sz w:val="22"/>
          <w:szCs w:val="22"/>
        </w:rPr>
        <w:t>ing</w:t>
      </w:r>
      <w:r>
        <w:rPr>
          <w:rFonts w:cstheme="minorHAnsi"/>
          <w:sz w:val="22"/>
          <w:szCs w:val="22"/>
        </w:rPr>
        <w:t xml:space="preserve"> striking variation in chromosome number</w:t>
      </w:r>
      <w:r w:rsidR="00511CB8">
        <w:rPr>
          <w:rFonts w:cstheme="minorHAnsi"/>
          <w:sz w:val="22"/>
          <w:szCs w:val="22"/>
        </w:rPr>
        <w:t xml:space="preserve"> </w:t>
      </w:r>
      <w:r w:rsidR="005C30E8">
        <w:rPr>
          <w:rFonts w:cstheme="minorHAnsi"/>
          <w:noProof/>
          <w:sz w:val="22"/>
          <w:szCs w:val="22"/>
        </w:rPr>
        <w:t>(39)</w:t>
      </w:r>
      <w:r>
        <w:rPr>
          <w:rFonts w:cstheme="minorHAnsi"/>
          <w:sz w:val="22"/>
          <w:szCs w:val="22"/>
        </w:rPr>
        <w:t xml:space="preserve">. </w:t>
      </w:r>
      <w:r w:rsidR="002E0BC5">
        <w:rPr>
          <w:rFonts w:cstheme="minorHAnsi"/>
          <w:sz w:val="22"/>
          <w:szCs w:val="22"/>
        </w:rPr>
        <w:t xml:space="preserve"> </w:t>
      </w:r>
      <w:r w:rsidR="00484E9D">
        <w:rPr>
          <w:rFonts w:cstheme="minorHAnsi"/>
          <w:sz w:val="22"/>
          <w:szCs w:val="22"/>
        </w:rPr>
        <w:t xml:space="preserve">The extreme distribution of chromosome number observed in lepidoptera has been </w:t>
      </w:r>
      <w:r w:rsidR="003E16F5">
        <w:rPr>
          <w:rFonts w:cstheme="minorHAnsi"/>
          <w:sz w:val="22"/>
          <w:szCs w:val="22"/>
        </w:rPr>
        <w:t xml:space="preserve">a </w:t>
      </w:r>
      <w:r w:rsidR="00484E9D">
        <w:rPr>
          <w:rFonts w:cstheme="minorHAnsi"/>
          <w:sz w:val="22"/>
          <w:szCs w:val="22"/>
        </w:rPr>
        <w:t>driving force in the development of the hypothesis that holocentricity allow</w:t>
      </w:r>
      <w:r w:rsidR="00620A54">
        <w:rPr>
          <w:rFonts w:cstheme="minorHAnsi"/>
          <w:sz w:val="22"/>
          <w:szCs w:val="22"/>
        </w:rPr>
        <w:t>s</w:t>
      </w:r>
      <w:r w:rsidR="00484E9D">
        <w:rPr>
          <w:rFonts w:cstheme="minorHAnsi"/>
          <w:sz w:val="22"/>
          <w:szCs w:val="22"/>
        </w:rPr>
        <w:t xml:space="preserve"> for rapid changes in chromosome number </w:t>
      </w:r>
      <w:r w:rsidR="005C30E8">
        <w:rPr>
          <w:rFonts w:cstheme="minorHAnsi"/>
          <w:noProof/>
          <w:sz w:val="22"/>
          <w:szCs w:val="22"/>
        </w:rPr>
        <w:t>(19, 20)</w:t>
      </w:r>
      <w:r w:rsidR="0091787F">
        <w:rPr>
          <w:rFonts w:cstheme="minorHAnsi"/>
          <w:sz w:val="22"/>
          <w:szCs w:val="22"/>
        </w:rPr>
        <w:t xml:space="preserve">. </w:t>
      </w:r>
      <w:r>
        <w:rPr>
          <w:rFonts w:cstheme="minorHAnsi"/>
          <w:sz w:val="22"/>
          <w:szCs w:val="22"/>
        </w:rPr>
        <w:t xml:space="preserve">Our results find little support for this hypothesis. Looking across insects we find that </w:t>
      </w:r>
      <w:r w:rsidR="0091787F">
        <w:rPr>
          <w:rFonts w:cstheme="minorHAnsi"/>
          <w:sz w:val="22"/>
          <w:szCs w:val="22"/>
        </w:rPr>
        <w:t xml:space="preserve">rate estimates for </w:t>
      </w:r>
      <w:r>
        <w:rPr>
          <w:rFonts w:cstheme="minorHAnsi"/>
          <w:sz w:val="22"/>
          <w:szCs w:val="22"/>
        </w:rPr>
        <w:t xml:space="preserve">holocentric and monocentric </w:t>
      </w:r>
      <w:r w:rsidR="000A5121">
        <w:rPr>
          <w:rFonts w:cstheme="minorHAnsi"/>
          <w:sz w:val="22"/>
          <w:szCs w:val="22"/>
        </w:rPr>
        <w:t>lineages</w:t>
      </w:r>
      <w:r>
        <w:rPr>
          <w:rFonts w:cstheme="minorHAnsi"/>
          <w:sz w:val="22"/>
          <w:szCs w:val="22"/>
        </w:rPr>
        <w:t xml:space="preserve"> </w:t>
      </w:r>
      <w:r w:rsidR="0091787F">
        <w:rPr>
          <w:rFonts w:cstheme="minorHAnsi"/>
          <w:sz w:val="22"/>
          <w:szCs w:val="22"/>
        </w:rPr>
        <w:t>are near</w:t>
      </w:r>
      <w:r w:rsidR="002E0BC5">
        <w:rPr>
          <w:rFonts w:cstheme="minorHAnsi"/>
          <w:sz w:val="22"/>
          <w:szCs w:val="22"/>
        </w:rPr>
        <w:t>ly</w:t>
      </w:r>
      <w:r w:rsidR="0091787F">
        <w:rPr>
          <w:rFonts w:cstheme="minorHAnsi"/>
          <w:sz w:val="22"/>
          <w:szCs w:val="22"/>
        </w:rPr>
        <w:t xml:space="preserve"> equal</w:t>
      </w:r>
      <w:r>
        <w:rPr>
          <w:rFonts w:cstheme="minorHAnsi"/>
          <w:sz w:val="22"/>
          <w:szCs w:val="22"/>
        </w:rPr>
        <w:t>.</w:t>
      </w:r>
      <w:r w:rsidR="0091787F">
        <w:rPr>
          <w:rFonts w:cstheme="minorHAnsi"/>
          <w:sz w:val="22"/>
          <w:szCs w:val="22"/>
        </w:rPr>
        <w:t xml:space="preserve"> </w:t>
      </w:r>
      <w:r w:rsidR="000A5121">
        <w:rPr>
          <w:rFonts w:cstheme="minorHAnsi"/>
          <w:sz w:val="22"/>
          <w:szCs w:val="22"/>
        </w:rPr>
        <w:t xml:space="preserve">Our choice of models (either including or excluding polyploidy) impacted our rates estimates. When we fit the full model, we found that rates tended to be higher in monocentric lineages, but the reverse was true when we fit a model where polyploidy was not allowed. We note that though the credible interval of all </w:t>
      </w:r>
      <m:oMath>
        <m:r>
          <m:rPr>
            <m:sty m:val="p"/>
          </m:rPr>
          <w:rPr>
            <w:rFonts w:ascii="Cambria Math" w:hAnsi="Cambria Math" w:cstheme="minorHAnsi"/>
            <w:sz w:val="22"/>
            <w:szCs w:val="22"/>
          </w:rPr>
          <m:t>Δ</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0A5121">
        <w:rPr>
          <w:rFonts w:eastAsiaTheme="minorEastAsia" w:cstheme="minorHAnsi"/>
          <w:sz w:val="22"/>
          <w:szCs w:val="22"/>
        </w:rPr>
        <w:t xml:space="preserve"> statistics overlapped zero</w:t>
      </w:r>
      <w:r w:rsidR="000A5121">
        <w:rPr>
          <w:rFonts w:cstheme="minorHAnsi"/>
          <w:sz w:val="22"/>
          <w:szCs w:val="22"/>
        </w:rPr>
        <w:t xml:space="preserve"> in this simplified model 83% of the posterior distribution of </w:t>
      </w:r>
      <m:oMath>
        <m:r>
          <m:rPr>
            <m:sty m:val="p"/>
          </m:rPr>
          <w:rPr>
            <w:rFonts w:ascii="Cambria Math" w:hAnsi="Cambria Math" w:cstheme="minorHAnsi"/>
            <w:sz w:val="22"/>
            <w:szCs w:val="22"/>
          </w:rPr>
          <m:t>Δ</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oMath>
      <w:r w:rsidR="00FD0B9B">
        <w:rPr>
          <w:rFonts w:eastAsiaTheme="minorEastAsia" w:cstheme="minorHAnsi"/>
          <w:sz w:val="22"/>
          <w:szCs w:val="22"/>
        </w:rPr>
        <w:t xml:space="preserve"> (difference in fission rates) </w:t>
      </w:r>
      <w:r w:rsidR="000A5121">
        <w:rPr>
          <w:rFonts w:cstheme="minorHAnsi"/>
          <w:sz w:val="22"/>
          <w:szCs w:val="22"/>
        </w:rPr>
        <w:t>is above zero.</w:t>
      </w:r>
      <w:r w:rsidR="00FD0B9B">
        <w:rPr>
          <w:rFonts w:cstheme="minorHAnsi"/>
          <w:sz w:val="22"/>
          <w:szCs w:val="22"/>
        </w:rPr>
        <w:t xml:space="preserve"> We suggest that this may be a signal for a weak impact of holocentricity on rates of fission.</w:t>
      </w:r>
      <w:r w:rsidR="000A5121">
        <w:rPr>
          <w:rFonts w:cstheme="minorHAnsi"/>
          <w:sz w:val="22"/>
          <w:szCs w:val="22"/>
        </w:rPr>
        <w:t xml:space="preserve"> </w:t>
      </w:r>
      <w:r w:rsidR="00FD0B9B">
        <w:rPr>
          <w:rFonts w:cstheme="minorHAnsi"/>
          <w:sz w:val="22"/>
          <w:szCs w:val="22"/>
        </w:rPr>
        <w:t>However</w:t>
      </w:r>
      <w:r w:rsidR="0091787F">
        <w:rPr>
          <w:rFonts w:cstheme="minorHAnsi"/>
          <w:sz w:val="22"/>
          <w:szCs w:val="22"/>
        </w:rPr>
        <w:t xml:space="preserve">, when we investigated rates of chromosome number evolution within </w:t>
      </w:r>
      <w:r w:rsidR="00374043">
        <w:rPr>
          <w:rFonts w:cstheme="minorHAnsi"/>
          <w:sz w:val="22"/>
          <w:szCs w:val="22"/>
        </w:rPr>
        <w:t>orders,</w:t>
      </w:r>
      <w:r w:rsidR="0091787F">
        <w:rPr>
          <w:rFonts w:cstheme="minorHAnsi"/>
          <w:sz w:val="22"/>
          <w:szCs w:val="22"/>
        </w:rPr>
        <w:t xml:space="preserve"> we found that clades with holocentric chromosomes exhibited both some of the highest and lowest rates observed in insects. We propose that the variation in chromosome number within Lepidoptera is likely better explained by other traits that can impact the rate of chromosome number evolution</w:t>
      </w:r>
      <w:r w:rsidR="00484E9D">
        <w:rPr>
          <w:rFonts w:cstheme="minorHAnsi"/>
          <w:sz w:val="22"/>
          <w:szCs w:val="22"/>
        </w:rPr>
        <w:t xml:space="preserve"> (e.g. meiotic drive, polyploidy, phylogenetic history, and populations sizes).</w:t>
      </w:r>
    </w:p>
    <w:p w14:paraId="73B6033F" w14:textId="77777777" w:rsidR="00484E9D" w:rsidRDefault="00484E9D" w:rsidP="005C30E8">
      <w:pPr>
        <w:spacing w:after="0" w:line="480" w:lineRule="auto"/>
        <w:rPr>
          <w:rFonts w:cstheme="minorHAnsi"/>
          <w:sz w:val="22"/>
          <w:szCs w:val="22"/>
        </w:rPr>
      </w:pPr>
    </w:p>
    <w:p w14:paraId="1877AD70" w14:textId="454992B2" w:rsidR="009A2FA9" w:rsidRDefault="00233069" w:rsidP="005C30E8">
      <w:pPr>
        <w:spacing w:after="0" w:line="480" w:lineRule="auto"/>
        <w:rPr>
          <w:rFonts w:cstheme="minorHAnsi"/>
          <w:sz w:val="22"/>
          <w:szCs w:val="22"/>
        </w:rPr>
      </w:pPr>
      <w:r>
        <w:rPr>
          <w:rFonts w:cstheme="minorHAnsi"/>
          <w:sz w:val="22"/>
          <w:szCs w:val="22"/>
        </w:rPr>
        <w:lastRenderedPageBreak/>
        <w:t xml:space="preserve">Meiotic drive is one possible driver of changes in chromosome number. We have recently shown that meiotic drive in mammals likely explains variation in rates of chromosome </w:t>
      </w:r>
      <w:r w:rsidR="00614AC6">
        <w:rPr>
          <w:rFonts w:cstheme="minorHAnsi"/>
          <w:sz w:val="22"/>
          <w:szCs w:val="22"/>
        </w:rPr>
        <w:t xml:space="preserve">number </w:t>
      </w:r>
      <w:r>
        <w:rPr>
          <w:rFonts w:cstheme="minorHAnsi"/>
          <w:sz w:val="22"/>
          <w:szCs w:val="22"/>
        </w:rPr>
        <w:t xml:space="preserve">evolution and the distribution of chromosome </w:t>
      </w:r>
      <w:r w:rsidR="00883E36">
        <w:rPr>
          <w:rFonts w:cstheme="minorHAnsi"/>
          <w:sz w:val="22"/>
          <w:szCs w:val="22"/>
        </w:rPr>
        <w:t>morphologies</w:t>
      </w:r>
      <w:r>
        <w:rPr>
          <w:rFonts w:cstheme="minorHAnsi"/>
          <w:sz w:val="22"/>
          <w:szCs w:val="22"/>
        </w:rPr>
        <w:t xml:space="preserve"> </w:t>
      </w:r>
      <w:r w:rsidR="005C30E8">
        <w:rPr>
          <w:rFonts w:cstheme="minorHAnsi"/>
          <w:noProof/>
          <w:sz w:val="22"/>
          <w:szCs w:val="22"/>
        </w:rPr>
        <w:t>(5)</w:t>
      </w:r>
      <w:r>
        <w:rPr>
          <w:rFonts w:cstheme="minorHAnsi"/>
          <w:sz w:val="22"/>
          <w:szCs w:val="22"/>
        </w:rPr>
        <w:t xml:space="preserve">. </w:t>
      </w:r>
      <w:r w:rsidR="00A900A4" w:rsidRPr="00AE0786">
        <w:rPr>
          <w:rFonts w:cstheme="minorHAnsi"/>
          <w:sz w:val="22"/>
          <w:szCs w:val="22"/>
        </w:rPr>
        <w:t xml:space="preserve">Work in mice has shown that meiotic drive is based on the strength of centromeres, where strength is characterized by the ability to express kinetochore proteins and interact with spindle fibers </w:t>
      </w:r>
      <w:r w:rsidR="005C30E8">
        <w:rPr>
          <w:rFonts w:cstheme="minorHAnsi"/>
          <w:noProof/>
          <w:sz w:val="22"/>
          <w:szCs w:val="22"/>
        </w:rPr>
        <w:t>(40)</w:t>
      </w:r>
      <w:r w:rsidR="00A900A4" w:rsidRPr="00AE0786">
        <w:rPr>
          <w:rFonts w:cstheme="minorHAnsi"/>
          <w:sz w:val="22"/>
          <w:szCs w:val="22"/>
        </w:rPr>
        <w:t xml:space="preserve">. In this system, a fusion with the same centromere strength was shown to be either favored or disfavored depending on the genetic background that it was segregating within. In holocentric chromosomes, since they have a diffuse centromere, meiotic drive is thought to be </w:t>
      </w:r>
      <w:r>
        <w:rPr>
          <w:rFonts w:cstheme="minorHAnsi"/>
          <w:sz w:val="22"/>
          <w:szCs w:val="22"/>
        </w:rPr>
        <w:t>less likely</w:t>
      </w:r>
      <w:r w:rsidR="00A900A4" w:rsidRPr="00AE0786">
        <w:rPr>
          <w:rFonts w:cstheme="minorHAnsi"/>
          <w:sz w:val="22"/>
          <w:szCs w:val="22"/>
        </w:rPr>
        <w:t xml:space="preserve"> since multiple sequences must be favored </w:t>
      </w:r>
      <w:r>
        <w:rPr>
          <w:rFonts w:cstheme="minorHAnsi"/>
          <w:sz w:val="22"/>
          <w:szCs w:val="22"/>
        </w:rPr>
        <w:t xml:space="preserve">simultaneously </w:t>
      </w:r>
      <w:r w:rsidR="00A900A4" w:rsidRPr="00AE0786">
        <w:rPr>
          <w:rFonts w:cstheme="minorHAnsi"/>
          <w:sz w:val="22"/>
          <w:szCs w:val="22"/>
        </w:rPr>
        <w:t xml:space="preserve">to have </w:t>
      </w:r>
      <w:r>
        <w:rPr>
          <w:rFonts w:cstheme="minorHAnsi"/>
          <w:sz w:val="22"/>
          <w:szCs w:val="22"/>
        </w:rPr>
        <w:t>a strong impact on</w:t>
      </w:r>
      <w:r w:rsidR="00A900A4" w:rsidRPr="00AE0786">
        <w:rPr>
          <w:rFonts w:cstheme="minorHAnsi"/>
          <w:sz w:val="22"/>
          <w:szCs w:val="22"/>
        </w:rPr>
        <w:t xml:space="preserve"> segregat</w:t>
      </w:r>
      <w:r>
        <w:rPr>
          <w:rFonts w:cstheme="minorHAnsi"/>
          <w:sz w:val="22"/>
          <w:szCs w:val="22"/>
        </w:rPr>
        <w:t>ion</w:t>
      </w:r>
      <w:r w:rsidR="00A900A4" w:rsidRPr="00AE0786">
        <w:rPr>
          <w:rFonts w:cstheme="minorHAnsi"/>
          <w:sz w:val="22"/>
          <w:szCs w:val="22"/>
        </w:rPr>
        <w:t xml:space="preserve"> </w:t>
      </w:r>
      <w:r w:rsidR="005C30E8">
        <w:rPr>
          <w:rFonts w:cstheme="minorHAnsi"/>
          <w:noProof/>
          <w:sz w:val="22"/>
          <w:szCs w:val="22"/>
        </w:rPr>
        <w:t>(41)</w:t>
      </w:r>
      <w:r w:rsidR="00A900A4" w:rsidRPr="00AE0786">
        <w:rPr>
          <w:rFonts w:cstheme="minorHAnsi"/>
          <w:sz w:val="22"/>
          <w:szCs w:val="22"/>
        </w:rPr>
        <w:t xml:space="preserve">. </w:t>
      </w:r>
      <w:r>
        <w:rPr>
          <w:rFonts w:cstheme="minorHAnsi"/>
          <w:sz w:val="22"/>
          <w:szCs w:val="22"/>
        </w:rPr>
        <w:t>Therefor</w:t>
      </w:r>
      <w:r w:rsidR="00980022">
        <w:rPr>
          <w:rFonts w:cstheme="minorHAnsi"/>
          <w:sz w:val="22"/>
          <w:szCs w:val="22"/>
        </w:rPr>
        <w:t>e,</w:t>
      </w:r>
      <w:r>
        <w:rPr>
          <w:rFonts w:cstheme="minorHAnsi"/>
          <w:sz w:val="22"/>
          <w:szCs w:val="22"/>
        </w:rPr>
        <w:t xml:space="preserve"> meiotic drive could potentially increase or decrease rates of chromosome number evolution. </w:t>
      </w:r>
      <w:r w:rsidR="009F63DF">
        <w:rPr>
          <w:rFonts w:cstheme="minorHAnsi"/>
          <w:sz w:val="22"/>
          <w:szCs w:val="22"/>
        </w:rPr>
        <w:t xml:space="preserve">This may suggest monocentric clades </w:t>
      </w:r>
      <w:r w:rsidR="009A2FA9">
        <w:rPr>
          <w:rFonts w:cstheme="minorHAnsi"/>
          <w:sz w:val="22"/>
          <w:szCs w:val="22"/>
        </w:rPr>
        <w:t>exhibit</w:t>
      </w:r>
      <w:r w:rsidR="009F63DF">
        <w:rPr>
          <w:rFonts w:cstheme="minorHAnsi"/>
          <w:sz w:val="22"/>
          <w:szCs w:val="22"/>
        </w:rPr>
        <w:t xml:space="preserve"> more extreme rate variation dependent on the presence or absence of meiotic drive. </w:t>
      </w:r>
      <w:r w:rsidR="009A2FA9">
        <w:rPr>
          <w:rFonts w:cstheme="minorHAnsi"/>
          <w:sz w:val="22"/>
          <w:szCs w:val="22"/>
        </w:rPr>
        <w:t>This expectation matches well with the variation in rates that we observe under our complex model, where monocentric orders exhibit more variation in mean rates than holocentric orders (Figure 3A). However, our inference of rates under a simplified model show the opposite pattern with more variation in rates in holocentric orders (Figure 3B).</w:t>
      </w:r>
    </w:p>
    <w:p w14:paraId="105FE3D5" w14:textId="77777777" w:rsidR="009A2FA9" w:rsidRDefault="009A2FA9" w:rsidP="005C30E8">
      <w:pPr>
        <w:spacing w:after="0" w:line="480" w:lineRule="auto"/>
        <w:rPr>
          <w:rFonts w:cstheme="minorHAnsi"/>
          <w:sz w:val="22"/>
          <w:szCs w:val="22"/>
        </w:rPr>
      </w:pPr>
    </w:p>
    <w:p w14:paraId="3CD535F0" w14:textId="1A1FACF8" w:rsidR="00254CAD" w:rsidRPr="009A2FA9" w:rsidRDefault="00233069" w:rsidP="005C30E8">
      <w:pPr>
        <w:spacing w:after="0" w:line="480" w:lineRule="auto"/>
        <w:rPr>
          <w:rFonts w:cstheme="minorHAnsi"/>
          <w:sz w:val="22"/>
          <w:szCs w:val="22"/>
        </w:rPr>
      </w:pPr>
      <w:r w:rsidRPr="003B4B92">
        <w:rPr>
          <w:rFonts w:cstheme="minorHAnsi"/>
          <w:color w:val="000000" w:themeColor="text1"/>
          <w:sz w:val="22"/>
          <w:szCs w:val="22"/>
        </w:rPr>
        <w:t xml:space="preserve">While fissions and fusions can make small changes to </w:t>
      </w:r>
      <w:r w:rsidR="00883E36" w:rsidRPr="003B4B92">
        <w:rPr>
          <w:rFonts w:cstheme="minorHAnsi"/>
          <w:color w:val="000000" w:themeColor="text1"/>
          <w:sz w:val="22"/>
          <w:szCs w:val="22"/>
        </w:rPr>
        <w:t>chromosome number</w:t>
      </w:r>
      <w:r w:rsidR="00980022" w:rsidRPr="003B4B92">
        <w:rPr>
          <w:rFonts w:cstheme="minorHAnsi"/>
          <w:color w:val="000000" w:themeColor="text1"/>
          <w:sz w:val="22"/>
          <w:szCs w:val="22"/>
        </w:rPr>
        <w:t>,</w:t>
      </w:r>
      <w:r w:rsidR="00883E36" w:rsidRPr="003B4B92">
        <w:rPr>
          <w:rFonts w:cstheme="minorHAnsi"/>
          <w:color w:val="000000" w:themeColor="text1"/>
          <w:sz w:val="22"/>
          <w:szCs w:val="22"/>
        </w:rPr>
        <w:t xml:space="preserve"> polyploidy events have the potential to lead to large increases in chromosome number much more rapidly. </w:t>
      </w:r>
      <w:ins w:id="64" w:author="Heath Blackmon" w:date="2020-08-17T13:35:00Z">
        <w:r w:rsidR="009C4DA1" w:rsidRPr="003B4B92">
          <w:rPr>
            <w:sz w:val="22"/>
            <w:szCs w:val="22"/>
          </w:rPr>
          <w:t>The frequency and impact of polyp</w:t>
        </w:r>
      </w:ins>
      <w:ins w:id="65" w:author="Heath Blackmon" w:date="2020-08-17T13:36:00Z">
        <w:r w:rsidR="009C4DA1" w:rsidRPr="003B4B92">
          <w:rPr>
            <w:sz w:val="22"/>
            <w:szCs w:val="22"/>
          </w:rPr>
          <w:t>loid</w:t>
        </w:r>
        <w:r w:rsidR="003B4B92">
          <w:rPr>
            <w:sz w:val="22"/>
            <w:szCs w:val="22"/>
          </w:rPr>
          <w:t xml:space="preserve"> in insect genome evolution is still widely debated. </w:t>
        </w:r>
      </w:ins>
      <w:ins w:id="66" w:author="Heath Blackmon" w:date="2020-08-17T13:37:00Z">
        <w:r w:rsidR="003B4B92">
          <w:rPr>
            <w:sz w:val="22"/>
            <w:szCs w:val="22"/>
          </w:rPr>
          <w:t>Some analyses</w:t>
        </w:r>
      </w:ins>
      <w:ins w:id="67" w:author="Claudio Casola" w:date="2020-08-19T16:26:00Z">
        <w:r w:rsidR="007C14C3">
          <w:rPr>
            <w:sz w:val="22"/>
            <w:szCs w:val="22"/>
          </w:rPr>
          <w:t>,</w:t>
        </w:r>
      </w:ins>
      <w:ins w:id="68" w:author="Heath Blackmon" w:date="2020-08-17T13:37:00Z">
        <w:r w:rsidR="003B4B92">
          <w:rPr>
            <w:sz w:val="22"/>
            <w:szCs w:val="22"/>
          </w:rPr>
          <w:t xml:space="preserve"> for instance those based on </w:t>
        </w:r>
        <w:r w:rsidR="003B4B92" w:rsidRPr="003B4B92">
          <w:rPr>
            <w:color w:val="C00000"/>
            <w:sz w:val="22"/>
            <w:szCs w:val="22"/>
          </w:rPr>
          <w:t>distribution of ages among paralogs</w:t>
        </w:r>
      </w:ins>
      <w:ins w:id="69" w:author="Claudio Casola" w:date="2020-08-19T16:26:00Z">
        <w:r w:rsidR="00B26E3E">
          <w:rPr>
            <w:color w:val="C00000"/>
            <w:sz w:val="22"/>
            <w:szCs w:val="22"/>
          </w:rPr>
          <w:t>,</w:t>
        </w:r>
      </w:ins>
      <w:ins w:id="70" w:author="Heath Blackmon" w:date="2020-08-17T13:37:00Z">
        <w:r w:rsidR="003B4B92" w:rsidRPr="003B4B92">
          <w:rPr>
            <w:color w:val="C00000"/>
            <w:sz w:val="22"/>
            <w:szCs w:val="22"/>
          </w:rPr>
          <w:t xml:space="preserve"> suggest many whole or at least </w:t>
        </w:r>
      </w:ins>
      <w:ins w:id="71" w:author="Heath Blackmon" w:date="2020-08-19T19:05:00Z">
        <w:r w:rsidR="007759B8" w:rsidRPr="003B4B92">
          <w:rPr>
            <w:color w:val="C00000"/>
            <w:sz w:val="22"/>
            <w:szCs w:val="22"/>
          </w:rPr>
          <w:t>large-scale</w:t>
        </w:r>
      </w:ins>
      <w:ins w:id="72" w:author="Heath Blackmon" w:date="2020-08-17T13:37:00Z">
        <w:r w:rsidR="003B4B92" w:rsidRPr="003B4B92">
          <w:rPr>
            <w:color w:val="C00000"/>
            <w:sz w:val="22"/>
            <w:szCs w:val="22"/>
          </w:rPr>
          <w:t xml:space="preserve"> duplication events in at least </w:t>
        </w:r>
      </w:ins>
      <w:ins w:id="73" w:author="Heath Blackmon" w:date="2020-08-17T13:39:00Z">
        <w:r w:rsidR="003B4B92" w:rsidRPr="003B4B92">
          <w:rPr>
            <w:color w:val="C00000"/>
            <w:sz w:val="22"/>
            <w:szCs w:val="22"/>
          </w:rPr>
          <w:t>18 orders</w:t>
        </w:r>
      </w:ins>
      <w:ins w:id="74" w:author="Heath Blackmon" w:date="2020-08-17T13:40:00Z">
        <w:r w:rsidR="003B4B92" w:rsidRPr="003B4B92">
          <w:rPr>
            <w:color w:val="C00000"/>
            <w:sz w:val="22"/>
            <w:szCs w:val="22"/>
          </w:rPr>
          <w:t xml:space="preserve"> </w:t>
        </w:r>
      </w:ins>
      <w:r w:rsidR="003B4B92" w:rsidRPr="003B4B92">
        <w:rPr>
          <w:noProof/>
          <w:color w:val="C00000"/>
          <w:sz w:val="22"/>
          <w:szCs w:val="22"/>
        </w:rPr>
        <w:t>(42, 43)</w:t>
      </w:r>
      <w:ins w:id="75" w:author="Heath Blackmon" w:date="2020-08-17T13:40:00Z">
        <w:r w:rsidR="003B4B92" w:rsidRPr="003B4B92">
          <w:rPr>
            <w:color w:val="C00000"/>
            <w:sz w:val="22"/>
            <w:szCs w:val="22"/>
          </w:rPr>
          <w:t>.</w:t>
        </w:r>
      </w:ins>
      <w:ins w:id="76" w:author="Heath Blackmon" w:date="2020-08-17T13:39:00Z">
        <w:r w:rsidR="003B4B92" w:rsidRPr="003B4B92">
          <w:rPr>
            <w:color w:val="C00000"/>
            <w:sz w:val="22"/>
            <w:szCs w:val="22"/>
          </w:rPr>
          <w:t xml:space="preserve"> </w:t>
        </w:r>
      </w:ins>
      <w:ins w:id="77" w:author="Heath Blackmon" w:date="2020-08-17T13:40:00Z">
        <w:r w:rsidR="003B4B92" w:rsidRPr="003B4B92">
          <w:rPr>
            <w:rFonts w:cstheme="minorHAnsi"/>
            <w:color w:val="C00000"/>
            <w:sz w:val="22"/>
            <w:szCs w:val="22"/>
          </w:rPr>
          <w:t>In contrast, analyses</w:t>
        </w:r>
      </w:ins>
      <w:ins w:id="78" w:author="Heath Blackmon" w:date="2020-08-17T13:41:00Z">
        <w:r w:rsidR="003B4B92" w:rsidRPr="003B4B92">
          <w:rPr>
            <w:rFonts w:cstheme="minorHAnsi"/>
            <w:color w:val="C00000"/>
            <w:sz w:val="22"/>
            <w:szCs w:val="22"/>
          </w:rPr>
          <w:t xml:space="preserve"> based on </w:t>
        </w:r>
      </w:ins>
      <w:ins w:id="79" w:author="Heath Blackmon" w:date="2020-08-17T13:46:00Z">
        <w:r w:rsidR="001C5D0C" w:rsidRPr="003B4B92">
          <w:rPr>
            <w:rFonts w:cstheme="minorHAnsi"/>
            <w:color w:val="C00000"/>
            <w:sz w:val="22"/>
            <w:szCs w:val="22"/>
          </w:rPr>
          <w:t>synten</w:t>
        </w:r>
        <w:r w:rsidR="001C5D0C">
          <w:rPr>
            <w:rFonts w:cstheme="minorHAnsi"/>
            <w:color w:val="C00000"/>
            <w:sz w:val="22"/>
            <w:szCs w:val="22"/>
          </w:rPr>
          <w:t>y</w:t>
        </w:r>
      </w:ins>
      <w:ins w:id="80" w:author="Heath Blackmon" w:date="2020-08-17T13:41:00Z">
        <w:r w:rsidR="003B4B92" w:rsidRPr="003B4B92">
          <w:rPr>
            <w:rFonts w:cstheme="minorHAnsi"/>
            <w:color w:val="C00000"/>
            <w:sz w:val="22"/>
            <w:szCs w:val="22"/>
          </w:rPr>
          <w:t xml:space="preserve"> suggest fewer whole genome duplication events</w:t>
        </w:r>
      </w:ins>
      <w:ins w:id="81" w:author="Claudio Casola" w:date="2020-08-19T16:26:00Z">
        <w:r w:rsidR="00141ADD">
          <w:rPr>
            <w:rFonts w:cstheme="minorHAnsi"/>
            <w:color w:val="C00000"/>
            <w:sz w:val="22"/>
            <w:szCs w:val="22"/>
          </w:rPr>
          <w:t xml:space="preserve"> </w:t>
        </w:r>
      </w:ins>
      <w:r w:rsidR="003B4B92" w:rsidRPr="003B4B92">
        <w:rPr>
          <w:rFonts w:cstheme="minorHAnsi"/>
          <w:noProof/>
          <w:color w:val="C00000"/>
          <w:sz w:val="22"/>
          <w:szCs w:val="22"/>
        </w:rPr>
        <w:t>(44, 45)</w:t>
      </w:r>
      <w:ins w:id="82" w:author="Heath Blackmon" w:date="2020-08-17T13:42:00Z">
        <w:r w:rsidR="003B4B92" w:rsidRPr="003B4B92">
          <w:rPr>
            <w:rFonts w:cstheme="minorHAnsi"/>
            <w:color w:val="C00000"/>
            <w:sz w:val="22"/>
            <w:szCs w:val="22"/>
          </w:rPr>
          <w:t>.</w:t>
        </w:r>
      </w:ins>
      <w:ins w:id="83" w:author="Heath Blackmon" w:date="2020-08-17T13:39:00Z">
        <w:r w:rsidR="003B4B92" w:rsidRPr="003B4B92">
          <w:rPr>
            <w:color w:val="C00000"/>
            <w:sz w:val="22"/>
            <w:szCs w:val="22"/>
          </w:rPr>
          <w:t xml:space="preserve"> </w:t>
        </w:r>
      </w:ins>
      <w:r w:rsidR="00254CAD" w:rsidRPr="003B4B92">
        <w:rPr>
          <w:rFonts w:cstheme="minorHAnsi"/>
          <w:color w:val="000000" w:themeColor="text1"/>
          <w:sz w:val="22"/>
          <w:szCs w:val="22"/>
        </w:rPr>
        <w:t>Even a small number of polyploidy events depending on their distribution</w:t>
      </w:r>
      <w:r w:rsidR="00254CAD">
        <w:rPr>
          <w:rFonts w:cstheme="minorHAnsi"/>
          <w:color w:val="000000" w:themeColor="text1"/>
          <w:sz w:val="22"/>
          <w:szCs w:val="22"/>
        </w:rPr>
        <w:t xml:space="preserve"> in the tree could lead to much higher variance in chromosome number for a clade. The application of probabilistic models that include polyploidy as a parameter are particularly important if </w:t>
      </w:r>
      <w:r w:rsidR="00254CAD">
        <w:rPr>
          <w:rFonts w:cstheme="minorHAnsi"/>
          <w:color w:val="000000" w:themeColor="text1"/>
          <w:sz w:val="22"/>
          <w:szCs w:val="22"/>
        </w:rPr>
        <w:lastRenderedPageBreak/>
        <w:t xml:space="preserve">the goal is to understand whether or not fissions and fusions are occurring at different rates among clades </w:t>
      </w:r>
      <w:r w:rsidR="009C4DA1">
        <w:rPr>
          <w:rFonts w:cstheme="minorHAnsi"/>
          <w:noProof/>
          <w:color w:val="000000" w:themeColor="text1"/>
          <w:sz w:val="22"/>
          <w:szCs w:val="22"/>
        </w:rPr>
        <w:t>(5, 46-48)</w:t>
      </w:r>
      <w:r w:rsidR="00254CAD">
        <w:rPr>
          <w:rFonts w:cstheme="minorHAnsi"/>
          <w:color w:val="000000" w:themeColor="text1"/>
          <w:sz w:val="22"/>
          <w:szCs w:val="22"/>
        </w:rPr>
        <w:t xml:space="preserve">. </w:t>
      </w:r>
      <w:r w:rsidR="009A2FA9">
        <w:rPr>
          <w:rFonts w:cstheme="minorHAnsi"/>
          <w:color w:val="000000" w:themeColor="text1"/>
          <w:sz w:val="22"/>
          <w:szCs w:val="22"/>
        </w:rPr>
        <w:t>The striking differences that we see in rate estimates under our two models is a clear example of the importance of evaluating the impact of polyploidy.</w:t>
      </w:r>
      <w:ins w:id="84" w:author="Microsoft Office User" w:date="2020-08-15T02:42:00Z">
        <w:r w:rsidR="00B8108A">
          <w:rPr>
            <w:rFonts w:cstheme="minorHAnsi"/>
            <w:color w:val="000000" w:themeColor="text1"/>
            <w:sz w:val="22"/>
            <w:szCs w:val="22"/>
          </w:rPr>
          <w:t xml:space="preserve"> </w:t>
        </w:r>
      </w:ins>
      <w:ins w:id="85" w:author="Heath Blackmon" w:date="2020-08-16T15:58:00Z">
        <w:r w:rsidR="004C17CE">
          <w:rPr>
            <w:rFonts w:cstheme="minorHAnsi"/>
            <w:color w:val="000000" w:themeColor="text1"/>
            <w:sz w:val="22"/>
            <w:szCs w:val="22"/>
          </w:rPr>
          <w:t>However, we note that in our analysis the credible interval of our test statistic overlapped zero using both approaches</w:t>
        </w:r>
      </w:ins>
      <w:ins w:id="86" w:author="Heath Blackmon" w:date="2020-08-16T15:59:00Z">
        <w:r w:rsidR="004C17CE">
          <w:rPr>
            <w:rFonts w:cstheme="minorHAnsi"/>
            <w:color w:val="000000" w:themeColor="text1"/>
            <w:sz w:val="22"/>
            <w:szCs w:val="22"/>
          </w:rPr>
          <w:t>.</w:t>
        </w:r>
      </w:ins>
      <w:ins w:id="87" w:author="Heath Blackmon" w:date="2020-08-16T15:58:00Z">
        <w:r w:rsidR="004C17CE">
          <w:rPr>
            <w:rFonts w:cstheme="minorHAnsi"/>
            <w:color w:val="000000" w:themeColor="text1"/>
            <w:sz w:val="22"/>
            <w:szCs w:val="22"/>
          </w:rPr>
          <w:t xml:space="preserve"> </w:t>
        </w:r>
      </w:ins>
      <w:ins w:id="88" w:author="Heath Blackmon" w:date="2020-08-16T15:59:00Z">
        <w:r w:rsidR="004C17CE">
          <w:rPr>
            <w:rFonts w:cstheme="minorHAnsi"/>
            <w:color w:val="000000" w:themeColor="text1"/>
            <w:sz w:val="22"/>
            <w:szCs w:val="22"/>
          </w:rPr>
          <w:t>This suggests</w:t>
        </w:r>
      </w:ins>
      <w:ins w:id="89" w:author="Heath Blackmon" w:date="2020-08-16T15:58:00Z">
        <w:r w:rsidR="004C17CE">
          <w:rPr>
            <w:rFonts w:cstheme="minorHAnsi"/>
            <w:color w:val="000000" w:themeColor="text1"/>
            <w:sz w:val="22"/>
            <w:szCs w:val="22"/>
          </w:rPr>
          <w:t xml:space="preserve"> that the inclusion or exclusion of polyploidy in this particular analysis</w:t>
        </w:r>
      </w:ins>
      <w:ins w:id="90" w:author="Heath Blackmon" w:date="2020-08-16T15:59:00Z">
        <w:r w:rsidR="004C17CE">
          <w:rPr>
            <w:rFonts w:cstheme="minorHAnsi"/>
            <w:color w:val="000000" w:themeColor="text1"/>
            <w:sz w:val="22"/>
            <w:szCs w:val="22"/>
          </w:rPr>
          <w:t xml:space="preserve"> has no impact on our interpretation of the results</w:t>
        </w:r>
      </w:ins>
      <w:ins w:id="91" w:author="Microsoft Office User" w:date="2020-08-15T02:44:00Z">
        <w:r w:rsidR="00B8108A">
          <w:rPr>
            <w:rFonts w:eastAsiaTheme="minorEastAsia" w:cstheme="minorHAnsi"/>
            <w:bCs/>
            <w:sz w:val="22"/>
            <w:szCs w:val="22"/>
          </w:rPr>
          <w:t xml:space="preserve"> (Figure 2).</w:t>
        </w:r>
      </w:ins>
    </w:p>
    <w:p w14:paraId="71DBA243" w14:textId="77777777" w:rsidR="00254CAD" w:rsidRDefault="00254CAD" w:rsidP="005C30E8">
      <w:pPr>
        <w:spacing w:after="0" w:line="480" w:lineRule="auto"/>
        <w:rPr>
          <w:rFonts w:cstheme="minorHAnsi"/>
          <w:color w:val="000000" w:themeColor="text1"/>
          <w:sz w:val="22"/>
          <w:szCs w:val="22"/>
        </w:rPr>
      </w:pPr>
    </w:p>
    <w:p w14:paraId="5153997C" w14:textId="085CB902" w:rsidR="007C5394" w:rsidRDefault="007C5394" w:rsidP="005C30E8">
      <w:pPr>
        <w:spacing w:after="0" w:line="480" w:lineRule="auto"/>
        <w:rPr>
          <w:rFonts w:cstheme="minorHAnsi"/>
          <w:color w:val="000000" w:themeColor="text1"/>
          <w:sz w:val="22"/>
          <w:szCs w:val="22"/>
        </w:rPr>
      </w:pPr>
      <w:r>
        <w:rPr>
          <w:rFonts w:cstheme="minorHAnsi"/>
          <w:color w:val="000000" w:themeColor="text1"/>
          <w:sz w:val="22"/>
          <w:szCs w:val="22"/>
        </w:rPr>
        <w:t xml:space="preserve">Likewise, analyses within any one clade are difficult to interpret; for instance, the </w:t>
      </w:r>
      <w:proofErr w:type="spellStart"/>
      <w:r>
        <w:rPr>
          <w:rFonts w:cstheme="minorHAnsi"/>
          <w:color w:val="000000" w:themeColor="text1"/>
          <w:sz w:val="22"/>
          <w:szCs w:val="22"/>
        </w:rPr>
        <w:t>Reduviidae</w:t>
      </w:r>
      <w:proofErr w:type="spellEnd"/>
      <w:r>
        <w:rPr>
          <w:rFonts w:cstheme="minorHAnsi"/>
          <w:color w:val="000000" w:themeColor="text1"/>
          <w:sz w:val="22"/>
          <w:szCs w:val="22"/>
        </w:rPr>
        <w:t xml:space="preserve"> are a group of holocentric hemipterans</w:t>
      </w:r>
      <w:r w:rsidR="00CF6083">
        <w:rPr>
          <w:rFonts w:cstheme="minorHAnsi"/>
          <w:color w:val="000000" w:themeColor="text1"/>
          <w:sz w:val="22"/>
          <w:szCs w:val="22"/>
        </w:rPr>
        <w:t>. If holocentricity allows for tolerance of fissions we would predict that this clade would show large variations in chromosome number</w:t>
      </w:r>
      <w:r>
        <w:rPr>
          <w:rFonts w:cstheme="minorHAnsi"/>
          <w:color w:val="000000" w:themeColor="text1"/>
          <w:sz w:val="22"/>
          <w:szCs w:val="22"/>
        </w:rPr>
        <w:t xml:space="preserve">, but surveys of this group show that they have very little variation in chromosome number </w:t>
      </w:r>
      <w:r w:rsidR="009C4DA1">
        <w:rPr>
          <w:rFonts w:cstheme="minorHAnsi"/>
          <w:noProof/>
          <w:color w:val="000000" w:themeColor="text1"/>
          <w:sz w:val="22"/>
          <w:szCs w:val="22"/>
        </w:rPr>
        <w:t>(49)</w:t>
      </w:r>
      <w:r>
        <w:rPr>
          <w:rFonts w:cstheme="minorHAnsi"/>
          <w:color w:val="000000" w:themeColor="text1"/>
          <w:sz w:val="22"/>
          <w:szCs w:val="22"/>
        </w:rPr>
        <w:t>. However, without a closely related clade with monocentric chromosomes, it is difficult to weigh the evidence against the traditional hypothesis for increased rates in holocentric clades.  Furthermore, comparisons among studies is also difficult because rates are directly affected by divergence time estimates</w:t>
      </w:r>
      <w:r w:rsidR="00CF6083">
        <w:rPr>
          <w:rFonts w:cstheme="minorHAnsi"/>
          <w:color w:val="000000" w:themeColor="text1"/>
          <w:sz w:val="22"/>
          <w:szCs w:val="22"/>
        </w:rPr>
        <w:t xml:space="preserve"> and the method of parameter estimation (e.g. the application of priors in Bayesian analyses)</w:t>
      </w:r>
      <w:r>
        <w:rPr>
          <w:rFonts w:cstheme="minorHAnsi"/>
          <w:color w:val="000000" w:themeColor="text1"/>
          <w:sz w:val="22"/>
          <w:szCs w:val="22"/>
        </w:rPr>
        <w:t xml:space="preserve">. We argue that comparisons of rates are only informative in cases where a single phylogeny with a consistent approach to dating </w:t>
      </w:r>
      <w:r w:rsidR="00A3009D">
        <w:rPr>
          <w:rFonts w:cstheme="minorHAnsi"/>
          <w:color w:val="000000" w:themeColor="text1"/>
          <w:sz w:val="22"/>
          <w:szCs w:val="22"/>
        </w:rPr>
        <w:t xml:space="preserve">and rate estimation </w:t>
      </w:r>
      <w:r>
        <w:rPr>
          <w:rFonts w:cstheme="minorHAnsi"/>
          <w:color w:val="000000" w:themeColor="text1"/>
          <w:sz w:val="22"/>
          <w:szCs w:val="22"/>
        </w:rPr>
        <w:t>has been applied to both clades with holocentric and monocentric chromosomes.</w:t>
      </w:r>
    </w:p>
    <w:p w14:paraId="0CF4BA66" w14:textId="77777777" w:rsidR="00254CAD" w:rsidRDefault="00254CAD" w:rsidP="005C30E8">
      <w:pPr>
        <w:spacing w:after="0" w:line="480" w:lineRule="auto"/>
        <w:rPr>
          <w:rFonts w:cstheme="minorHAnsi"/>
          <w:b/>
          <w:bCs/>
          <w:color w:val="FF0000"/>
          <w:sz w:val="22"/>
          <w:szCs w:val="22"/>
        </w:rPr>
      </w:pPr>
    </w:p>
    <w:p w14:paraId="4FF39B65" w14:textId="37B196D1" w:rsidR="00FA56D7" w:rsidRPr="00E51865" w:rsidRDefault="002E1D42" w:rsidP="005C30E8">
      <w:pPr>
        <w:spacing w:after="0" w:line="480" w:lineRule="auto"/>
        <w:rPr>
          <w:rFonts w:cstheme="minorHAnsi"/>
          <w:b/>
          <w:bCs/>
          <w:color w:val="FF0000"/>
          <w:sz w:val="22"/>
          <w:szCs w:val="22"/>
        </w:rPr>
      </w:pPr>
      <w:r w:rsidRPr="002E1D42">
        <w:rPr>
          <w:rFonts w:cstheme="minorHAnsi"/>
          <w:color w:val="000000" w:themeColor="text1"/>
          <w:sz w:val="22"/>
          <w:szCs w:val="22"/>
        </w:rPr>
        <w:t xml:space="preserve">One potentially </w:t>
      </w:r>
      <w:r>
        <w:rPr>
          <w:rFonts w:cstheme="minorHAnsi"/>
          <w:color w:val="000000" w:themeColor="text1"/>
          <w:sz w:val="22"/>
          <w:szCs w:val="22"/>
        </w:rPr>
        <w:t xml:space="preserve">important cause of variation in rates of chromosome </w:t>
      </w:r>
      <w:r w:rsidR="00614AC6">
        <w:rPr>
          <w:rFonts w:cstheme="minorHAnsi"/>
          <w:color w:val="000000" w:themeColor="text1"/>
          <w:sz w:val="22"/>
          <w:szCs w:val="22"/>
        </w:rPr>
        <w:t xml:space="preserve">number </w:t>
      </w:r>
      <w:r>
        <w:rPr>
          <w:rFonts w:cstheme="minorHAnsi"/>
          <w:color w:val="000000" w:themeColor="text1"/>
          <w:sz w:val="22"/>
          <w:szCs w:val="22"/>
        </w:rPr>
        <w:t xml:space="preserve">evolution is population size. This idea has its origins in the development of models of chromosomal speciation </w:t>
      </w:r>
      <w:r w:rsidR="005C30E8">
        <w:rPr>
          <w:rFonts w:cstheme="minorHAnsi"/>
          <w:noProof/>
          <w:color w:val="000000" w:themeColor="text1"/>
          <w:sz w:val="22"/>
          <w:szCs w:val="22"/>
        </w:rPr>
        <w:t>(2)</w:t>
      </w:r>
      <w:r>
        <w:rPr>
          <w:rFonts w:cstheme="minorHAnsi"/>
          <w:color w:val="000000" w:themeColor="text1"/>
          <w:sz w:val="22"/>
          <w:szCs w:val="22"/>
        </w:rPr>
        <w:t xml:space="preserve">. </w:t>
      </w:r>
      <w:r w:rsidR="0072574C">
        <w:rPr>
          <w:rFonts w:cstheme="minorHAnsi"/>
          <w:color w:val="000000" w:themeColor="text1"/>
          <w:sz w:val="22"/>
          <w:szCs w:val="22"/>
        </w:rPr>
        <w:t>White</w:t>
      </w:r>
      <w:r>
        <w:rPr>
          <w:rFonts w:cstheme="minorHAnsi"/>
          <w:color w:val="000000" w:themeColor="text1"/>
          <w:sz w:val="22"/>
          <w:szCs w:val="22"/>
        </w:rPr>
        <w:t xml:space="preserve"> proposed that most chromosomal rearrangements were underdominant and would be more likely to fix in small demes due to drift, and that these changes could then act as reproductive barriers when demes expanded their range and came into secondary contact </w:t>
      </w:r>
      <w:r w:rsidR="009C4DA1">
        <w:rPr>
          <w:rFonts w:cstheme="minorHAnsi"/>
          <w:noProof/>
          <w:color w:val="000000" w:themeColor="text1"/>
          <w:sz w:val="22"/>
          <w:szCs w:val="22"/>
        </w:rPr>
        <w:t>(50)</w:t>
      </w:r>
      <w:r>
        <w:rPr>
          <w:rFonts w:cstheme="minorHAnsi"/>
          <w:color w:val="000000" w:themeColor="text1"/>
          <w:sz w:val="22"/>
          <w:szCs w:val="22"/>
        </w:rPr>
        <w:t xml:space="preserve">. This model of speciation likely is not representative of most diversity and has been shown to be unlikely under a range of potential </w:t>
      </w:r>
      <w:r>
        <w:rPr>
          <w:rFonts w:cstheme="minorHAnsi"/>
          <w:color w:val="000000" w:themeColor="text1"/>
          <w:sz w:val="22"/>
          <w:szCs w:val="22"/>
        </w:rPr>
        <w:lastRenderedPageBreak/>
        <w:t xml:space="preserve">parameter values </w:t>
      </w:r>
      <w:r w:rsidR="009C4DA1">
        <w:rPr>
          <w:rFonts w:cstheme="minorHAnsi"/>
          <w:noProof/>
          <w:color w:val="000000" w:themeColor="text1"/>
          <w:sz w:val="22"/>
          <w:szCs w:val="22"/>
        </w:rPr>
        <w:t>(51)</w:t>
      </w:r>
      <w:r w:rsidR="0072574C">
        <w:rPr>
          <w:rFonts w:cstheme="minorHAnsi"/>
          <w:color w:val="000000" w:themeColor="text1"/>
          <w:sz w:val="22"/>
          <w:szCs w:val="22"/>
        </w:rPr>
        <w:t xml:space="preserve">. However, </w:t>
      </w:r>
      <w:r w:rsidR="00FA56D7">
        <w:rPr>
          <w:rFonts w:cstheme="minorHAnsi"/>
          <w:color w:val="000000" w:themeColor="text1"/>
          <w:sz w:val="22"/>
          <w:szCs w:val="22"/>
        </w:rPr>
        <w:t>White’s ideas</w:t>
      </w:r>
      <w:r w:rsidR="0072574C">
        <w:rPr>
          <w:rFonts w:cstheme="minorHAnsi"/>
          <w:color w:val="000000" w:themeColor="text1"/>
          <w:sz w:val="22"/>
          <w:szCs w:val="22"/>
        </w:rPr>
        <w:t xml:space="preserve"> led to an intense focus on predictors of chromosomal variation </w:t>
      </w:r>
      <w:r w:rsidR="009C4DA1">
        <w:rPr>
          <w:rFonts w:cstheme="minorHAnsi"/>
          <w:noProof/>
          <w:color w:val="000000" w:themeColor="text1"/>
          <w:sz w:val="22"/>
          <w:szCs w:val="22"/>
        </w:rPr>
        <w:t>(1, 7, 52-56)</w:t>
      </w:r>
      <w:r w:rsidR="0072574C">
        <w:rPr>
          <w:rFonts w:cstheme="minorHAnsi"/>
          <w:color w:val="000000" w:themeColor="text1"/>
          <w:sz w:val="22"/>
          <w:szCs w:val="22"/>
        </w:rPr>
        <w:t xml:space="preserve">. Many of these studies suggest that </w:t>
      </w:r>
      <w:r w:rsidR="00FA56D7">
        <w:rPr>
          <w:rFonts w:cstheme="minorHAnsi"/>
          <w:color w:val="000000" w:themeColor="text1"/>
          <w:sz w:val="22"/>
          <w:szCs w:val="22"/>
        </w:rPr>
        <w:t xml:space="preserve">species or clades with small population sizes have higher rates of chromosome </w:t>
      </w:r>
      <w:r w:rsidR="00614AC6">
        <w:rPr>
          <w:rFonts w:cstheme="minorHAnsi"/>
          <w:color w:val="000000" w:themeColor="text1"/>
          <w:sz w:val="22"/>
          <w:szCs w:val="22"/>
        </w:rPr>
        <w:t xml:space="preserve">number </w:t>
      </w:r>
      <w:r w:rsidR="00FA56D7">
        <w:rPr>
          <w:rFonts w:cstheme="minorHAnsi"/>
          <w:color w:val="000000" w:themeColor="text1"/>
          <w:sz w:val="22"/>
          <w:szCs w:val="22"/>
        </w:rPr>
        <w:t xml:space="preserve">evolution. Unfortunately, these were all completed prior to the robust development of comparative methods than can be applied to the evolution of chromosome number across large clades and some compared highly divergent clades. Explicitly modeling the impact of population size on estimated rates of chromosome </w:t>
      </w:r>
      <w:r w:rsidR="00614AC6">
        <w:rPr>
          <w:rFonts w:cstheme="minorHAnsi"/>
          <w:color w:val="000000" w:themeColor="text1"/>
          <w:sz w:val="22"/>
          <w:szCs w:val="22"/>
        </w:rPr>
        <w:t xml:space="preserve">number </w:t>
      </w:r>
      <w:r w:rsidR="00FA56D7">
        <w:rPr>
          <w:rFonts w:cstheme="minorHAnsi"/>
          <w:color w:val="000000" w:themeColor="text1"/>
          <w:sz w:val="22"/>
          <w:szCs w:val="22"/>
        </w:rPr>
        <w:t xml:space="preserve">evolution within clades would be a significant advancement to our understanding of the determinant of rates of evolution. </w:t>
      </w:r>
    </w:p>
    <w:p w14:paraId="10AE3E8C" w14:textId="00F126EB" w:rsidR="00A900A4" w:rsidRPr="00E51865" w:rsidRDefault="00A900A4" w:rsidP="005C30E8">
      <w:pPr>
        <w:spacing w:after="0" w:line="480" w:lineRule="auto"/>
        <w:rPr>
          <w:rFonts w:cstheme="minorHAnsi"/>
          <w:b/>
          <w:bCs/>
          <w:color w:val="FF0000"/>
          <w:sz w:val="22"/>
          <w:szCs w:val="22"/>
        </w:rPr>
      </w:pPr>
    </w:p>
    <w:p w14:paraId="2C9C9035" w14:textId="344671D6" w:rsidR="00460BC2" w:rsidRDefault="00A900A4" w:rsidP="005C30E8">
      <w:pPr>
        <w:spacing w:after="0" w:line="480" w:lineRule="auto"/>
        <w:rPr>
          <w:rFonts w:cstheme="minorHAnsi"/>
          <w:color w:val="000000" w:themeColor="text1"/>
          <w:sz w:val="22"/>
          <w:szCs w:val="22"/>
        </w:rPr>
      </w:pPr>
      <w:r w:rsidRPr="00374043">
        <w:rPr>
          <w:rFonts w:cstheme="minorHAnsi"/>
          <w:color w:val="000000" w:themeColor="text1"/>
          <w:sz w:val="22"/>
          <w:szCs w:val="22"/>
        </w:rPr>
        <w:t xml:space="preserve">Variation in chromosome number is highly heterogeneous across clades – some large clades are nearly static while other closely related clades show striking variation. This observation has been difficult to explain despite a century of investigation. We believe that the approach that we have used here modeling chromosome number and a possible explanatory variable simultaneously offer a way forward to finally </w:t>
      </w:r>
      <w:r w:rsidR="007C5394">
        <w:rPr>
          <w:rFonts w:cstheme="minorHAnsi"/>
          <w:color w:val="000000" w:themeColor="text1"/>
          <w:sz w:val="22"/>
          <w:szCs w:val="22"/>
        </w:rPr>
        <w:t>determine</w:t>
      </w:r>
      <w:r w:rsidRPr="00374043">
        <w:rPr>
          <w:rFonts w:cstheme="minorHAnsi"/>
          <w:color w:val="000000" w:themeColor="text1"/>
          <w:sz w:val="22"/>
          <w:szCs w:val="22"/>
        </w:rPr>
        <w:t xml:space="preserve"> what causes variation in rates of chromosome number evolution.</w:t>
      </w:r>
      <w:r w:rsidR="00460BC2">
        <w:rPr>
          <w:rFonts w:cstheme="minorHAnsi"/>
          <w:color w:val="000000" w:themeColor="text1"/>
          <w:sz w:val="22"/>
          <w:szCs w:val="22"/>
        </w:rPr>
        <w:br w:type="page"/>
      </w:r>
    </w:p>
    <w:p w14:paraId="709E9F15" w14:textId="20C4089E" w:rsidR="0041099B" w:rsidRDefault="0041099B" w:rsidP="00DE1F25">
      <w:pPr>
        <w:spacing w:after="0"/>
        <w:rPr>
          <w:rFonts w:cstheme="minorHAnsi"/>
          <w:b/>
          <w:bCs/>
          <w:sz w:val="22"/>
          <w:szCs w:val="22"/>
        </w:rPr>
      </w:pPr>
      <w:r w:rsidRPr="00AE0786">
        <w:rPr>
          <w:rFonts w:cstheme="minorHAnsi"/>
          <w:b/>
          <w:bCs/>
          <w:sz w:val="22"/>
          <w:szCs w:val="22"/>
        </w:rPr>
        <w:lastRenderedPageBreak/>
        <w:t>Figures:</w:t>
      </w:r>
    </w:p>
    <w:p w14:paraId="1B8B4AC0" w14:textId="21FAD881" w:rsidR="00B262DF" w:rsidRPr="00AE0786" w:rsidRDefault="00B262DF" w:rsidP="00DE1F25">
      <w:pPr>
        <w:spacing w:after="0"/>
        <w:rPr>
          <w:rFonts w:cstheme="minorHAnsi"/>
          <w:b/>
          <w:bCs/>
          <w:sz w:val="22"/>
          <w:szCs w:val="22"/>
        </w:rPr>
      </w:pPr>
    </w:p>
    <w:p w14:paraId="25C540E4" w14:textId="1C8B2C15" w:rsidR="0041099B" w:rsidRPr="00AE0786" w:rsidRDefault="002670AF" w:rsidP="00DE1F25">
      <w:pPr>
        <w:spacing w:after="0"/>
        <w:rPr>
          <w:rFonts w:cstheme="minorHAnsi"/>
          <w:sz w:val="22"/>
          <w:szCs w:val="22"/>
        </w:rPr>
      </w:pPr>
      <w:r>
        <w:rPr>
          <w:rFonts w:cstheme="minorHAnsi"/>
          <w:noProof/>
          <w:sz w:val="22"/>
          <w:szCs w:val="22"/>
        </w:rPr>
        <w:drawing>
          <wp:inline distT="0" distB="0" distL="0" distR="0" wp14:anchorId="2226E404" wp14:editId="50FFD57A">
            <wp:extent cx="5943600" cy="5008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07 at 4.49.26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008880"/>
                    </a:xfrm>
                    <a:prstGeom prst="rect">
                      <a:avLst/>
                    </a:prstGeom>
                  </pic:spPr>
                </pic:pic>
              </a:graphicData>
            </a:graphic>
          </wp:inline>
        </w:drawing>
      </w:r>
    </w:p>
    <w:p w14:paraId="51B7144F" w14:textId="3412450E" w:rsidR="0041099B" w:rsidRPr="00AE0786" w:rsidRDefault="0041099B" w:rsidP="00DE1F25">
      <w:pPr>
        <w:spacing w:after="0"/>
        <w:rPr>
          <w:rFonts w:cstheme="minorHAnsi"/>
          <w:sz w:val="22"/>
          <w:szCs w:val="22"/>
        </w:rPr>
      </w:pPr>
      <w:r w:rsidRPr="00AE0786">
        <w:rPr>
          <w:rFonts w:cstheme="minorHAnsi"/>
          <w:b/>
          <w:bCs/>
          <w:sz w:val="22"/>
          <w:szCs w:val="22"/>
        </w:rPr>
        <w:t xml:space="preserve">Figure 1: </w:t>
      </w:r>
      <w:r w:rsidR="00E238CE" w:rsidRPr="00AE0786">
        <w:rPr>
          <w:rFonts w:cstheme="minorHAnsi"/>
          <w:b/>
          <w:bCs/>
          <w:sz w:val="22"/>
          <w:szCs w:val="22"/>
        </w:rPr>
        <w:t>Phylogeny</w:t>
      </w:r>
      <w:r w:rsidR="00E238CE" w:rsidRPr="00AE0786">
        <w:rPr>
          <w:rFonts w:cstheme="minorHAnsi"/>
          <w:b/>
          <w:sz w:val="22"/>
          <w:szCs w:val="22"/>
        </w:rPr>
        <w:t xml:space="preserve"> </w:t>
      </w:r>
      <w:r w:rsidR="00620A54">
        <w:rPr>
          <w:rFonts w:cstheme="minorHAnsi"/>
          <w:b/>
          <w:sz w:val="22"/>
          <w:szCs w:val="22"/>
        </w:rPr>
        <w:t>with</w:t>
      </w:r>
      <w:r w:rsidR="00E238CE" w:rsidRPr="00AE0786">
        <w:rPr>
          <w:rFonts w:cstheme="minorHAnsi"/>
          <w:b/>
          <w:sz w:val="22"/>
          <w:szCs w:val="22"/>
        </w:rPr>
        <w:t xml:space="preserve"> type of centromere and chromosome number.</w:t>
      </w:r>
      <w:r w:rsidR="00E238CE" w:rsidRPr="00AE0786">
        <w:rPr>
          <w:rFonts w:cstheme="minorHAnsi"/>
          <w:sz w:val="22"/>
          <w:szCs w:val="22"/>
        </w:rPr>
        <w:t xml:space="preserve"> </w:t>
      </w:r>
      <w:r w:rsidRPr="00AE0786">
        <w:rPr>
          <w:rFonts w:cstheme="minorHAnsi"/>
          <w:sz w:val="22"/>
          <w:szCs w:val="22"/>
        </w:rPr>
        <w:t xml:space="preserve">The black branches represent </w:t>
      </w:r>
      <w:r w:rsidR="00085A8D" w:rsidRPr="00AE0786">
        <w:rPr>
          <w:rFonts w:cstheme="minorHAnsi"/>
          <w:sz w:val="22"/>
          <w:szCs w:val="22"/>
        </w:rPr>
        <w:t xml:space="preserve">orders with </w:t>
      </w:r>
      <w:r w:rsidRPr="00AE0786">
        <w:rPr>
          <w:rFonts w:cstheme="minorHAnsi"/>
          <w:sz w:val="22"/>
          <w:szCs w:val="22"/>
        </w:rPr>
        <w:t>monocentric chromosomes and the gr</w:t>
      </w:r>
      <w:r w:rsidR="00085A8D" w:rsidRPr="00AE0786">
        <w:rPr>
          <w:rFonts w:cstheme="minorHAnsi"/>
          <w:sz w:val="22"/>
          <w:szCs w:val="22"/>
        </w:rPr>
        <w:t>a</w:t>
      </w:r>
      <w:r w:rsidRPr="00AE0786">
        <w:rPr>
          <w:rFonts w:cstheme="minorHAnsi"/>
          <w:sz w:val="22"/>
          <w:szCs w:val="22"/>
        </w:rPr>
        <w:t>y branches represen</w:t>
      </w:r>
      <w:r w:rsidR="00DD3DFC" w:rsidRPr="00AE0786">
        <w:rPr>
          <w:rFonts w:cstheme="minorHAnsi"/>
          <w:sz w:val="22"/>
          <w:szCs w:val="22"/>
        </w:rPr>
        <w:t>t</w:t>
      </w:r>
      <w:r w:rsidRPr="00AE0786">
        <w:rPr>
          <w:rFonts w:cstheme="minorHAnsi"/>
          <w:sz w:val="22"/>
          <w:szCs w:val="22"/>
        </w:rPr>
        <w:t xml:space="preserve"> </w:t>
      </w:r>
      <w:r w:rsidR="00085A8D" w:rsidRPr="00AE0786">
        <w:rPr>
          <w:rFonts w:cstheme="minorHAnsi"/>
          <w:sz w:val="22"/>
          <w:szCs w:val="22"/>
        </w:rPr>
        <w:t xml:space="preserve">orders with </w:t>
      </w:r>
      <w:r w:rsidRPr="00AE0786">
        <w:rPr>
          <w:rFonts w:cstheme="minorHAnsi"/>
          <w:sz w:val="22"/>
          <w:szCs w:val="22"/>
        </w:rPr>
        <w:t xml:space="preserve">holocentric chromosomes. The </w:t>
      </w:r>
      <w:r w:rsidR="002670AF">
        <w:rPr>
          <w:rFonts w:cstheme="minorHAnsi"/>
          <w:sz w:val="22"/>
          <w:szCs w:val="22"/>
        </w:rPr>
        <w:t xml:space="preserve">height of the </w:t>
      </w:r>
      <w:r w:rsidR="00B262DF">
        <w:rPr>
          <w:rFonts w:cstheme="minorHAnsi"/>
          <w:sz w:val="22"/>
          <w:szCs w:val="22"/>
        </w:rPr>
        <w:t>bars</w:t>
      </w:r>
      <w:r w:rsidRPr="00AE0786">
        <w:rPr>
          <w:rFonts w:cstheme="minorHAnsi"/>
          <w:sz w:val="22"/>
          <w:szCs w:val="22"/>
        </w:rPr>
        <w:t xml:space="preserve"> </w:t>
      </w:r>
      <w:r w:rsidR="008612EC" w:rsidRPr="00AE0786">
        <w:rPr>
          <w:rFonts w:cstheme="minorHAnsi"/>
          <w:sz w:val="22"/>
          <w:szCs w:val="22"/>
        </w:rPr>
        <w:t>at the tips</w:t>
      </w:r>
      <w:r w:rsidRPr="00AE0786">
        <w:rPr>
          <w:rFonts w:cstheme="minorHAnsi"/>
          <w:sz w:val="22"/>
          <w:szCs w:val="22"/>
        </w:rPr>
        <w:t xml:space="preserve"> </w:t>
      </w:r>
      <w:r w:rsidR="002670AF">
        <w:rPr>
          <w:rFonts w:cstheme="minorHAnsi"/>
          <w:sz w:val="22"/>
          <w:szCs w:val="22"/>
        </w:rPr>
        <w:t xml:space="preserve">of the phylogeny </w:t>
      </w:r>
      <w:r w:rsidRPr="00AE0786">
        <w:rPr>
          <w:rFonts w:cstheme="minorHAnsi"/>
          <w:sz w:val="22"/>
          <w:szCs w:val="22"/>
        </w:rPr>
        <w:t>represent the haploid chromosome number</w:t>
      </w:r>
      <w:r w:rsidR="00FA0F20" w:rsidRPr="00AE0786">
        <w:rPr>
          <w:rFonts w:cstheme="minorHAnsi"/>
          <w:sz w:val="22"/>
          <w:szCs w:val="22"/>
        </w:rPr>
        <w:t>.</w:t>
      </w:r>
      <w:r w:rsidR="008612EC" w:rsidRPr="00AE0786">
        <w:rPr>
          <w:rFonts w:cstheme="minorHAnsi"/>
          <w:sz w:val="22"/>
          <w:szCs w:val="22"/>
        </w:rPr>
        <w:t xml:space="preserve"> </w:t>
      </w:r>
      <w:r w:rsidR="00FA0F20" w:rsidRPr="00AE0786">
        <w:rPr>
          <w:rFonts w:cstheme="minorHAnsi"/>
          <w:sz w:val="22"/>
          <w:szCs w:val="22"/>
        </w:rPr>
        <w:t>T</w:t>
      </w:r>
      <w:r w:rsidR="008612EC" w:rsidRPr="00AE0786">
        <w:rPr>
          <w:rFonts w:cstheme="minorHAnsi"/>
          <w:sz w:val="22"/>
          <w:szCs w:val="22"/>
        </w:rPr>
        <w:t xml:space="preserve">he </w:t>
      </w:r>
      <w:r w:rsidR="00B262DF">
        <w:rPr>
          <w:rFonts w:cstheme="minorHAnsi"/>
          <w:sz w:val="22"/>
          <w:szCs w:val="22"/>
        </w:rPr>
        <w:t xml:space="preserve">bar </w:t>
      </w:r>
      <w:r w:rsidR="008612EC" w:rsidRPr="00AE0786">
        <w:rPr>
          <w:rFonts w:cstheme="minorHAnsi"/>
          <w:sz w:val="22"/>
          <w:szCs w:val="22"/>
        </w:rPr>
        <w:t>color</w:t>
      </w:r>
      <w:r w:rsidR="00B262DF">
        <w:rPr>
          <w:rFonts w:cstheme="minorHAnsi"/>
          <w:sz w:val="22"/>
          <w:szCs w:val="22"/>
        </w:rPr>
        <w:t>s represent different insect orders and a</w:t>
      </w:r>
      <w:r w:rsidR="002670AF">
        <w:rPr>
          <w:rFonts w:cstheme="minorHAnsi"/>
          <w:sz w:val="22"/>
          <w:szCs w:val="22"/>
        </w:rPr>
        <w:t>ll</w:t>
      </w:r>
      <w:r w:rsidR="00B262DF">
        <w:rPr>
          <w:rFonts w:cstheme="minorHAnsi"/>
          <w:sz w:val="22"/>
          <w:szCs w:val="22"/>
        </w:rPr>
        <w:t xml:space="preserve"> grey bars are orders with fewer than 20 genera.</w:t>
      </w:r>
      <w:r w:rsidR="008612EC" w:rsidRPr="00AE0786">
        <w:rPr>
          <w:rFonts w:cstheme="minorHAnsi"/>
          <w:sz w:val="22"/>
          <w:szCs w:val="22"/>
        </w:rPr>
        <w:t xml:space="preserve"> </w:t>
      </w:r>
    </w:p>
    <w:p w14:paraId="12C3E0DF" w14:textId="6BFF588C" w:rsidR="00200F32" w:rsidRPr="00AE0786" w:rsidRDefault="00FD0B9B" w:rsidP="00DE1F25">
      <w:pPr>
        <w:spacing w:after="0"/>
        <w:rPr>
          <w:rFonts w:cstheme="minorHAnsi"/>
          <w:sz w:val="22"/>
          <w:szCs w:val="22"/>
        </w:rPr>
      </w:pPr>
      <w:r>
        <w:rPr>
          <w:rFonts w:cstheme="minorHAnsi"/>
          <w:noProof/>
          <w:sz w:val="22"/>
          <w:szCs w:val="22"/>
        </w:rPr>
        <w:lastRenderedPageBreak/>
        <w:drawing>
          <wp:inline distT="0" distB="0" distL="0" distR="0" wp14:anchorId="3DF4F1DD" wp14:editId="465EC8CD">
            <wp:extent cx="5943600" cy="26130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07 at 6.38.59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13025"/>
                    </a:xfrm>
                    <a:prstGeom prst="rect">
                      <a:avLst/>
                    </a:prstGeom>
                  </pic:spPr>
                </pic:pic>
              </a:graphicData>
            </a:graphic>
          </wp:inline>
        </w:drawing>
      </w:r>
    </w:p>
    <w:p w14:paraId="0563FA31" w14:textId="4E6DB0BB" w:rsidR="00380E81" w:rsidRPr="00460BC2" w:rsidRDefault="000E33F0" w:rsidP="00DE1F25">
      <w:pPr>
        <w:spacing w:after="0"/>
        <w:rPr>
          <w:rFonts w:cstheme="minorHAnsi"/>
          <w:b/>
          <w:bCs/>
          <w:sz w:val="22"/>
          <w:szCs w:val="22"/>
        </w:rPr>
      </w:pPr>
      <w:r w:rsidRPr="00AE0786">
        <w:rPr>
          <w:rFonts w:cstheme="minorHAnsi"/>
          <w:b/>
          <w:bCs/>
          <w:sz w:val="22"/>
          <w:szCs w:val="22"/>
        </w:rPr>
        <w:t xml:space="preserve">Figure 2: Rates of chromosome </w:t>
      </w:r>
      <w:r w:rsidR="00614AC6">
        <w:rPr>
          <w:rFonts w:cstheme="minorHAnsi"/>
          <w:b/>
          <w:bCs/>
          <w:sz w:val="22"/>
          <w:szCs w:val="22"/>
        </w:rPr>
        <w:t xml:space="preserve">number </w:t>
      </w:r>
      <w:r w:rsidRPr="00AE0786">
        <w:rPr>
          <w:rFonts w:cstheme="minorHAnsi"/>
          <w:b/>
          <w:bCs/>
          <w:sz w:val="22"/>
          <w:szCs w:val="22"/>
        </w:rPr>
        <w:t>evolution</w:t>
      </w:r>
      <w:r w:rsidR="00200F32" w:rsidRPr="00AE0786">
        <w:rPr>
          <w:rFonts w:cstheme="minorHAnsi"/>
          <w:b/>
          <w:bCs/>
          <w:sz w:val="22"/>
          <w:szCs w:val="22"/>
        </w:rPr>
        <w:t>.</w:t>
      </w:r>
      <w:r w:rsidR="005969E6" w:rsidRPr="00AE0786">
        <w:rPr>
          <w:rFonts w:cstheme="minorHAnsi"/>
          <w:b/>
          <w:bCs/>
          <w:sz w:val="22"/>
          <w:szCs w:val="22"/>
        </w:rPr>
        <w:t xml:space="preserve"> </w:t>
      </w:r>
      <w:r w:rsidR="00A945D5" w:rsidRPr="00AE0786">
        <w:rPr>
          <w:rFonts w:cstheme="minorHAnsi"/>
          <w:bCs/>
          <w:sz w:val="22"/>
          <w:szCs w:val="22"/>
        </w:rPr>
        <w:t>Each curve</w:t>
      </w:r>
      <w:r w:rsidR="005969E6" w:rsidRPr="00AE0786">
        <w:rPr>
          <w:rFonts w:cstheme="minorHAnsi"/>
          <w:bCs/>
          <w:sz w:val="22"/>
          <w:szCs w:val="22"/>
        </w:rPr>
        <w:t xml:space="preserve"> represents the posterior distribution </w:t>
      </w:r>
      <w:r w:rsidR="0067543F">
        <w:rPr>
          <w:rFonts w:cstheme="minorHAnsi"/>
          <w:bCs/>
          <w:sz w:val="22"/>
          <w:szCs w:val="22"/>
        </w:rPr>
        <w:t xml:space="preserve">of the </w:t>
      </w:r>
      <m:oMath>
        <m:r>
          <m:rPr>
            <m:sty m:val="p"/>
          </m:rPr>
          <w:rPr>
            <w:rFonts w:ascii="Cambria Math" w:hAnsi="Cambria Math" w:cstheme="minorHAnsi"/>
            <w:sz w:val="22"/>
            <w:szCs w:val="22"/>
          </w:rPr>
          <m:t>Δ</m:t>
        </m:r>
        <m:sSub>
          <m:sSubPr>
            <m:ctrlPr>
              <w:rPr>
                <w:rFonts w:ascii="Cambria Math" w:hAnsi="Cambria Math" w:cstheme="minorHAnsi"/>
                <w:bCs/>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5969E6" w:rsidRPr="00AE0786">
        <w:rPr>
          <w:rFonts w:cstheme="minorHAnsi"/>
          <w:bCs/>
          <w:sz w:val="22"/>
          <w:szCs w:val="22"/>
        </w:rPr>
        <w:t xml:space="preserve"> </w:t>
      </w:r>
      <w:r w:rsidR="0067543F">
        <w:rPr>
          <w:rFonts w:cstheme="minorHAnsi"/>
          <w:bCs/>
          <w:sz w:val="22"/>
          <w:szCs w:val="22"/>
        </w:rPr>
        <w:t>statistic</w:t>
      </w:r>
      <w:ins w:id="92" w:author="Microsoft Office User" w:date="2020-08-11T15:08:00Z">
        <w:r w:rsidR="009200BD">
          <w:rPr>
            <w:rFonts w:cstheme="minorHAnsi"/>
            <w:bCs/>
            <w:sz w:val="22"/>
            <w:szCs w:val="22"/>
          </w:rPr>
          <w:t>, w</w:t>
        </w:r>
      </w:ins>
      <w:del w:id="93" w:author="Microsoft Office User" w:date="2020-08-11T15:08:00Z">
        <w:r w:rsidR="0067543F" w:rsidDel="009200BD">
          <w:rPr>
            <w:rFonts w:cstheme="minorHAnsi"/>
            <w:bCs/>
            <w:sz w:val="22"/>
            <w:szCs w:val="22"/>
          </w:rPr>
          <w:delText>. W</w:delText>
        </w:r>
      </w:del>
      <w:r w:rsidR="0067543F">
        <w:rPr>
          <w:rFonts w:cstheme="minorHAnsi"/>
          <w:bCs/>
          <w:sz w:val="22"/>
          <w:szCs w:val="22"/>
        </w:rPr>
        <w:t xml:space="preserve">here </w:t>
      </w:r>
      <m:oMath>
        <m:r>
          <w:rPr>
            <w:rFonts w:ascii="Cambria Math" w:hAnsi="Cambria Math" w:cstheme="minorHAnsi"/>
            <w:sz w:val="22"/>
            <w:szCs w:val="22"/>
          </w:rPr>
          <m:t>x</m:t>
        </m:r>
      </m:oMath>
      <w:r w:rsidR="0067543F">
        <w:rPr>
          <w:rFonts w:eastAsiaTheme="minorEastAsia" w:cstheme="minorHAnsi"/>
          <w:bCs/>
          <w:sz w:val="22"/>
          <w:szCs w:val="22"/>
        </w:rPr>
        <w:t xml:space="preserve"> is either fission, fusion, or polyploidy which is indicated by the color of the fill. Positive values of this statistic indicate that holocentric clades evolve more quickly while negative values indicate that monocentric clades evolve </w:t>
      </w:r>
      <w:del w:id="94" w:author="Microsoft Office User" w:date="2020-08-11T15:08:00Z">
        <w:r w:rsidR="0067543F" w:rsidDel="009200BD">
          <w:rPr>
            <w:rFonts w:eastAsiaTheme="minorEastAsia" w:cstheme="minorHAnsi"/>
            <w:bCs/>
            <w:sz w:val="22"/>
            <w:szCs w:val="22"/>
          </w:rPr>
          <w:delText>more quickly</w:delText>
        </w:r>
      </w:del>
      <w:ins w:id="95" w:author="Microsoft Office User" w:date="2020-08-11T15:08:00Z">
        <w:r w:rsidR="009200BD">
          <w:rPr>
            <w:rFonts w:eastAsiaTheme="minorEastAsia" w:cstheme="minorHAnsi"/>
            <w:bCs/>
            <w:sz w:val="22"/>
            <w:szCs w:val="22"/>
          </w:rPr>
          <w:t>slower</w:t>
        </w:r>
      </w:ins>
      <w:r w:rsidR="0067543F">
        <w:rPr>
          <w:rFonts w:eastAsiaTheme="minorEastAsia" w:cstheme="minorHAnsi"/>
          <w:bCs/>
          <w:sz w:val="22"/>
          <w:szCs w:val="22"/>
        </w:rPr>
        <w:t xml:space="preserve">. Below the curves the lines indicate the </w:t>
      </w:r>
      <w:r w:rsidR="00081A5A">
        <w:rPr>
          <w:rFonts w:eastAsiaTheme="minorEastAsia" w:cstheme="minorHAnsi"/>
          <w:bCs/>
          <w:sz w:val="22"/>
          <w:szCs w:val="22"/>
        </w:rPr>
        <w:t xml:space="preserve">95% </w:t>
      </w:r>
      <w:r w:rsidR="0067543F">
        <w:rPr>
          <w:rFonts w:eastAsiaTheme="minorEastAsia" w:cstheme="minorHAnsi"/>
          <w:bCs/>
          <w:sz w:val="22"/>
          <w:szCs w:val="22"/>
        </w:rPr>
        <w:t xml:space="preserve">credible interval of each statistic. </w:t>
      </w:r>
      <w:r w:rsidR="00124B5F">
        <w:rPr>
          <w:rFonts w:eastAsiaTheme="minorEastAsia" w:cstheme="minorHAnsi"/>
          <w:bCs/>
          <w:sz w:val="22"/>
          <w:szCs w:val="22"/>
        </w:rPr>
        <w:t xml:space="preserve">A) Results from fitting a model with all three possible transitions (fissions, fusions, and polyploidy). B) Results from fitting a model where chromosome number can change only through fissions and fusions. Under both models the credible interval of each parameter spans zero indicating </w:t>
      </w:r>
      <w:r w:rsidR="0067543F">
        <w:rPr>
          <w:rFonts w:eastAsiaTheme="minorEastAsia" w:cstheme="minorHAnsi"/>
          <w:bCs/>
          <w:sz w:val="22"/>
          <w:szCs w:val="22"/>
        </w:rPr>
        <w:t>no significant difference in rates of chromosome</w:t>
      </w:r>
      <w:r w:rsidR="00614AC6">
        <w:rPr>
          <w:rFonts w:eastAsiaTheme="minorEastAsia" w:cstheme="minorHAnsi"/>
          <w:bCs/>
          <w:sz w:val="22"/>
          <w:szCs w:val="22"/>
        </w:rPr>
        <w:t xml:space="preserve"> number</w:t>
      </w:r>
      <w:r w:rsidR="0067543F">
        <w:rPr>
          <w:rFonts w:eastAsiaTheme="minorEastAsia" w:cstheme="minorHAnsi"/>
          <w:bCs/>
          <w:sz w:val="22"/>
          <w:szCs w:val="22"/>
        </w:rPr>
        <w:t xml:space="preserve"> evolution in clades with holocentric and monocentric chromosomes.</w:t>
      </w:r>
      <w:r w:rsidR="00380E81">
        <w:rPr>
          <w:rFonts w:cstheme="minorHAnsi"/>
          <w:noProof/>
          <w:sz w:val="22"/>
          <w:szCs w:val="22"/>
        </w:rPr>
        <w:br w:type="page"/>
      </w:r>
    </w:p>
    <w:p w14:paraId="3306F916" w14:textId="30CC16C2" w:rsidR="00380E81" w:rsidRPr="00AE0786" w:rsidRDefault="00153D22" w:rsidP="00DE1F25">
      <w:pPr>
        <w:spacing w:after="0"/>
        <w:rPr>
          <w:rFonts w:cstheme="minorHAnsi"/>
          <w:sz w:val="22"/>
          <w:szCs w:val="22"/>
        </w:rPr>
      </w:pPr>
      <w:r>
        <w:rPr>
          <w:rFonts w:cstheme="minorHAnsi"/>
          <w:noProof/>
          <w:sz w:val="22"/>
          <w:szCs w:val="22"/>
        </w:rPr>
        <w:lastRenderedPageBreak/>
        <w:drawing>
          <wp:inline distT="0" distB="0" distL="0" distR="0" wp14:anchorId="1AC45A75" wp14:editId="6E182EE6">
            <wp:extent cx="3472614" cy="3813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20 at 11.13.34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89255" cy="3832217"/>
                    </a:xfrm>
                    <a:prstGeom prst="rect">
                      <a:avLst/>
                    </a:prstGeom>
                  </pic:spPr>
                </pic:pic>
              </a:graphicData>
            </a:graphic>
          </wp:inline>
        </w:drawing>
      </w:r>
    </w:p>
    <w:p w14:paraId="79087579" w14:textId="007657B8" w:rsidR="0009567D" w:rsidRDefault="0041099B" w:rsidP="00460BC2">
      <w:pPr>
        <w:spacing w:after="0"/>
        <w:rPr>
          <w:rFonts w:cstheme="minorHAnsi"/>
          <w:sz w:val="22"/>
          <w:szCs w:val="22"/>
        </w:rPr>
      </w:pPr>
      <w:r w:rsidRPr="00AE0786">
        <w:rPr>
          <w:rFonts w:cstheme="minorHAnsi"/>
          <w:b/>
          <w:bCs/>
          <w:sz w:val="22"/>
          <w:szCs w:val="22"/>
        </w:rPr>
        <w:t xml:space="preserve">Figure </w:t>
      </w:r>
      <w:r w:rsidR="000E33F0" w:rsidRPr="00AE0786">
        <w:rPr>
          <w:rFonts w:cstheme="minorHAnsi"/>
          <w:b/>
          <w:bCs/>
          <w:sz w:val="22"/>
          <w:szCs w:val="22"/>
        </w:rPr>
        <w:t>3</w:t>
      </w:r>
      <w:r w:rsidRPr="00AE0786">
        <w:rPr>
          <w:rFonts w:cstheme="minorHAnsi"/>
          <w:b/>
          <w:bCs/>
          <w:sz w:val="22"/>
          <w:szCs w:val="22"/>
        </w:rPr>
        <w:t>:</w:t>
      </w:r>
      <w:r w:rsidRPr="00AE0786">
        <w:rPr>
          <w:rFonts w:cstheme="minorHAnsi"/>
          <w:sz w:val="22"/>
          <w:szCs w:val="22"/>
        </w:rPr>
        <w:t xml:space="preserve"> </w:t>
      </w:r>
      <w:r w:rsidR="00DD3DFC" w:rsidRPr="00AE0786">
        <w:rPr>
          <w:rFonts w:cstheme="minorHAnsi"/>
          <w:b/>
          <w:sz w:val="22"/>
          <w:szCs w:val="22"/>
        </w:rPr>
        <w:t>R</w:t>
      </w:r>
      <w:r w:rsidR="00FD325D" w:rsidRPr="00AE0786">
        <w:rPr>
          <w:rFonts w:cstheme="minorHAnsi"/>
          <w:b/>
          <w:sz w:val="22"/>
          <w:szCs w:val="22"/>
        </w:rPr>
        <w:t xml:space="preserve">ate of chromosome </w:t>
      </w:r>
      <w:r w:rsidR="00614AC6">
        <w:rPr>
          <w:rFonts w:cstheme="minorHAnsi"/>
          <w:b/>
          <w:sz w:val="22"/>
          <w:szCs w:val="22"/>
        </w:rPr>
        <w:t xml:space="preserve">number </w:t>
      </w:r>
      <w:r w:rsidR="00FD325D" w:rsidRPr="00AE0786">
        <w:rPr>
          <w:rFonts w:cstheme="minorHAnsi"/>
          <w:b/>
          <w:sz w:val="22"/>
          <w:szCs w:val="22"/>
        </w:rPr>
        <w:t>evolution</w:t>
      </w:r>
      <w:r w:rsidR="000E33F0" w:rsidRPr="00AE0786">
        <w:rPr>
          <w:rFonts w:cstheme="minorHAnsi"/>
          <w:b/>
          <w:sz w:val="22"/>
          <w:szCs w:val="22"/>
        </w:rPr>
        <w:t xml:space="preserve"> based on order</w:t>
      </w:r>
      <w:r w:rsidR="00DD3DFC" w:rsidRPr="00AE0786">
        <w:rPr>
          <w:rFonts w:cstheme="minorHAnsi"/>
          <w:sz w:val="22"/>
          <w:szCs w:val="22"/>
        </w:rPr>
        <w:t>.</w:t>
      </w:r>
      <w:r w:rsidR="00FD325D" w:rsidRPr="00AE0786">
        <w:rPr>
          <w:rFonts w:cstheme="minorHAnsi"/>
          <w:sz w:val="22"/>
          <w:szCs w:val="22"/>
        </w:rPr>
        <w:t xml:space="preserve"> </w:t>
      </w:r>
      <w:r w:rsidR="001B4409">
        <w:rPr>
          <w:rFonts w:cstheme="minorHAnsi"/>
          <w:sz w:val="22"/>
          <w:szCs w:val="22"/>
        </w:rPr>
        <w:t xml:space="preserve">Rate estimates are plotted on the vertical axis and mechanisms on the horizontal. Each point is a single sample from the posterior distribution. Vertical black lines indicate the credible interval for each parameter. </w:t>
      </w:r>
      <w:r w:rsidR="00DD3DFC" w:rsidRPr="00AE0786">
        <w:rPr>
          <w:rFonts w:cstheme="minorHAnsi"/>
          <w:sz w:val="22"/>
          <w:szCs w:val="22"/>
        </w:rPr>
        <w:t xml:space="preserve">A) </w:t>
      </w:r>
      <w:r w:rsidR="001B4409">
        <w:rPr>
          <w:rFonts w:cstheme="minorHAnsi"/>
          <w:sz w:val="22"/>
          <w:szCs w:val="22"/>
        </w:rPr>
        <w:t>Full model results with fissions, fusions, and polyploidy</w:t>
      </w:r>
      <w:r w:rsidR="00FA0F20" w:rsidRPr="00AE0786">
        <w:rPr>
          <w:rFonts w:cstheme="minorHAnsi"/>
          <w:sz w:val="22"/>
          <w:szCs w:val="22"/>
        </w:rPr>
        <w:t>.</w:t>
      </w:r>
      <w:r w:rsidR="00DD3DFC" w:rsidRPr="00AE0786">
        <w:rPr>
          <w:rFonts w:cstheme="minorHAnsi"/>
          <w:sz w:val="22"/>
          <w:szCs w:val="22"/>
        </w:rPr>
        <w:t xml:space="preserve"> B) </w:t>
      </w:r>
      <w:r w:rsidR="001B4409">
        <w:rPr>
          <w:rFonts w:cstheme="minorHAnsi"/>
          <w:sz w:val="22"/>
          <w:szCs w:val="22"/>
        </w:rPr>
        <w:t>Constrained model with only fissions and fusions</w:t>
      </w:r>
      <w:r w:rsidR="00FA0F20" w:rsidRPr="00AE0786">
        <w:rPr>
          <w:rFonts w:cstheme="minorHAnsi"/>
          <w:sz w:val="22"/>
          <w:szCs w:val="22"/>
        </w:rPr>
        <w:t>.</w:t>
      </w:r>
      <w:r w:rsidR="0009567D">
        <w:rPr>
          <w:rFonts w:cstheme="minorHAnsi"/>
          <w:sz w:val="22"/>
          <w:szCs w:val="22"/>
        </w:rPr>
        <w:br w:type="page"/>
      </w:r>
    </w:p>
    <w:p w14:paraId="364E0815" w14:textId="575FA62E" w:rsidR="00077899" w:rsidRPr="00AE0786" w:rsidRDefault="00077899" w:rsidP="00DE1F25">
      <w:pPr>
        <w:spacing w:after="0"/>
        <w:rPr>
          <w:rFonts w:cstheme="minorHAnsi"/>
          <w:sz w:val="22"/>
          <w:szCs w:val="22"/>
        </w:rPr>
      </w:pPr>
      <w:r w:rsidRPr="00AE0786">
        <w:rPr>
          <w:rFonts w:cstheme="minorHAnsi"/>
          <w:sz w:val="22"/>
          <w:szCs w:val="22"/>
        </w:rPr>
        <w:lastRenderedPageBreak/>
        <w:br w:type="page"/>
      </w:r>
    </w:p>
    <w:p w14:paraId="2FF4A398" w14:textId="0B4DBEF4" w:rsidR="006A5BDC" w:rsidRPr="00AE0786" w:rsidRDefault="00077899" w:rsidP="00DE1F25">
      <w:pPr>
        <w:spacing w:after="0"/>
        <w:rPr>
          <w:rFonts w:cstheme="minorHAnsi"/>
          <w:b/>
          <w:bCs/>
          <w:sz w:val="22"/>
          <w:szCs w:val="22"/>
        </w:rPr>
      </w:pPr>
      <w:r w:rsidRPr="00AE0786">
        <w:rPr>
          <w:rFonts w:cstheme="minorHAnsi"/>
          <w:b/>
          <w:bCs/>
          <w:sz w:val="22"/>
          <w:szCs w:val="22"/>
        </w:rPr>
        <w:lastRenderedPageBreak/>
        <w:t>References</w:t>
      </w:r>
    </w:p>
    <w:p w14:paraId="3C489A4D" w14:textId="77777777" w:rsidR="001C5D0C" w:rsidRPr="001C5D0C" w:rsidRDefault="001C5D0C" w:rsidP="001C5D0C">
      <w:pPr>
        <w:pStyle w:val="EndNoteBibliography"/>
        <w:spacing w:after="0"/>
        <w:rPr>
          <w:noProof/>
        </w:rPr>
      </w:pPr>
      <w:r w:rsidRPr="001C5D0C">
        <w:rPr>
          <w:noProof/>
        </w:rPr>
        <w:t>1.</w:t>
      </w:r>
      <w:r w:rsidRPr="001C5D0C">
        <w:rPr>
          <w:noProof/>
        </w:rPr>
        <w:tab/>
        <w:t>Wilson AC, Bush GL, Case SM, King MC. Social structuring of mammalian populations and rate of chromosomal evolution. Proceedings of the National Academy of Sciences. 1975;72(12):5061-5.</w:t>
      </w:r>
    </w:p>
    <w:p w14:paraId="0B30F631" w14:textId="77777777" w:rsidR="001C5D0C" w:rsidRPr="001C5D0C" w:rsidRDefault="001C5D0C" w:rsidP="001C5D0C">
      <w:pPr>
        <w:pStyle w:val="EndNoteBibliography"/>
        <w:spacing w:after="0"/>
        <w:rPr>
          <w:noProof/>
        </w:rPr>
      </w:pPr>
      <w:r w:rsidRPr="001C5D0C">
        <w:rPr>
          <w:noProof/>
        </w:rPr>
        <w:t>2.</w:t>
      </w:r>
      <w:r w:rsidRPr="001C5D0C">
        <w:rPr>
          <w:noProof/>
        </w:rPr>
        <w:tab/>
        <w:t>White MJD. Modes of speciation. San Francisco: : WH Freeman; 1978. 455 p.</w:t>
      </w:r>
    </w:p>
    <w:p w14:paraId="65EAE520" w14:textId="77777777" w:rsidR="001C5D0C" w:rsidRPr="001C5D0C" w:rsidRDefault="001C5D0C" w:rsidP="001C5D0C">
      <w:pPr>
        <w:pStyle w:val="EndNoteBibliography"/>
        <w:spacing w:after="0"/>
        <w:rPr>
          <w:noProof/>
        </w:rPr>
      </w:pPr>
      <w:r w:rsidRPr="001C5D0C">
        <w:rPr>
          <w:noProof/>
        </w:rPr>
        <w:t>3.</w:t>
      </w:r>
      <w:r w:rsidRPr="001C5D0C">
        <w:rPr>
          <w:noProof/>
        </w:rPr>
        <w:tab/>
        <w:t>Bush GL. What do we really know about speciation? Perspectives on evolution. 1982:119-31.</w:t>
      </w:r>
    </w:p>
    <w:p w14:paraId="39880C97" w14:textId="77777777" w:rsidR="001C5D0C" w:rsidRPr="001C5D0C" w:rsidRDefault="001C5D0C" w:rsidP="001C5D0C">
      <w:pPr>
        <w:pStyle w:val="EndNoteBibliography"/>
        <w:spacing w:after="0"/>
        <w:rPr>
          <w:noProof/>
        </w:rPr>
      </w:pPr>
      <w:r w:rsidRPr="001C5D0C">
        <w:rPr>
          <w:noProof/>
        </w:rPr>
        <w:t>4.</w:t>
      </w:r>
      <w:r w:rsidRPr="001C5D0C">
        <w:rPr>
          <w:noProof/>
        </w:rPr>
        <w:tab/>
        <w:t>Escudero M, Hahn M, Brown BH, Lueders K, Hipp AL. Chromosomal rearrangements in holocentric organisms lead to reproductive isolation by hybrid dysfunction: The correlation between karyotype rearrangements and germination rates in sedges. American journal of botany. 2016;103(8):1529-36.</w:t>
      </w:r>
    </w:p>
    <w:p w14:paraId="540410DA" w14:textId="77777777" w:rsidR="001C5D0C" w:rsidRPr="001C5D0C" w:rsidRDefault="001C5D0C" w:rsidP="001C5D0C">
      <w:pPr>
        <w:pStyle w:val="EndNoteBibliography"/>
        <w:spacing w:after="0"/>
        <w:rPr>
          <w:noProof/>
        </w:rPr>
      </w:pPr>
      <w:r w:rsidRPr="001C5D0C">
        <w:rPr>
          <w:noProof/>
        </w:rPr>
        <w:t>5.</w:t>
      </w:r>
      <w:r w:rsidRPr="001C5D0C">
        <w:rPr>
          <w:noProof/>
        </w:rPr>
        <w:tab/>
        <w:t>Blackmon H, Justison J, Mayrose I, Goldberg EE. Meiotic drive shapes rates of karyotype evolution in mammals. Evolution. 2019;73(3):511-23.</w:t>
      </w:r>
    </w:p>
    <w:p w14:paraId="2704E186" w14:textId="77777777" w:rsidR="001C5D0C" w:rsidRPr="001C5D0C" w:rsidRDefault="001C5D0C" w:rsidP="001C5D0C">
      <w:pPr>
        <w:pStyle w:val="EndNoteBibliography"/>
        <w:spacing w:after="0"/>
        <w:rPr>
          <w:noProof/>
        </w:rPr>
      </w:pPr>
      <w:r w:rsidRPr="001C5D0C">
        <w:rPr>
          <w:noProof/>
        </w:rPr>
        <w:t>6.</w:t>
      </w:r>
      <w:r w:rsidRPr="001C5D0C">
        <w:rPr>
          <w:noProof/>
        </w:rPr>
        <w:tab/>
        <w:t>Blackmon H, Ross L, Bachtrog D. Sex Determination, Sex Chromosomes, and Karyotype Evolution in Insects. Journal of Heredity. 2017;108(1):78-93.</w:t>
      </w:r>
    </w:p>
    <w:p w14:paraId="403B4B14" w14:textId="77777777" w:rsidR="001C5D0C" w:rsidRPr="001C5D0C" w:rsidRDefault="001C5D0C" w:rsidP="001C5D0C">
      <w:pPr>
        <w:pStyle w:val="EndNoteBibliography"/>
        <w:spacing w:after="0"/>
        <w:rPr>
          <w:noProof/>
        </w:rPr>
      </w:pPr>
      <w:r w:rsidRPr="001C5D0C">
        <w:rPr>
          <w:noProof/>
        </w:rPr>
        <w:t>7.</w:t>
      </w:r>
      <w:r w:rsidRPr="001C5D0C">
        <w:rPr>
          <w:noProof/>
        </w:rPr>
        <w:tab/>
        <w:t>Petitpierre E. Why beetles have strikingly different rates of chromosomal evolution. Elytron. 1987;1:25-32.</w:t>
      </w:r>
    </w:p>
    <w:p w14:paraId="72A264BD" w14:textId="77777777" w:rsidR="001C5D0C" w:rsidRPr="001C5D0C" w:rsidRDefault="001C5D0C" w:rsidP="001C5D0C">
      <w:pPr>
        <w:pStyle w:val="EndNoteBibliography"/>
        <w:spacing w:after="0"/>
        <w:rPr>
          <w:noProof/>
        </w:rPr>
      </w:pPr>
      <w:r w:rsidRPr="001C5D0C">
        <w:rPr>
          <w:noProof/>
        </w:rPr>
        <w:t>8.</w:t>
      </w:r>
      <w:r w:rsidRPr="001C5D0C">
        <w:rPr>
          <w:noProof/>
        </w:rPr>
        <w:tab/>
        <w:t>Faria R, Navarro A. Chromosomal speciation revisited: rearranging theory with pieces of evidence. Trends in ecology &amp; evolution. 2010;25(11):660-9.</w:t>
      </w:r>
    </w:p>
    <w:p w14:paraId="3F567412" w14:textId="77777777" w:rsidR="001C5D0C" w:rsidRPr="001C5D0C" w:rsidRDefault="001C5D0C" w:rsidP="001C5D0C">
      <w:pPr>
        <w:pStyle w:val="EndNoteBibliography"/>
        <w:spacing w:after="0"/>
        <w:rPr>
          <w:noProof/>
        </w:rPr>
      </w:pPr>
      <w:r w:rsidRPr="001C5D0C">
        <w:rPr>
          <w:noProof/>
        </w:rPr>
        <w:t>9.</w:t>
      </w:r>
      <w:r w:rsidRPr="001C5D0C">
        <w:rPr>
          <w:noProof/>
        </w:rPr>
        <w:tab/>
        <w:t>Guerrero RF, Kirkpatrick M. Local Adaptation and the Evolution of Chromosome Fusions. Evolution. 2014.</w:t>
      </w:r>
    </w:p>
    <w:p w14:paraId="588A10DC" w14:textId="77777777" w:rsidR="001C5D0C" w:rsidRPr="001C5D0C" w:rsidRDefault="001C5D0C" w:rsidP="001C5D0C">
      <w:pPr>
        <w:pStyle w:val="EndNoteBibliography"/>
        <w:spacing w:after="0"/>
        <w:rPr>
          <w:noProof/>
        </w:rPr>
      </w:pPr>
      <w:r w:rsidRPr="001C5D0C">
        <w:rPr>
          <w:noProof/>
        </w:rPr>
        <w:t>10.</w:t>
      </w:r>
      <w:r w:rsidRPr="001C5D0C">
        <w:rPr>
          <w:noProof/>
        </w:rPr>
        <w:tab/>
        <w:t>Rieseberg LH. Chromosomal rearrangements and specieation. Trends Ecol Evol. 2001;16(7):351-8.</w:t>
      </w:r>
    </w:p>
    <w:p w14:paraId="1573A1EB" w14:textId="77777777" w:rsidR="001C5D0C" w:rsidRPr="001C5D0C" w:rsidRDefault="001C5D0C" w:rsidP="001C5D0C">
      <w:pPr>
        <w:pStyle w:val="EndNoteBibliography"/>
        <w:spacing w:after="0"/>
        <w:rPr>
          <w:noProof/>
        </w:rPr>
      </w:pPr>
      <w:r w:rsidRPr="001C5D0C">
        <w:rPr>
          <w:noProof/>
        </w:rPr>
        <w:t>11.</w:t>
      </w:r>
      <w:r w:rsidRPr="001C5D0C">
        <w:rPr>
          <w:noProof/>
        </w:rPr>
        <w:tab/>
        <w:t>Lucek K. Evolutionary mechanisms of varying chromosome numbers in the radiation of Erebia butterflies. Genes. 2018;9(3):166.</w:t>
      </w:r>
    </w:p>
    <w:p w14:paraId="6EF48A9C" w14:textId="77777777" w:rsidR="001C5D0C" w:rsidRPr="001C5D0C" w:rsidRDefault="001C5D0C" w:rsidP="001C5D0C">
      <w:pPr>
        <w:pStyle w:val="EndNoteBibliography"/>
        <w:spacing w:after="0"/>
        <w:rPr>
          <w:noProof/>
        </w:rPr>
      </w:pPr>
      <w:r w:rsidRPr="001C5D0C">
        <w:rPr>
          <w:noProof/>
        </w:rPr>
        <w:t>12.</w:t>
      </w:r>
      <w:r w:rsidRPr="001C5D0C">
        <w:rPr>
          <w:noProof/>
        </w:rPr>
        <w:tab/>
        <w:t>Garagna S, Broccoli D, Redi CA, Searle JB, Cooke HJ, Capanna E. Robertsonian metacentrics of the house mouse lose telomeric sequences but retain some minor satellite DNA in the pericentromeric area. Chromosoma. 1995;103(10):685-92.</w:t>
      </w:r>
    </w:p>
    <w:p w14:paraId="03130DEA" w14:textId="77777777" w:rsidR="001C5D0C" w:rsidRPr="001C5D0C" w:rsidRDefault="001C5D0C" w:rsidP="001C5D0C">
      <w:pPr>
        <w:pStyle w:val="EndNoteBibliography"/>
        <w:spacing w:after="0"/>
        <w:rPr>
          <w:noProof/>
        </w:rPr>
      </w:pPr>
      <w:r w:rsidRPr="001C5D0C">
        <w:rPr>
          <w:noProof/>
        </w:rPr>
        <w:t>13.</w:t>
      </w:r>
      <w:r w:rsidRPr="001C5D0C">
        <w:rPr>
          <w:noProof/>
        </w:rPr>
        <w:tab/>
        <w:t>Miga KH. Chromosome-specific centromere sequences provide an estimate of the ancestral chromosome 2 fusion event in hominin genomes. Journal of Heredity. 2017;108(1):45-52.</w:t>
      </w:r>
    </w:p>
    <w:p w14:paraId="620CD21B" w14:textId="77777777" w:rsidR="001C5D0C" w:rsidRPr="001C5D0C" w:rsidRDefault="001C5D0C" w:rsidP="001C5D0C">
      <w:pPr>
        <w:pStyle w:val="EndNoteBibliography"/>
        <w:spacing w:after="0"/>
        <w:rPr>
          <w:noProof/>
        </w:rPr>
      </w:pPr>
      <w:r w:rsidRPr="001C5D0C">
        <w:rPr>
          <w:noProof/>
        </w:rPr>
        <w:t>14.</w:t>
      </w:r>
      <w:r w:rsidRPr="001C5D0C">
        <w:rPr>
          <w:noProof/>
        </w:rPr>
        <w:tab/>
        <w:t>Moretti A, Sabato S. Karyotype evolution by centromeric fission inZamia (Cycadales). Plant Systematics and Evolution. 1984;146(3-4):215-23.</w:t>
      </w:r>
    </w:p>
    <w:p w14:paraId="18528C13" w14:textId="77777777" w:rsidR="001C5D0C" w:rsidRPr="001C5D0C" w:rsidRDefault="001C5D0C" w:rsidP="001C5D0C">
      <w:pPr>
        <w:pStyle w:val="EndNoteBibliography"/>
        <w:spacing w:after="0"/>
        <w:rPr>
          <w:noProof/>
        </w:rPr>
      </w:pPr>
      <w:r w:rsidRPr="001C5D0C">
        <w:rPr>
          <w:noProof/>
        </w:rPr>
        <w:t>15.</w:t>
      </w:r>
      <w:r w:rsidRPr="001C5D0C">
        <w:rPr>
          <w:noProof/>
        </w:rPr>
        <w:tab/>
        <w:t>Harlan JR, deWet JM. On Ö. Winge and a prayer: the origins of polyploidy. The botanical review. 1975;41(4):361-90.</w:t>
      </w:r>
    </w:p>
    <w:p w14:paraId="6DCE2994" w14:textId="77777777" w:rsidR="001C5D0C" w:rsidRPr="001C5D0C" w:rsidRDefault="001C5D0C" w:rsidP="001C5D0C">
      <w:pPr>
        <w:pStyle w:val="EndNoteBibliography"/>
        <w:spacing w:after="0"/>
        <w:rPr>
          <w:noProof/>
        </w:rPr>
      </w:pPr>
      <w:r w:rsidRPr="001C5D0C">
        <w:rPr>
          <w:noProof/>
        </w:rPr>
        <w:t>16.</w:t>
      </w:r>
      <w:r w:rsidRPr="001C5D0C">
        <w:rPr>
          <w:noProof/>
        </w:rPr>
        <w:tab/>
        <w:t>Torres EM, Williams BR, Amon A. Aneuploidy: cells losing their balance. Genetics. 2008;179(2):737-46.</w:t>
      </w:r>
    </w:p>
    <w:p w14:paraId="2DD3D392" w14:textId="77777777" w:rsidR="001C5D0C" w:rsidRPr="001C5D0C" w:rsidRDefault="001C5D0C" w:rsidP="001C5D0C">
      <w:pPr>
        <w:pStyle w:val="EndNoteBibliography"/>
        <w:spacing w:after="0"/>
        <w:rPr>
          <w:noProof/>
        </w:rPr>
      </w:pPr>
      <w:r w:rsidRPr="001C5D0C">
        <w:rPr>
          <w:noProof/>
        </w:rPr>
        <w:t>17.</w:t>
      </w:r>
      <w:r w:rsidRPr="001C5D0C">
        <w:rPr>
          <w:noProof/>
        </w:rPr>
        <w:tab/>
        <w:t>Matsumoto T, Kitano J. The intricate relationship between sexually antagonistic selection and the evolution of sex chromosome fusions. Journal of theoretical biology. 2016;404:97-108.</w:t>
      </w:r>
    </w:p>
    <w:p w14:paraId="39533A51" w14:textId="77777777" w:rsidR="001C5D0C" w:rsidRPr="001C5D0C" w:rsidRDefault="001C5D0C" w:rsidP="001C5D0C">
      <w:pPr>
        <w:pStyle w:val="EndNoteBibliography"/>
        <w:spacing w:after="0"/>
        <w:rPr>
          <w:noProof/>
        </w:rPr>
      </w:pPr>
      <w:r w:rsidRPr="001C5D0C">
        <w:rPr>
          <w:noProof/>
        </w:rPr>
        <w:t>18.</w:t>
      </w:r>
      <w:r w:rsidRPr="001C5D0C">
        <w:rPr>
          <w:noProof/>
        </w:rPr>
        <w:tab/>
        <w:t>Pennell MW, Kirkpatrick M, Otto SP, Vamosi JC, Peichel CL, Valenzuela N, et al. Y fuse? Sex chromosome fusions in fishes and reptiles. PLoS genetics. 2015;11(5):e1005237.</w:t>
      </w:r>
    </w:p>
    <w:p w14:paraId="5ACE5234" w14:textId="77777777" w:rsidR="001C5D0C" w:rsidRPr="001C5D0C" w:rsidRDefault="001C5D0C" w:rsidP="001C5D0C">
      <w:pPr>
        <w:pStyle w:val="EndNoteBibliography"/>
        <w:spacing w:after="0"/>
        <w:rPr>
          <w:noProof/>
        </w:rPr>
      </w:pPr>
      <w:r w:rsidRPr="001C5D0C">
        <w:rPr>
          <w:noProof/>
        </w:rPr>
        <w:lastRenderedPageBreak/>
        <w:t>19.</w:t>
      </w:r>
      <w:r w:rsidRPr="001C5D0C">
        <w:rPr>
          <w:noProof/>
        </w:rPr>
        <w:tab/>
        <w:t>Hill J, Rastas P, Hornett EA, Neethiraj R, Clark N, Morehouse N, et al. Unprecedented reorganization of holocentric chromosomes provides insights into the enigma of lepidopteran chromosome evolution. Science advances. 2019;5(6):eaau3648.</w:t>
      </w:r>
    </w:p>
    <w:p w14:paraId="7B245856" w14:textId="77777777" w:rsidR="001C5D0C" w:rsidRPr="001C5D0C" w:rsidRDefault="001C5D0C" w:rsidP="001C5D0C">
      <w:pPr>
        <w:pStyle w:val="EndNoteBibliography"/>
        <w:spacing w:after="0"/>
        <w:rPr>
          <w:noProof/>
        </w:rPr>
      </w:pPr>
      <w:r w:rsidRPr="001C5D0C">
        <w:rPr>
          <w:noProof/>
        </w:rPr>
        <w:t>20.</w:t>
      </w:r>
      <w:r w:rsidRPr="001C5D0C">
        <w:rPr>
          <w:noProof/>
        </w:rPr>
        <w:tab/>
        <w:t>Lukhtanov VA, Dincă V, Friberg M, Šíchová J, Olofsson M, Vila R, et al. Versatility of multivalent orientation, inverted meiosis, and rescued fitness in holocentric chromosomal hybrids. Proceedings of the National Academy of Sciences. 2018;115(41):E9610-E9.</w:t>
      </w:r>
    </w:p>
    <w:p w14:paraId="6756C066" w14:textId="77777777" w:rsidR="001C5D0C" w:rsidRPr="001C5D0C" w:rsidRDefault="001C5D0C" w:rsidP="001C5D0C">
      <w:pPr>
        <w:pStyle w:val="EndNoteBibliography"/>
        <w:spacing w:after="0"/>
        <w:rPr>
          <w:noProof/>
        </w:rPr>
      </w:pPr>
      <w:r w:rsidRPr="001C5D0C">
        <w:rPr>
          <w:noProof/>
        </w:rPr>
        <w:t>21.</w:t>
      </w:r>
      <w:r w:rsidRPr="001C5D0C">
        <w:rPr>
          <w:noProof/>
        </w:rPr>
        <w:tab/>
        <w:t>Melters DP, Paliulis LV, Korf IF, Chan SW. Holocentric chromosomes: convergent evolution, meiotic adaptations, and genomic analysis. Chromosome Research. 2012;20(5):579-93.</w:t>
      </w:r>
    </w:p>
    <w:p w14:paraId="124A261B" w14:textId="77777777" w:rsidR="001C5D0C" w:rsidRPr="001C5D0C" w:rsidRDefault="001C5D0C" w:rsidP="001C5D0C">
      <w:pPr>
        <w:pStyle w:val="EndNoteBibliography"/>
        <w:spacing w:after="0"/>
        <w:rPr>
          <w:noProof/>
        </w:rPr>
      </w:pPr>
      <w:r w:rsidRPr="001C5D0C">
        <w:rPr>
          <w:noProof/>
        </w:rPr>
        <w:t>22.</w:t>
      </w:r>
      <w:r w:rsidRPr="001C5D0C">
        <w:rPr>
          <w:noProof/>
        </w:rPr>
        <w:tab/>
        <w:t>Mola L, Papeschi A. Holokinetic chromosomes at a glance. BAG-Journal of Basic and Applied Genetics. 2006;17(1):17-33.</w:t>
      </w:r>
    </w:p>
    <w:p w14:paraId="4A5ABF99" w14:textId="77777777" w:rsidR="001C5D0C" w:rsidRPr="001C5D0C" w:rsidRDefault="001C5D0C" w:rsidP="001C5D0C">
      <w:pPr>
        <w:pStyle w:val="EndNoteBibliography"/>
        <w:spacing w:after="0"/>
        <w:rPr>
          <w:noProof/>
        </w:rPr>
      </w:pPr>
      <w:r w:rsidRPr="001C5D0C">
        <w:rPr>
          <w:noProof/>
        </w:rPr>
        <w:t>23.</w:t>
      </w:r>
      <w:r w:rsidRPr="001C5D0C">
        <w:rPr>
          <w:noProof/>
        </w:rPr>
        <w:tab/>
        <w:t>Luceño M, Guerra M. Numerical variations in species exhibiting holocentric chromosomes: a nomenclatural proposal. Caryologia. 1996;49(3-4):301-9.</w:t>
      </w:r>
    </w:p>
    <w:p w14:paraId="28875BCC" w14:textId="77777777" w:rsidR="001C5D0C" w:rsidRPr="001C5D0C" w:rsidRDefault="001C5D0C" w:rsidP="001C5D0C">
      <w:pPr>
        <w:pStyle w:val="EndNoteBibliography"/>
        <w:spacing w:after="0"/>
        <w:rPr>
          <w:noProof/>
        </w:rPr>
      </w:pPr>
      <w:r w:rsidRPr="001C5D0C">
        <w:rPr>
          <w:noProof/>
        </w:rPr>
        <w:t>24.</w:t>
      </w:r>
      <w:r w:rsidRPr="001C5D0C">
        <w:rPr>
          <w:noProof/>
        </w:rPr>
        <w:tab/>
        <w:t>Malheiros-Garde N, Gardé A. Fragmentation as a possible evolutionary process in the genus Luzula DC. Genetica Iberica. 1950;2:257-62.</w:t>
      </w:r>
    </w:p>
    <w:p w14:paraId="2A1BAA3E" w14:textId="77777777" w:rsidR="001C5D0C" w:rsidRPr="001C5D0C" w:rsidRDefault="001C5D0C" w:rsidP="001C5D0C">
      <w:pPr>
        <w:pStyle w:val="EndNoteBibliography"/>
        <w:spacing w:after="0"/>
        <w:rPr>
          <w:noProof/>
        </w:rPr>
      </w:pPr>
      <w:r w:rsidRPr="001C5D0C">
        <w:rPr>
          <w:noProof/>
        </w:rPr>
        <w:t>25.</w:t>
      </w:r>
      <w:r w:rsidRPr="001C5D0C">
        <w:rPr>
          <w:noProof/>
        </w:rPr>
        <w:tab/>
        <w:t>Faulkner J. Chromosome studies on Carex section Acutae in north-west Europe. Botanical Journal of the Linnean Society. 1972;65(3):271-301.</w:t>
      </w:r>
    </w:p>
    <w:p w14:paraId="09939F2F" w14:textId="77777777" w:rsidR="001C5D0C" w:rsidRPr="001C5D0C" w:rsidRDefault="001C5D0C" w:rsidP="001C5D0C">
      <w:pPr>
        <w:pStyle w:val="EndNoteBibliography"/>
        <w:spacing w:after="0"/>
        <w:rPr>
          <w:noProof/>
        </w:rPr>
      </w:pPr>
      <w:r w:rsidRPr="001C5D0C">
        <w:rPr>
          <w:noProof/>
        </w:rPr>
        <w:t>26.</w:t>
      </w:r>
      <w:r w:rsidRPr="001C5D0C">
        <w:rPr>
          <w:noProof/>
        </w:rPr>
        <w:tab/>
        <w:t>Cope T, editor Cytology and hybridization in the Juncus bufonius L. aggregate in western Europe. Watsonia; 1985: Citeseer.</w:t>
      </w:r>
    </w:p>
    <w:p w14:paraId="663978E6" w14:textId="77777777" w:rsidR="001C5D0C" w:rsidRPr="001C5D0C" w:rsidRDefault="001C5D0C" w:rsidP="001C5D0C">
      <w:pPr>
        <w:pStyle w:val="EndNoteBibliography"/>
        <w:spacing w:after="0"/>
        <w:rPr>
          <w:noProof/>
        </w:rPr>
      </w:pPr>
      <w:r w:rsidRPr="001C5D0C">
        <w:rPr>
          <w:noProof/>
        </w:rPr>
        <w:t>27.</w:t>
      </w:r>
      <w:r w:rsidRPr="001C5D0C">
        <w:rPr>
          <w:noProof/>
        </w:rPr>
        <w:tab/>
        <w:t>Escudero M, Hipp AL, Hansen TF, Voje KL, Luceño M. Selection and inertia in the evolution of holocentric chromosomes in sedges (Carex, Cyperaceae). New Phytologist. 2012;195(1):237-47.</w:t>
      </w:r>
    </w:p>
    <w:p w14:paraId="4C681CFD" w14:textId="77777777" w:rsidR="001C5D0C" w:rsidRPr="001C5D0C" w:rsidRDefault="001C5D0C" w:rsidP="001C5D0C">
      <w:pPr>
        <w:pStyle w:val="EndNoteBibliography"/>
        <w:spacing w:after="0"/>
        <w:rPr>
          <w:noProof/>
        </w:rPr>
      </w:pPr>
      <w:r w:rsidRPr="001C5D0C">
        <w:rPr>
          <w:noProof/>
        </w:rPr>
        <w:t>28.</w:t>
      </w:r>
      <w:r w:rsidRPr="001C5D0C">
        <w:rPr>
          <w:noProof/>
        </w:rPr>
        <w:tab/>
        <w:t>Schneider MC, Zacaro AA, Pinto-da-Rocha R, Candido DM, Cella DM. Complex meiotic configuration of the holocentric chromosomes: the intriguing case of the scorpion Tityus bahiensis. Chromosome Research. 2009;17(7):883-98.</w:t>
      </w:r>
    </w:p>
    <w:p w14:paraId="064127A7" w14:textId="77777777" w:rsidR="001C5D0C" w:rsidRPr="001C5D0C" w:rsidRDefault="001C5D0C" w:rsidP="001C5D0C">
      <w:pPr>
        <w:pStyle w:val="EndNoteBibliography"/>
        <w:spacing w:after="0"/>
        <w:rPr>
          <w:noProof/>
        </w:rPr>
      </w:pPr>
      <w:r w:rsidRPr="001C5D0C">
        <w:rPr>
          <w:noProof/>
        </w:rPr>
        <w:t>29.</w:t>
      </w:r>
      <w:r w:rsidRPr="001C5D0C">
        <w:rPr>
          <w:noProof/>
        </w:rPr>
        <w:tab/>
        <w:t>Panzera F, Pérez R, Hornos S, Panzera Y, Cestau R, Delgado V, et al. Chromosome numbers in the Triatominae (Hemiptera-Reduviidae): a review. Memórias do Instituto Oswaldo Cruz. 1996;91(4):515-8.</w:t>
      </w:r>
    </w:p>
    <w:p w14:paraId="2EF93B3C" w14:textId="77777777" w:rsidR="001C5D0C" w:rsidRPr="001C5D0C" w:rsidRDefault="001C5D0C" w:rsidP="001C5D0C">
      <w:pPr>
        <w:pStyle w:val="EndNoteBibliography"/>
        <w:spacing w:after="0"/>
        <w:rPr>
          <w:noProof/>
        </w:rPr>
      </w:pPr>
      <w:r w:rsidRPr="001C5D0C">
        <w:rPr>
          <w:noProof/>
        </w:rPr>
        <w:t>30.</w:t>
      </w:r>
      <w:r w:rsidRPr="001C5D0C">
        <w:rPr>
          <w:noProof/>
        </w:rPr>
        <w:tab/>
        <w:t>Mora C, Tittensor DP, Adl S, Simpson AG, Worm B. How many species are there on Earth and in the ocean? PLoS biology. 2011;9(8).</w:t>
      </w:r>
    </w:p>
    <w:p w14:paraId="33D618C7" w14:textId="77777777" w:rsidR="001C5D0C" w:rsidRPr="001C5D0C" w:rsidRDefault="001C5D0C" w:rsidP="001C5D0C">
      <w:pPr>
        <w:pStyle w:val="EndNoteBibliography"/>
        <w:spacing w:after="0"/>
        <w:rPr>
          <w:noProof/>
        </w:rPr>
      </w:pPr>
      <w:r w:rsidRPr="001C5D0C">
        <w:rPr>
          <w:noProof/>
        </w:rPr>
        <w:t>31.</w:t>
      </w:r>
      <w:r w:rsidRPr="001C5D0C">
        <w:rPr>
          <w:noProof/>
        </w:rPr>
        <w:tab/>
        <w:t>Ross L, Blackmon H, Lorite P, Gokhman VE, Hardy NB. Recombination, chromosome number and eusociality in the Hymenoptera. Journal of evolutionary biology. 2015;28(1):105-16.</w:t>
      </w:r>
    </w:p>
    <w:p w14:paraId="7DCC0336" w14:textId="77777777" w:rsidR="001C5D0C" w:rsidRPr="001C5D0C" w:rsidRDefault="001C5D0C" w:rsidP="001C5D0C">
      <w:pPr>
        <w:pStyle w:val="EndNoteBibliography"/>
        <w:spacing w:after="0"/>
        <w:rPr>
          <w:noProof/>
        </w:rPr>
      </w:pPr>
      <w:r w:rsidRPr="001C5D0C">
        <w:rPr>
          <w:noProof/>
        </w:rPr>
        <w:t>32.</w:t>
      </w:r>
      <w:r w:rsidRPr="001C5D0C">
        <w:rPr>
          <w:noProof/>
        </w:rPr>
        <w:tab/>
        <w:t>Vershinina AO, Lukhtanov VA. Evolutionary mechanisms of runaway chromosome number change in Agrodiaetus butterflies. Scientific reports. 2017;7(1):1-9.</w:t>
      </w:r>
    </w:p>
    <w:p w14:paraId="32858CF8" w14:textId="77777777" w:rsidR="001C5D0C" w:rsidRPr="001C5D0C" w:rsidRDefault="001C5D0C" w:rsidP="001C5D0C">
      <w:pPr>
        <w:pStyle w:val="EndNoteBibliography"/>
        <w:spacing w:after="0"/>
        <w:rPr>
          <w:noProof/>
        </w:rPr>
      </w:pPr>
      <w:r w:rsidRPr="001C5D0C">
        <w:rPr>
          <w:noProof/>
        </w:rPr>
        <w:t>33.</w:t>
      </w:r>
      <w:r w:rsidRPr="001C5D0C">
        <w:rPr>
          <w:noProof/>
        </w:rPr>
        <w:tab/>
        <w:t>Cook LG. Extraordinary and extensive karyotypic variation: a 48-fold range in chromosome number in the gall-inducing scale insect Apiomorpha (Hemiptera: Coccoidea: Eriococcidae). Genome. 2000;43(2):255-63.</w:t>
      </w:r>
    </w:p>
    <w:p w14:paraId="0AED3573" w14:textId="77777777" w:rsidR="001C5D0C" w:rsidRPr="001C5D0C" w:rsidRDefault="001C5D0C" w:rsidP="001C5D0C">
      <w:pPr>
        <w:pStyle w:val="EndNoteBibliography"/>
        <w:spacing w:after="0"/>
        <w:rPr>
          <w:noProof/>
        </w:rPr>
      </w:pPr>
      <w:r w:rsidRPr="001C5D0C">
        <w:rPr>
          <w:noProof/>
        </w:rPr>
        <w:t>34.</w:t>
      </w:r>
      <w:r w:rsidRPr="001C5D0C">
        <w:rPr>
          <w:noProof/>
        </w:rPr>
        <w:tab/>
        <w:t>Church SH, Donoughe S, de Medeiros BA, Extavour CG. Insect egg size and shape evolve with ecology but not developmental rate. Nature. 2019;571(7763):58-62.</w:t>
      </w:r>
    </w:p>
    <w:p w14:paraId="13D0067B" w14:textId="77777777" w:rsidR="001C5D0C" w:rsidRPr="001C5D0C" w:rsidRDefault="001C5D0C" w:rsidP="001C5D0C">
      <w:pPr>
        <w:pStyle w:val="EndNoteBibliography"/>
        <w:spacing w:after="0"/>
        <w:rPr>
          <w:noProof/>
        </w:rPr>
      </w:pPr>
      <w:r w:rsidRPr="001C5D0C">
        <w:rPr>
          <w:noProof/>
        </w:rPr>
        <w:t>35.</w:t>
      </w:r>
      <w:r w:rsidRPr="001C5D0C">
        <w:rPr>
          <w:noProof/>
        </w:rPr>
        <w:tab/>
        <w:t>Misof B, Liu S, Meusemann K, Peters RS, Donath A, Mayer C, et al. Phylogenomics resolves the timing and pattern of insect evolution. Science. 2014;346(6210):763-7.</w:t>
      </w:r>
    </w:p>
    <w:p w14:paraId="311CE779" w14:textId="77777777" w:rsidR="001C5D0C" w:rsidRPr="001C5D0C" w:rsidRDefault="001C5D0C" w:rsidP="001C5D0C">
      <w:pPr>
        <w:pStyle w:val="EndNoteBibliography"/>
        <w:spacing w:after="0"/>
        <w:rPr>
          <w:noProof/>
        </w:rPr>
      </w:pPr>
      <w:r w:rsidRPr="001C5D0C">
        <w:rPr>
          <w:noProof/>
        </w:rPr>
        <w:lastRenderedPageBreak/>
        <w:t>36.</w:t>
      </w:r>
      <w:r w:rsidRPr="001C5D0C">
        <w:rPr>
          <w:noProof/>
        </w:rPr>
        <w:tab/>
        <w:t>Rainford JL, Hofreiter M, Nicholson DB, Mayhew PJ. Phylogenetic distribution of extant richness suggests metamorphosis is a key innovation driving diversification in insects. PLoS One. 2014;9(10).</w:t>
      </w:r>
    </w:p>
    <w:p w14:paraId="7EB55B96" w14:textId="77777777" w:rsidR="001C5D0C" w:rsidRPr="001C5D0C" w:rsidRDefault="001C5D0C" w:rsidP="001C5D0C">
      <w:pPr>
        <w:pStyle w:val="EndNoteBibliography"/>
        <w:spacing w:after="0"/>
        <w:rPr>
          <w:noProof/>
        </w:rPr>
      </w:pPr>
      <w:r w:rsidRPr="001C5D0C">
        <w:rPr>
          <w:noProof/>
        </w:rPr>
        <w:t>37.</w:t>
      </w:r>
      <w:r w:rsidRPr="001C5D0C">
        <w:rPr>
          <w:noProof/>
        </w:rPr>
        <w:tab/>
        <w:t>FitzJohn RG. Diversitree: comparative phylogenetic analyses of diversification in R. Methods in Ecology and Evolution. 2012;3(6):1084-92.</w:t>
      </w:r>
    </w:p>
    <w:p w14:paraId="58018D2D" w14:textId="77777777" w:rsidR="001C5D0C" w:rsidRPr="001C5D0C" w:rsidRDefault="001C5D0C" w:rsidP="001C5D0C">
      <w:pPr>
        <w:pStyle w:val="EndNoteBibliography"/>
        <w:spacing w:after="0"/>
        <w:rPr>
          <w:noProof/>
        </w:rPr>
      </w:pPr>
      <w:r w:rsidRPr="001C5D0C">
        <w:rPr>
          <w:noProof/>
        </w:rPr>
        <w:t>38.</w:t>
      </w:r>
      <w:r w:rsidRPr="001C5D0C">
        <w:rPr>
          <w:noProof/>
        </w:rPr>
        <w:tab/>
        <w:t>Team RC. R: A language and environment for statistical computing. R Foundation for Statistical Computing. Vienna, Austria2020.</w:t>
      </w:r>
    </w:p>
    <w:p w14:paraId="4E714950" w14:textId="77777777" w:rsidR="001C5D0C" w:rsidRPr="001C5D0C" w:rsidRDefault="001C5D0C" w:rsidP="001C5D0C">
      <w:pPr>
        <w:pStyle w:val="EndNoteBibliography"/>
        <w:spacing w:after="0"/>
        <w:rPr>
          <w:noProof/>
        </w:rPr>
      </w:pPr>
      <w:r w:rsidRPr="001C5D0C">
        <w:rPr>
          <w:noProof/>
        </w:rPr>
        <w:t>39.</w:t>
      </w:r>
      <w:r w:rsidRPr="001C5D0C">
        <w:rPr>
          <w:noProof/>
        </w:rPr>
        <w:tab/>
        <w:t>Robinson R. Lepidoptera genetics. Oxford: Pergamon Press; 1971.</w:t>
      </w:r>
    </w:p>
    <w:p w14:paraId="7306C995" w14:textId="77777777" w:rsidR="001C5D0C" w:rsidRPr="001C5D0C" w:rsidRDefault="001C5D0C" w:rsidP="001C5D0C">
      <w:pPr>
        <w:pStyle w:val="EndNoteBibliography"/>
        <w:spacing w:after="0"/>
        <w:rPr>
          <w:noProof/>
        </w:rPr>
      </w:pPr>
      <w:r w:rsidRPr="001C5D0C">
        <w:rPr>
          <w:noProof/>
        </w:rPr>
        <w:t>40.</w:t>
      </w:r>
      <w:r w:rsidRPr="001C5D0C">
        <w:rPr>
          <w:noProof/>
        </w:rPr>
        <w:tab/>
        <w:t>Chmátal L, Gabriel SI, Mitsainas GP, Martínez-Vargas J, Ventura J, Searle JB, et al. Centromere strength provides the cell biological basis for meiotic drive and karyotype evolution in mice. Current Biology. 2014;24(19):2295-300.</w:t>
      </w:r>
    </w:p>
    <w:p w14:paraId="09D88B05" w14:textId="77777777" w:rsidR="001C5D0C" w:rsidRPr="001C5D0C" w:rsidRDefault="001C5D0C" w:rsidP="001C5D0C">
      <w:pPr>
        <w:pStyle w:val="EndNoteBibliography"/>
        <w:spacing w:after="0"/>
        <w:rPr>
          <w:noProof/>
        </w:rPr>
      </w:pPr>
      <w:r w:rsidRPr="001C5D0C">
        <w:rPr>
          <w:noProof/>
        </w:rPr>
        <w:t>41.</w:t>
      </w:r>
      <w:r w:rsidRPr="001C5D0C">
        <w:rPr>
          <w:noProof/>
        </w:rPr>
        <w:tab/>
        <w:t>Gassmann R, Rechtsteiner A, Yuen KW, Muroyama A, Egelhofer T, Gaydos L, et al. An inverse relationship to germline transcription defines centromeric chromatin in C. elegans. Nature. 2012;484(7395):534-7.</w:t>
      </w:r>
    </w:p>
    <w:p w14:paraId="3CC7F7E2" w14:textId="77777777" w:rsidR="001C5D0C" w:rsidRPr="001C5D0C" w:rsidRDefault="001C5D0C" w:rsidP="001C5D0C">
      <w:pPr>
        <w:pStyle w:val="EndNoteBibliography"/>
        <w:spacing w:after="0"/>
        <w:rPr>
          <w:noProof/>
        </w:rPr>
      </w:pPr>
      <w:r w:rsidRPr="001C5D0C">
        <w:rPr>
          <w:noProof/>
        </w:rPr>
        <w:t>42.</w:t>
      </w:r>
      <w:r w:rsidRPr="001C5D0C">
        <w:rPr>
          <w:noProof/>
        </w:rPr>
        <w:tab/>
        <w:t>Li Z, Tiley GP, Galuska SR, Reardon CR, Kidder TI, Rundell RJ, et al. Multiple large-scale gene and genome duplications during the evolution of hexapods. Proceedings of the National Academy of Sciences. 2018;115(18):4713-8.</w:t>
      </w:r>
    </w:p>
    <w:p w14:paraId="092605E2" w14:textId="77777777" w:rsidR="001C5D0C" w:rsidRPr="001C5D0C" w:rsidRDefault="001C5D0C" w:rsidP="001C5D0C">
      <w:pPr>
        <w:pStyle w:val="EndNoteBibliography"/>
        <w:spacing w:after="0"/>
        <w:rPr>
          <w:noProof/>
        </w:rPr>
      </w:pPr>
      <w:r w:rsidRPr="001C5D0C">
        <w:rPr>
          <w:noProof/>
        </w:rPr>
        <w:t>43.</w:t>
      </w:r>
      <w:r w:rsidRPr="001C5D0C">
        <w:rPr>
          <w:noProof/>
        </w:rPr>
        <w:tab/>
        <w:t>Li Z, Tiley GP, Rundell RJ, Barker MS. Reply to Nakatani and McLysaght: analyzing deep duplication events. Proceedings of the National Academy of Sciences. 2019;116(6):1819-20.</w:t>
      </w:r>
    </w:p>
    <w:p w14:paraId="731399F1" w14:textId="77777777" w:rsidR="001C5D0C" w:rsidRPr="001C5D0C" w:rsidRDefault="001C5D0C" w:rsidP="001C5D0C">
      <w:pPr>
        <w:pStyle w:val="EndNoteBibliography"/>
        <w:spacing w:after="0"/>
        <w:rPr>
          <w:noProof/>
        </w:rPr>
      </w:pPr>
      <w:r w:rsidRPr="001C5D0C">
        <w:rPr>
          <w:noProof/>
        </w:rPr>
        <w:t>44.</w:t>
      </w:r>
      <w:r w:rsidRPr="001C5D0C">
        <w:rPr>
          <w:noProof/>
        </w:rPr>
        <w:tab/>
        <w:t>Kandul NP, Lukhtanov VA, Pierce NE. Karyotypic diversity and speciation in Agrodiaetus butterflies. Evolution. 2007;61(3):546-59.</w:t>
      </w:r>
    </w:p>
    <w:p w14:paraId="3C3D8F2D" w14:textId="77777777" w:rsidR="001C5D0C" w:rsidRPr="001C5D0C" w:rsidRDefault="001C5D0C" w:rsidP="001C5D0C">
      <w:pPr>
        <w:pStyle w:val="EndNoteBibliography"/>
        <w:spacing w:after="0"/>
        <w:rPr>
          <w:noProof/>
        </w:rPr>
      </w:pPr>
      <w:r w:rsidRPr="001C5D0C">
        <w:rPr>
          <w:noProof/>
        </w:rPr>
        <w:t>45.</w:t>
      </w:r>
      <w:r w:rsidRPr="001C5D0C">
        <w:rPr>
          <w:noProof/>
        </w:rPr>
        <w:tab/>
        <w:t>Nakatani Y, McLysaght A. Macrosynteny analysis shows the absence of ancient whole-genome duplication in lepidopteran insects. Proceedings of the National Academy of Sciences. 2019;116(6):1816-8.</w:t>
      </w:r>
    </w:p>
    <w:p w14:paraId="56D3754B" w14:textId="77777777" w:rsidR="001C5D0C" w:rsidRPr="001C5D0C" w:rsidRDefault="001C5D0C" w:rsidP="001C5D0C">
      <w:pPr>
        <w:pStyle w:val="EndNoteBibliography"/>
        <w:spacing w:after="0"/>
        <w:rPr>
          <w:noProof/>
        </w:rPr>
      </w:pPr>
      <w:r w:rsidRPr="001C5D0C">
        <w:rPr>
          <w:noProof/>
        </w:rPr>
        <w:t>46.</w:t>
      </w:r>
      <w:r w:rsidRPr="001C5D0C">
        <w:rPr>
          <w:noProof/>
        </w:rPr>
        <w:tab/>
        <w:t>Glick L, Mayrose I. ChromEvol: assessing the pattern of chromosome number evolution and the inference of polyploidy along a phylogeny. Molecular Biology and Evolution. 2014;31(7):1914-22.</w:t>
      </w:r>
    </w:p>
    <w:p w14:paraId="7888CDC4" w14:textId="77777777" w:rsidR="001C5D0C" w:rsidRPr="001C5D0C" w:rsidRDefault="001C5D0C" w:rsidP="001C5D0C">
      <w:pPr>
        <w:pStyle w:val="EndNoteBibliography"/>
        <w:spacing w:after="0"/>
        <w:rPr>
          <w:noProof/>
        </w:rPr>
      </w:pPr>
      <w:r w:rsidRPr="001C5D0C">
        <w:rPr>
          <w:noProof/>
        </w:rPr>
        <w:t>47.</w:t>
      </w:r>
      <w:r w:rsidRPr="001C5D0C">
        <w:rPr>
          <w:noProof/>
        </w:rPr>
        <w:tab/>
        <w:t>Mayrose I, Barker MS, Otto SP. Probabilistic models of chromosome number evolution and the inference of polyploidy. Systematic biology. 2010;59(2):132-44.</w:t>
      </w:r>
    </w:p>
    <w:p w14:paraId="1A20E99C" w14:textId="77777777" w:rsidR="001C5D0C" w:rsidRPr="001C5D0C" w:rsidRDefault="001C5D0C" w:rsidP="001C5D0C">
      <w:pPr>
        <w:pStyle w:val="EndNoteBibliography"/>
        <w:spacing w:after="0"/>
        <w:rPr>
          <w:noProof/>
        </w:rPr>
      </w:pPr>
      <w:r w:rsidRPr="001C5D0C">
        <w:rPr>
          <w:noProof/>
        </w:rPr>
        <w:t>48.</w:t>
      </w:r>
      <w:r w:rsidRPr="001C5D0C">
        <w:rPr>
          <w:noProof/>
        </w:rPr>
        <w:tab/>
        <w:t>Zenil‐Ferguson R, Ponciano JM, Burleigh JG. Testing the association of phenotypes with polyploidy: An example using herbaceous and woody eudicots. Evolution. 2017;71(5):1138-48.</w:t>
      </w:r>
    </w:p>
    <w:p w14:paraId="785AFFF9" w14:textId="77777777" w:rsidR="001C5D0C" w:rsidRPr="001C5D0C" w:rsidRDefault="001C5D0C" w:rsidP="001C5D0C">
      <w:pPr>
        <w:pStyle w:val="EndNoteBibliography"/>
        <w:spacing w:after="0"/>
        <w:rPr>
          <w:noProof/>
        </w:rPr>
      </w:pPr>
      <w:r w:rsidRPr="001C5D0C">
        <w:rPr>
          <w:noProof/>
        </w:rPr>
        <w:t>49.</w:t>
      </w:r>
      <w:r w:rsidRPr="001C5D0C">
        <w:rPr>
          <w:noProof/>
        </w:rPr>
        <w:tab/>
        <w:t>Poggio M, Bressa M, Papeschi A. Karyotype evolution in Reduviidae (Insecta: Heteroptera) with special reference to Stenopodainae and Harpactorinae. Comparative Cytogenetics. 2007;1(2):159-68.</w:t>
      </w:r>
    </w:p>
    <w:p w14:paraId="2DC9D531" w14:textId="77777777" w:rsidR="001C5D0C" w:rsidRPr="001C5D0C" w:rsidRDefault="001C5D0C" w:rsidP="001C5D0C">
      <w:pPr>
        <w:pStyle w:val="EndNoteBibliography"/>
        <w:spacing w:after="0"/>
        <w:rPr>
          <w:noProof/>
        </w:rPr>
      </w:pPr>
      <w:r w:rsidRPr="001C5D0C">
        <w:rPr>
          <w:noProof/>
        </w:rPr>
        <w:t>50.</w:t>
      </w:r>
      <w:r w:rsidRPr="001C5D0C">
        <w:rPr>
          <w:noProof/>
        </w:rPr>
        <w:tab/>
        <w:t>White M, Key K, André M, Cheney J. Cytogenetics of the viatica group of morabine grasshoppers II. Kangaroo Island populations. Australian Journal of Zoology. 1969;17(2):313-28.</w:t>
      </w:r>
    </w:p>
    <w:p w14:paraId="4FA8C433" w14:textId="77777777" w:rsidR="001C5D0C" w:rsidRPr="001C5D0C" w:rsidRDefault="001C5D0C" w:rsidP="001C5D0C">
      <w:pPr>
        <w:pStyle w:val="EndNoteBibliography"/>
        <w:spacing w:after="0"/>
        <w:rPr>
          <w:noProof/>
        </w:rPr>
      </w:pPr>
      <w:r w:rsidRPr="001C5D0C">
        <w:rPr>
          <w:noProof/>
        </w:rPr>
        <w:t>51.</w:t>
      </w:r>
      <w:r w:rsidRPr="001C5D0C">
        <w:rPr>
          <w:noProof/>
        </w:rPr>
        <w:tab/>
        <w:t>Lande R. The expected fixation rate of chromosomal inversions. Evolution. 1984:743-52.</w:t>
      </w:r>
    </w:p>
    <w:p w14:paraId="72C7B8CF" w14:textId="77777777" w:rsidR="001C5D0C" w:rsidRPr="001C5D0C" w:rsidRDefault="001C5D0C" w:rsidP="001C5D0C">
      <w:pPr>
        <w:pStyle w:val="EndNoteBibliography"/>
        <w:spacing w:after="0"/>
        <w:rPr>
          <w:noProof/>
        </w:rPr>
      </w:pPr>
      <w:r w:rsidRPr="001C5D0C">
        <w:rPr>
          <w:noProof/>
        </w:rPr>
        <w:t>52.</w:t>
      </w:r>
      <w:r w:rsidRPr="001C5D0C">
        <w:rPr>
          <w:noProof/>
        </w:rPr>
        <w:tab/>
        <w:t>Bengtsson BO. Rates of karyotype evolution in placental mammals. Hereditas. 1980;92:37-47.</w:t>
      </w:r>
    </w:p>
    <w:p w14:paraId="5A7D013D" w14:textId="77777777" w:rsidR="001C5D0C" w:rsidRPr="001C5D0C" w:rsidRDefault="001C5D0C" w:rsidP="001C5D0C">
      <w:pPr>
        <w:pStyle w:val="EndNoteBibliography"/>
        <w:spacing w:after="0"/>
        <w:rPr>
          <w:noProof/>
        </w:rPr>
      </w:pPr>
      <w:r w:rsidRPr="001C5D0C">
        <w:rPr>
          <w:noProof/>
        </w:rPr>
        <w:t>53.</w:t>
      </w:r>
      <w:r w:rsidRPr="001C5D0C">
        <w:rPr>
          <w:noProof/>
        </w:rPr>
        <w:tab/>
        <w:t>Bush GL, Case SM, Wilson AC, Patton JL. Rapid speciation and chromosomal evolution in mammals. Proceedings of the National Academy of Sciences. 1977;74(9):3942-6.</w:t>
      </w:r>
    </w:p>
    <w:p w14:paraId="57A653A1" w14:textId="77777777" w:rsidR="001C5D0C" w:rsidRPr="001C5D0C" w:rsidRDefault="001C5D0C" w:rsidP="001C5D0C">
      <w:pPr>
        <w:pStyle w:val="EndNoteBibliography"/>
        <w:spacing w:after="0"/>
        <w:rPr>
          <w:noProof/>
        </w:rPr>
      </w:pPr>
      <w:r w:rsidRPr="001C5D0C">
        <w:rPr>
          <w:noProof/>
        </w:rPr>
        <w:t>54.</w:t>
      </w:r>
      <w:r w:rsidRPr="001C5D0C">
        <w:rPr>
          <w:noProof/>
        </w:rPr>
        <w:tab/>
        <w:t>Imai HT, Maruyama T, Crozier RH. Rates of Mammalian Karyotype Evolution by the Karyograph Method. The American Naturalist. 1983;121(4):477-88.</w:t>
      </w:r>
    </w:p>
    <w:p w14:paraId="54027986" w14:textId="77777777" w:rsidR="001C5D0C" w:rsidRPr="001C5D0C" w:rsidRDefault="001C5D0C" w:rsidP="001C5D0C">
      <w:pPr>
        <w:pStyle w:val="EndNoteBibliography"/>
        <w:spacing w:after="0"/>
        <w:rPr>
          <w:noProof/>
        </w:rPr>
      </w:pPr>
      <w:r w:rsidRPr="001C5D0C">
        <w:rPr>
          <w:noProof/>
        </w:rPr>
        <w:lastRenderedPageBreak/>
        <w:t>55.</w:t>
      </w:r>
      <w:r w:rsidRPr="001C5D0C">
        <w:rPr>
          <w:noProof/>
        </w:rPr>
        <w:tab/>
        <w:t>Larson A, Prager EM, Wilson AC. Chromosomal evolution, speciation and morphological change in vertebrates: the role of social behaviour. Chromosomes Today. 1984;8:215-28.</w:t>
      </w:r>
    </w:p>
    <w:p w14:paraId="6D770B88" w14:textId="77777777" w:rsidR="001C5D0C" w:rsidRPr="001C5D0C" w:rsidRDefault="001C5D0C" w:rsidP="001C5D0C">
      <w:pPr>
        <w:pStyle w:val="EndNoteBibliography"/>
        <w:rPr>
          <w:noProof/>
        </w:rPr>
      </w:pPr>
      <w:r w:rsidRPr="001C5D0C">
        <w:rPr>
          <w:noProof/>
        </w:rPr>
        <w:t>56.</w:t>
      </w:r>
      <w:r w:rsidRPr="001C5D0C">
        <w:rPr>
          <w:noProof/>
        </w:rPr>
        <w:tab/>
        <w:t>Coyne JA. Correlation between heterozygosity and rate of chromosome evolution in animals. The American Naturalist. 1984;123(5):725-9.</w:t>
      </w:r>
    </w:p>
    <w:p w14:paraId="2914EA79" w14:textId="7DFCFCB1" w:rsidR="00DD0A86" w:rsidRPr="00AE0786" w:rsidRDefault="00DD0A86" w:rsidP="00DE1F25">
      <w:pPr>
        <w:spacing w:after="0"/>
        <w:rPr>
          <w:rFonts w:cstheme="minorHAnsi"/>
          <w:b/>
          <w:bCs/>
          <w:sz w:val="22"/>
          <w:szCs w:val="22"/>
        </w:rPr>
      </w:pPr>
    </w:p>
    <w:sectPr w:rsidR="00DD0A86" w:rsidRPr="00AE0786" w:rsidSect="00FA56D7">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E30E81" w14:textId="77777777" w:rsidR="00E74220" w:rsidRDefault="00E74220" w:rsidP="00854D0F">
      <w:pPr>
        <w:spacing w:after="0"/>
      </w:pPr>
      <w:r>
        <w:separator/>
      </w:r>
    </w:p>
  </w:endnote>
  <w:endnote w:type="continuationSeparator" w:id="0">
    <w:p w14:paraId="2EBB22DF" w14:textId="77777777" w:rsidR="00E74220" w:rsidRDefault="00E74220" w:rsidP="00854D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notTrueType/>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Yu Mincho">
    <w:panose1 w:val="02020400000000000000"/>
    <w:charset w:val="80"/>
    <w:family w:val="roman"/>
    <w:notTrueType/>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F1E5EA" w14:textId="77777777" w:rsidR="00E74220" w:rsidRDefault="00E74220" w:rsidP="00854D0F">
      <w:pPr>
        <w:spacing w:after="0"/>
      </w:pPr>
      <w:r>
        <w:separator/>
      </w:r>
    </w:p>
  </w:footnote>
  <w:footnote w:type="continuationSeparator" w:id="0">
    <w:p w14:paraId="1DC2CE60" w14:textId="77777777" w:rsidR="00E74220" w:rsidRDefault="00E74220" w:rsidP="00854D0F">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rah Ruckman">
    <w15:presenceInfo w15:providerId="Windows Live" w15:userId="ea2b557ca9b7816f"/>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0sDAyMDQ0tTAyszRV0lEKTi0uzszPAykwNKwFAPfYv2AtAAAA"/>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0tzrfeaqpde50e5e2dvtwp7sr5fsss0txe9&quot;&gt;all-Converted&lt;record-ids&gt;&lt;item&gt;2171&lt;/item&gt;&lt;item&gt;2174&lt;/item&gt;&lt;item&gt;2186&lt;/item&gt;&lt;item&gt;2317&lt;/item&gt;&lt;item&gt;2342&lt;/item&gt;&lt;item&gt;2360&lt;/item&gt;&lt;item&gt;2365&lt;/item&gt;&lt;item&gt;2366&lt;/item&gt;&lt;item&gt;2367&lt;/item&gt;&lt;item&gt;2368&lt;/item&gt;&lt;item&gt;2369&lt;/item&gt;&lt;item&gt;2371&lt;/item&gt;&lt;item&gt;2372&lt;/item&gt;&lt;item&gt;2427&lt;/item&gt;&lt;item&gt;2533&lt;/item&gt;&lt;item&gt;2546&lt;/item&gt;&lt;item&gt;2717&lt;/item&gt;&lt;item&gt;2780&lt;/item&gt;&lt;item&gt;2820&lt;/item&gt;&lt;item&gt;2821&lt;/item&gt;&lt;item&gt;2822&lt;/item&gt;&lt;item&gt;2824&lt;/item&gt;&lt;item&gt;2825&lt;/item&gt;&lt;item&gt;2826&lt;/item&gt;&lt;item&gt;2827&lt;/item&gt;&lt;item&gt;2828&lt;/item&gt;&lt;item&gt;2829&lt;/item&gt;&lt;item&gt;2842&lt;/item&gt;&lt;item&gt;2846&lt;/item&gt;&lt;item&gt;2856&lt;/item&gt;&lt;item&gt;2858&lt;/item&gt;&lt;/record-ids&gt;&lt;/item&gt;&lt;/Libraries&gt;"/>
  </w:docVars>
  <w:rsids>
    <w:rsidRoot w:val="00E466B2"/>
    <w:rsid w:val="00000988"/>
    <w:rsid w:val="00000ADE"/>
    <w:rsid w:val="00005A03"/>
    <w:rsid w:val="00006095"/>
    <w:rsid w:val="00014F97"/>
    <w:rsid w:val="00020DAE"/>
    <w:rsid w:val="00045392"/>
    <w:rsid w:val="00053A54"/>
    <w:rsid w:val="00055905"/>
    <w:rsid w:val="00077899"/>
    <w:rsid w:val="00081A5A"/>
    <w:rsid w:val="00085A8D"/>
    <w:rsid w:val="00087532"/>
    <w:rsid w:val="0009189E"/>
    <w:rsid w:val="0009567D"/>
    <w:rsid w:val="000A4AE5"/>
    <w:rsid w:val="000A5121"/>
    <w:rsid w:val="000C7CF3"/>
    <w:rsid w:val="000D4246"/>
    <w:rsid w:val="000E001D"/>
    <w:rsid w:val="000E0649"/>
    <w:rsid w:val="000E33F0"/>
    <w:rsid w:val="001058E1"/>
    <w:rsid w:val="001066A8"/>
    <w:rsid w:val="00111ACE"/>
    <w:rsid w:val="00113244"/>
    <w:rsid w:val="00113E41"/>
    <w:rsid w:val="001221A6"/>
    <w:rsid w:val="00122986"/>
    <w:rsid w:val="0012366D"/>
    <w:rsid w:val="0012379C"/>
    <w:rsid w:val="00124B5F"/>
    <w:rsid w:val="00141ADD"/>
    <w:rsid w:val="00141B90"/>
    <w:rsid w:val="0014304D"/>
    <w:rsid w:val="00153D22"/>
    <w:rsid w:val="001577E5"/>
    <w:rsid w:val="00161304"/>
    <w:rsid w:val="00162DA7"/>
    <w:rsid w:val="00164074"/>
    <w:rsid w:val="00186372"/>
    <w:rsid w:val="001879B1"/>
    <w:rsid w:val="001928E3"/>
    <w:rsid w:val="00195C79"/>
    <w:rsid w:val="001A663F"/>
    <w:rsid w:val="001B0FEA"/>
    <w:rsid w:val="001B1357"/>
    <w:rsid w:val="001B4409"/>
    <w:rsid w:val="001C23EF"/>
    <w:rsid w:val="001C2504"/>
    <w:rsid w:val="001C3E57"/>
    <w:rsid w:val="001C4726"/>
    <w:rsid w:val="001C5D0C"/>
    <w:rsid w:val="001D2907"/>
    <w:rsid w:val="00200F32"/>
    <w:rsid w:val="00215E65"/>
    <w:rsid w:val="00230D27"/>
    <w:rsid w:val="00230E16"/>
    <w:rsid w:val="002319CB"/>
    <w:rsid w:val="00231C9C"/>
    <w:rsid w:val="00233069"/>
    <w:rsid w:val="002331C2"/>
    <w:rsid w:val="00235A0B"/>
    <w:rsid w:val="00244164"/>
    <w:rsid w:val="00254CAD"/>
    <w:rsid w:val="00257AC8"/>
    <w:rsid w:val="002607A4"/>
    <w:rsid w:val="002670AF"/>
    <w:rsid w:val="002923DD"/>
    <w:rsid w:val="00297D0F"/>
    <w:rsid w:val="00297E6F"/>
    <w:rsid w:val="002A05AD"/>
    <w:rsid w:val="002C27AF"/>
    <w:rsid w:val="002C27D0"/>
    <w:rsid w:val="002D26E1"/>
    <w:rsid w:val="002D30B1"/>
    <w:rsid w:val="002E0BC5"/>
    <w:rsid w:val="002E1D42"/>
    <w:rsid w:val="002E60CD"/>
    <w:rsid w:val="003022CF"/>
    <w:rsid w:val="003050E6"/>
    <w:rsid w:val="00306EE0"/>
    <w:rsid w:val="003143BE"/>
    <w:rsid w:val="00331CCD"/>
    <w:rsid w:val="00334DFC"/>
    <w:rsid w:val="0033695D"/>
    <w:rsid w:val="00337A0D"/>
    <w:rsid w:val="00343031"/>
    <w:rsid w:val="00356757"/>
    <w:rsid w:val="00360330"/>
    <w:rsid w:val="00364E67"/>
    <w:rsid w:val="00371A42"/>
    <w:rsid w:val="00374043"/>
    <w:rsid w:val="00380E81"/>
    <w:rsid w:val="003861C7"/>
    <w:rsid w:val="003873E6"/>
    <w:rsid w:val="003962ED"/>
    <w:rsid w:val="003A0DAF"/>
    <w:rsid w:val="003B23C2"/>
    <w:rsid w:val="003B4B92"/>
    <w:rsid w:val="003B52AF"/>
    <w:rsid w:val="003C6248"/>
    <w:rsid w:val="003E0512"/>
    <w:rsid w:val="003E16F5"/>
    <w:rsid w:val="003F14DB"/>
    <w:rsid w:val="003F6492"/>
    <w:rsid w:val="004034FA"/>
    <w:rsid w:val="0041099B"/>
    <w:rsid w:val="004231F5"/>
    <w:rsid w:val="0042532B"/>
    <w:rsid w:val="00427E90"/>
    <w:rsid w:val="00433F19"/>
    <w:rsid w:val="00442BC8"/>
    <w:rsid w:val="0044329A"/>
    <w:rsid w:val="00450ECD"/>
    <w:rsid w:val="00460BC2"/>
    <w:rsid w:val="00462268"/>
    <w:rsid w:val="00466109"/>
    <w:rsid w:val="0046738E"/>
    <w:rsid w:val="00470CEF"/>
    <w:rsid w:val="004770B5"/>
    <w:rsid w:val="00484E9D"/>
    <w:rsid w:val="004877A9"/>
    <w:rsid w:val="004C17CE"/>
    <w:rsid w:val="004C1A36"/>
    <w:rsid w:val="004C1B60"/>
    <w:rsid w:val="004C77F4"/>
    <w:rsid w:val="004D1129"/>
    <w:rsid w:val="004D4F75"/>
    <w:rsid w:val="004E02E1"/>
    <w:rsid w:val="004E141D"/>
    <w:rsid w:val="00503007"/>
    <w:rsid w:val="00507535"/>
    <w:rsid w:val="00510C40"/>
    <w:rsid w:val="00511CB8"/>
    <w:rsid w:val="00515E10"/>
    <w:rsid w:val="00516360"/>
    <w:rsid w:val="00520088"/>
    <w:rsid w:val="005219FF"/>
    <w:rsid w:val="005300B3"/>
    <w:rsid w:val="00531EBF"/>
    <w:rsid w:val="005329D6"/>
    <w:rsid w:val="00543B0A"/>
    <w:rsid w:val="005512B9"/>
    <w:rsid w:val="00554932"/>
    <w:rsid w:val="00560CBE"/>
    <w:rsid w:val="00564244"/>
    <w:rsid w:val="00571CA8"/>
    <w:rsid w:val="005744BE"/>
    <w:rsid w:val="00590DFB"/>
    <w:rsid w:val="00595FCA"/>
    <w:rsid w:val="005969E6"/>
    <w:rsid w:val="00596E61"/>
    <w:rsid w:val="005A3798"/>
    <w:rsid w:val="005A3DA6"/>
    <w:rsid w:val="005A4333"/>
    <w:rsid w:val="005B1561"/>
    <w:rsid w:val="005B1874"/>
    <w:rsid w:val="005C30E8"/>
    <w:rsid w:val="005E2A19"/>
    <w:rsid w:val="005F236B"/>
    <w:rsid w:val="00614AC6"/>
    <w:rsid w:val="006167A7"/>
    <w:rsid w:val="00620A54"/>
    <w:rsid w:val="00625E8C"/>
    <w:rsid w:val="006315DE"/>
    <w:rsid w:val="006339AB"/>
    <w:rsid w:val="0064352A"/>
    <w:rsid w:val="0064695D"/>
    <w:rsid w:val="00652826"/>
    <w:rsid w:val="0065584C"/>
    <w:rsid w:val="0065774A"/>
    <w:rsid w:val="00661EAB"/>
    <w:rsid w:val="006637EB"/>
    <w:rsid w:val="006654C1"/>
    <w:rsid w:val="0066551E"/>
    <w:rsid w:val="00671853"/>
    <w:rsid w:val="006732FE"/>
    <w:rsid w:val="0067543F"/>
    <w:rsid w:val="00687BFB"/>
    <w:rsid w:val="006910F6"/>
    <w:rsid w:val="0069490E"/>
    <w:rsid w:val="006A2295"/>
    <w:rsid w:val="006A5BDC"/>
    <w:rsid w:val="006B2B0C"/>
    <w:rsid w:val="006B401A"/>
    <w:rsid w:val="006C5152"/>
    <w:rsid w:val="006C71CA"/>
    <w:rsid w:val="006E0083"/>
    <w:rsid w:val="006E135F"/>
    <w:rsid w:val="006F18FE"/>
    <w:rsid w:val="006F4998"/>
    <w:rsid w:val="007029AE"/>
    <w:rsid w:val="00722510"/>
    <w:rsid w:val="00722FED"/>
    <w:rsid w:val="0072574C"/>
    <w:rsid w:val="007457EA"/>
    <w:rsid w:val="00745DF1"/>
    <w:rsid w:val="007568DA"/>
    <w:rsid w:val="007759B8"/>
    <w:rsid w:val="007A4FD7"/>
    <w:rsid w:val="007B6D6F"/>
    <w:rsid w:val="007C14C3"/>
    <w:rsid w:val="007C1883"/>
    <w:rsid w:val="007C5394"/>
    <w:rsid w:val="007E2539"/>
    <w:rsid w:val="007F2799"/>
    <w:rsid w:val="007F2FA0"/>
    <w:rsid w:val="007F3446"/>
    <w:rsid w:val="008160A4"/>
    <w:rsid w:val="00820996"/>
    <w:rsid w:val="00821B6D"/>
    <w:rsid w:val="008228EC"/>
    <w:rsid w:val="00823011"/>
    <w:rsid w:val="0084141E"/>
    <w:rsid w:val="00845083"/>
    <w:rsid w:val="00852521"/>
    <w:rsid w:val="00854D0F"/>
    <w:rsid w:val="0086047F"/>
    <w:rsid w:val="008612EC"/>
    <w:rsid w:val="008745ED"/>
    <w:rsid w:val="00882560"/>
    <w:rsid w:val="00883E36"/>
    <w:rsid w:val="008925B5"/>
    <w:rsid w:val="00894C6E"/>
    <w:rsid w:val="008B016B"/>
    <w:rsid w:val="008B1174"/>
    <w:rsid w:val="008B1CC5"/>
    <w:rsid w:val="008B3DBA"/>
    <w:rsid w:val="008B4B51"/>
    <w:rsid w:val="008D29D8"/>
    <w:rsid w:val="008E06B0"/>
    <w:rsid w:val="008E6082"/>
    <w:rsid w:val="008E729B"/>
    <w:rsid w:val="008F1532"/>
    <w:rsid w:val="008F1E2B"/>
    <w:rsid w:val="0090352F"/>
    <w:rsid w:val="00906B10"/>
    <w:rsid w:val="00907680"/>
    <w:rsid w:val="00914247"/>
    <w:rsid w:val="0091787F"/>
    <w:rsid w:val="009200BD"/>
    <w:rsid w:val="009202C0"/>
    <w:rsid w:val="00921A58"/>
    <w:rsid w:val="00925E22"/>
    <w:rsid w:val="00941605"/>
    <w:rsid w:val="00941A9B"/>
    <w:rsid w:val="00943261"/>
    <w:rsid w:val="009467CE"/>
    <w:rsid w:val="00947779"/>
    <w:rsid w:val="009518C5"/>
    <w:rsid w:val="00954600"/>
    <w:rsid w:val="009612EA"/>
    <w:rsid w:val="009659FA"/>
    <w:rsid w:val="00967218"/>
    <w:rsid w:val="00980022"/>
    <w:rsid w:val="009805C9"/>
    <w:rsid w:val="00982557"/>
    <w:rsid w:val="009858BA"/>
    <w:rsid w:val="00997DF4"/>
    <w:rsid w:val="009A1409"/>
    <w:rsid w:val="009A2F55"/>
    <w:rsid w:val="009A2FA9"/>
    <w:rsid w:val="009A3388"/>
    <w:rsid w:val="009A70F8"/>
    <w:rsid w:val="009B4AB5"/>
    <w:rsid w:val="009C4DA1"/>
    <w:rsid w:val="009C5348"/>
    <w:rsid w:val="009D361E"/>
    <w:rsid w:val="009D45EA"/>
    <w:rsid w:val="009E4E3A"/>
    <w:rsid w:val="009F01C9"/>
    <w:rsid w:val="009F63DF"/>
    <w:rsid w:val="009F7D52"/>
    <w:rsid w:val="00A11DB9"/>
    <w:rsid w:val="00A243F8"/>
    <w:rsid w:val="00A2547A"/>
    <w:rsid w:val="00A3009D"/>
    <w:rsid w:val="00A352D4"/>
    <w:rsid w:val="00A40753"/>
    <w:rsid w:val="00A4749D"/>
    <w:rsid w:val="00A612D9"/>
    <w:rsid w:val="00A62304"/>
    <w:rsid w:val="00A631A4"/>
    <w:rsid w:val="00A63527"/>
    <w:rsid w:val="00A70594"/>
    <w:rsid w:val="00A849CD"/>
    <w:rsid w:val="00A86549"/>
    <w:rsid w:val="00A900A4"/>
    <w:rsid w:val="00A945D5"/>
    <w:rsid w:val="00A95FBA"/>
    <w:rsid w:val="00AA1CDE"/>
    <w:rsid w:val="00AA221D"/>
    <w:rsid w:val="00AB025A"/>
    <w:rsid w:val="00AC42EF"/>
    <w:rsid w:val="00AE0786"/>
    <w:rsid w:val="00AE30BC"/>
    <w:rsid w:val="00AE36D6"/>
    <w:rsid w:val="00B01304"/>
    <w:rsid w:val="00B10B2C"/>
    <w:rsid w:val="00B237BD"/>
    <w:rsid w:val="00B262DF"/>
    <w:rsid w:val="00B26E3E"/>
    <w:rsid w:val="00B41D41"/>
    <w:rsid w:val="00B43D1B"/>
    <w:rsid w:val="00B52998"/>
    <w:rsid w:val="00B52DD3"/>
    <w:rsid w:val="00B52E05"/>
    <w:rsid w:val="00B61F8B"/>
    <w:rsid w:val="00B8108A"/>
    <w:rsid w:val="00B810DC"/>
    <w:rsid w:val="00BA26CE"/>
    <w:rsid w:val="00BB6F51"/>
    <w:rsid w:val="00BC37B9"/>
    <w:rsid w:val="00BD0893"/>
    <w:rsid w:val="00BD3C3A"/>
    <w:rsid w:val="00BD4CA4"/>
    <w:rsid w:val="00BE42CC"/>
    <w:rsid w:val="00BF700A"/>
    <w:rsid w:val="00C15ED0"/>
    <w:rsid w:val="00C17203"/>
    <w:rsid w:val="00C30D50"/>
    <w:rsid w:val="00C31ED2"/>
    <w:rsid w:val="00C328DC"/>
    <w:rsid w:val="00C33742"/>
    <w:rsid w:val="00C45367"/>
    <w:rsid w:val="00C53DC9"/>
    <w:rsid w:val="00C66630"/>
    <w:rsid w:val="00C674C3"/>
    <w:rsid w:val="00C84AE0"/>
    <w:rsid w:val="00C91CA8"/>
    <w:rsid w:val="00CD33C1"/>
    <w:rsid w:val="00CD3686"/>
    <w:rsid w:val="00CD5C83"/>
    <w:rsid w:val="00CF31E9"/>
    <w:rsid w:val="00CF6083"/>
    <w:rsid w:val="00D00522"/>
    <w:rsid w:val="00D006DC"/>
    <w:rsid w:val="00D15514"/>
    <w:rsid w:val="00D24561"/>
    <w:rsid w:val="00D25441"/>
    <w:rsid w:val="00D26044"/>
    <w:rsid w:val="00D32443"/>
    <w:rsid w:val="00D520A4"/>
    <w:rsid w:val="00D67771"/>
    <w:rsid w:val="00D7569D"/>
    <w:rsid w:val="00D83307"/>
    <w:rsid w:val="00D91B35"/>
    <w:rsid w:val="00D92D83"/>
    <w:rsid w:val="00D935B0"/>
    <w:rsid w:val="00D97F3B"/>
    <w:rsid w:val="00DB797E"/>
    <w:rsid w:val="00DC340D"/>
    <w:rsid w:val="00DC349A"/>
    <w:rsid w:val="00DD0A86"/>
    <w:rsid w:val="00DD3DFC"/>
    <w:rsid w:val="00DD5BFC"/>
    <w:rsid w:val="00DE1F25"/>
    <w:rsid w:val="00DF108E"/>
    <w:rsid w:val="00DF6D00"/>
    <w:rsid w:val="00E02449"/>
    <w:rsid w:val="00E119E2"/>
    <w:rsid w:val="00E13ABD"/>
    <w:rsid w:val="00E16704"/>
    <w:rsid w:val="00E21C18"/>
    <w:rsid w:val="00E23285"/>
    <w:rsid w:val="00E238CE"/>
    <w:rsid w:val="00E27CBD"/>
    <w:rsid w:val="00E30419"/>
    <w:rsid w:val="00E3165A"/>
    <w:rsid w:val="00E35653"/>
    <w:rsid w:val="00E35CCA"/>
    <w:rsid w:val="00E35FCD"/>
    <w:rsid w:val="00E366BE"/>
    <w:rsid w:val="00E427C1"/>
    <w:rsid w:val="00E43163"/>
    <w:rsid w:val="00E442C8"/>
    <w:rsid w:val="00E466B2"/>
    <w:rsid w:val="00E501D9"/>
    <w:rsid w:val="00E51865"/>
    <w:rsid w:val="00E73AF3"/>
    <w:rsid w:val="00E74220"/>
    <w:rsid w:val="00E876A6"/>
    <w:rsid w:val="00E905FF"/>
    <w:rsid w:val="00E923F8"/>
    <w:rsid w:val="00EA0DA4"/>
    <w:rsid w:val="00EA2D7F"/>
    <w:rsid w:val="00EA34DF"/>
    <w:rsid w:val="00EA5FA5"/>
    <w:rsid w:val="00EB38C1"/>
    <w:rsid w:val="00EB4A1A"/>
    <w:rsid w:val="00ED07A0"/>
    <w:rsid w:val="00ED4911"/>
    <w:rsid w:val="00EE6581"/>
    <w:rsid w:val="00EF003F"/>
    <w:rsid w:val="00EF0C3D"/>
    <w:rsid w:val="00F11DFD"/>
    <w:rsid w:val="00F16B64"/>
    <w:rsid w:val="00F21BB6"/>
    <w:rsid w:val="00F262BD"/>
    <w:rsid w:val="00F26AFC"/>
    <w:rsid w:val="00F316F8"/>
    <w:rsid w:val="00F347FE"/>
    <w:rsid w:val="00F431B1"/>
    <w:rsid w:val="00F53F16"/>
    <w:rsid w:val="00F56D6F"/>
    <w:rsid w:val="00F6048E"/>
    <w:rsid w:val="00F61221"/>
    <w:rsid w:val="00F66D10"/>
    <w:rsid w:val="00F76E90"/>
    <w:rsid w:val="00F81B68"/>
    <w:rsid w:val="00F83D55"/>
    <w:rsid w:val="00F90440"/>
    <w:rsid w:val="00FA0F20"/>
    <w:rsid w:val="00FA3C3F"/>
    <w:rsid w:val="00FA56D7"/>
    <w:rsid w:val="00FA7A5E"/>
    <w:rsid w:val="00FB6761"/>
    <w:rsid w:val="00FC2354"/>
    <w:rsid w:val="00FC4338"/>
    <w:rsid w:val="00FD0B9B"/>
    <w:rsid w:val="00FD325D"/>
    <w:rsid w:val="00FE73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FD937A"/>
  <w15:docId w15:val="{1909D32C-6161-904B-A895-0F06C579E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45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466B2"/>
  </w:style>
  <w:style w:type="character" w:styleId="Hyperlink">
    <w:name w:val="Hyperlink"/>
    <w:basedOn w:val="DefaultParagraphFont"/>
    <w:uiPriority w:val="99"/>
    <w:unhideWhenUsed/>
    <w:rsid w:val="00E466B2"/>
    <w:rPr>
      <w:color w:val="0000FF"/>
      <w:u w:val="single"/>
    </w:rPr>
  </w:style>
  <w:style w:type="paragraph" w:customStyle="1" w:styleId="Default">
    <w:name w:val="Default"/>
    <w:basedOn w:val="Normal"/>
    <w:link w:val="DefaultChar"/>
    <w:qFormat/>
    <w:rsid w:val="006C71CA"/>
    <w:pPr>
      <w:spacing w:after="0"/>
    </w:pPr>
    <w:rPr>
      <w:rFonts w:ascii="Times New Roman" w:hAnsi="Times New Roman"/>
      <w:szCs w:val="22"/>
    </w:rPr>
  </w:style>
  <w:style w:type="character" w:customStyle="1" w:styleId="DefaultChar">
    <w:name w:val="Default Char"/>
    <w:basedOn w:val="DefaultParagraphFont"/>
    <w:link w:val="Default"/>
    <w:rsid w:val="006C71CA"/>
    <w:rPr>
      <w:rFonts w:ascii="Times New Roman" w:hAnsi="Times New Roman"/>
      <w:szCs w:val="22"/>
    </w:rPr>
  </w:style>
  <w:style w:type="character" w:styleId="PlaceholderText">
    <w:name w:val="Placeholder Text"/>
    <w:basedOn w:val="DefaultParagraphFont"/>
    <w:uiPriority w:val="99"/>
    <w:semiHidden/>
    <w:rsid w:val="00045392"/>
    <w:rPr>
      <w:color w:val="808080"/>
    </w:rPr>
  </w:style>
  <w:style w:type="paragraph" w:styleId="BalloonText">
    <w:name w:val="Balloon Text"/>
    <w:basedOn w:val="Normal"/>
    <w:link w:val="BalloonTextChar"/>
    <w:uiPriority w:val="99"/>
    <w:semiHidden/>
    <w:unhideWhenUsed/>
    <w:rsid w:val="00DD5BFC"/>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D5BF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D5BFC"/>
    <w:rPr>
      <w:sz w:val="16"/>
      <w:szCs w:val="16"/>
    </w:rPr>
  </w:style>
  <w:style w:type="paragraph" w:styleId="CommentText">
    <w:name w:val="annotation text"/>
    <w:basedOn w:val="Normal"/>
    <w:link w:val="CommentTextChar"/>
    <w:uiPriority w:val="99"/>
    <w:semiHidden/>
    <w:unhideWhenUsed/>
    <w:rsid w:val="00DD5BFC"/>
    <w:rPr>
      <w:sz w:val="20"/>
      <w:szCs w:val="20"/>
    </w:rPr>
  </w:style>
  <w:style w:type="character" w:customStyle="1" w:styleId="CommentTextChar">
    <w:name w:val="Comment Text Char"/>
    <w:basedOn w:val="DefaultParagraphFont"/>
    <w:link w:val="CommentText"/>
    <w:uiPriority w:val="99"/>
    <w:semiHidden/>
    <w:rsid w:val="00DD5BFC"/>
    <w:rPr>
      <w:sz w:val="20"/>
      <w:szCs w:val="20"/>
    </w:rPr>
  </w:style>
  <w:style w:type="paragraph" w:styleId="CommentSubject">
    <w:name w:val="annotation subject"/>
    <w:basedOn w:val="CommentText"/>
    <w:next w:val="CommentText"/>
    <w:link w:val="CommentSubjectChar"/>
    <w:uiPriority w:val="99"/>
    <w:semiHidden/>
    <w:unhideWhenUsed/>
    <w:rsid w:val="00DD5BFC"/>
    <w:rPr>
      <w:b/>
      <w:bCs/>
    </w:rPr>
  </w:style>
  <w:style w:type="character" w:customStyle="1" w:styleId="CommentSubjectChar">
    <w:name w:val="Comment Subject Char"/>
    <w:basedOn w:val="CommentTextChar"/>
    <w:link w:val="CommentSubject"/>
    <w:uiPriority w:val="99"/>
    <w:semiHidden/>
    <w:rsid w:val="00DD5BFC"/>
    <w:rPr>
      <w:b/>
      <w:bCs/>
      <w:sz w:val="20"/>
      <w:szCs w:val="20"/>
    </w:rPr>
  </w:style>
  <w:style w:type="paragraph" w:customStyle="1" w:styleId="EndNoteBibliographyTitle">
    <w:name w:val="EndNote Bibliography Title"/>
    <w:basedOn w:val="Normal"/>
    <w:link w:val="EndNoteBibliographyTitleChar"/>
    <w:rsid w:val="006A5BDC"/>
    <w:pPr>
      <w:spacing w:after="0"/>
      <w:jc w:val="center"/>
    </w:pPr>
    <w:rPr>
      <w:rFonts w:ascii="Calibri" w:hAnsi="Calibri" w:cs="Calibri"/>
    </w:rPr>
  </w:style>
  <w:style w:type="character" w:customStyle="1" w:styleId="EndNoteBibliographyTitleChar">
    <w:name w:val="EndNote Bibliography Title Char"/>
    <w:basedOn w:val="DefaultChar"/>
    <w:link w:val="EndNoteBibliographyTitle"/>
    <w:rsid w:val="006A5BDC"/>
    <w:rPr>
      <w:rFonts w:ascii="Calibri" w:hAnsi="Calibri" w:cs="Calibri"/>
      <w:szCs w:val="22"/>
    </w:rPr>
  </w:style>
  <w:style w:type="paragraph" w:customStyle="1" w:styleId="EndNoteBibliography">
    <w:name w:val="EndNote Bibliography"/>
    <w:basedOn w:val="Normal"/>
    <w:link w:val="EndNoteBibliographyChar"/>
    <w:rsid w:val="006A5BDC"/>
    <w:rPr>
      <w:rFonts w:ascii="Calibri" w:hAnsi="Calibri" w:cs="Calibri"/>
    </w:rPr>
  </w:style>
  <w:style w:type="character" w:customStyle="1" w:styleId="EndNoteBibliographyChar">
    <w:name w:val="EndNote Bibliography Char"/>
    <w:basedOn w:val="DefaultChar"/>
    <w:link w:val="EndNoteBibliography"/>
    <w:rsid w:val="006A5BDC"/>
    <w:rPr>
      <w:rFonts w:ascii="Calibri" w:hAnsi="Calibri" w:cs="Calibri"/>
      <w:szCs w:val="22"/>
    </w:rPr>
  </w:style>
  <w:style w:type="paragraph" w:styleId="Header">
    <w:name w:val="header"/>
    <w:basedOn w:val="Normal"/>
    <w:link w:val="HeaderChar"/>
    <w:uiPriority w:val="99"/>
    <w:unhideWhenUsed/>
    <w:rsid w:val="00854D0F"/>
    <w:pPr>
      <w:tabs>
        <w:tab w:val="center" w:pos="4680"/>
        <w:tab w:val="right" w:pos="9360"/>
      </w:tabs>
      <w:spacing w:after="0"/>
    </w:pPr>
  </w:style>
  <w:style w:type="character" w:customStyle="1" w:styleId="HeaderChar">
    <w:name w:val="Header Char"/>
    <w:basedOn w:val="DefaultParagraphFont"/>
    <w:link w:val="Header"/>
    <w:uiPriority w:val="99"/>
    <w:rsid w:val="00854D0F"/>
  </w:style>
  <w:style w:type="paragraph" w:styleId="Footer">
    <w:name w:val="footer"/>
    <w:basedOn w:val="Normal"/>
    <w:link w:val="FooterChar"/>
    <w:uiPriority w:val="99"/>
    <w:unhideWhenUsed/>
    <w:rsid w:val="00854D0F"/>
    <w:pPr>
      <w:tabs>
        <w:tab w:val="center" w:pos="4680"/>
        <w:tab w:val="right" w:pos="9360"/>
      </w:tabs>
      <w:spacing w:after="0"/>
    </w:pPr>
  </w:style>
  <w:style w:type="character" w:customStyle="1" w:styleId="FooterChar">
    <w:name w:val="Footer Char"/>
    <w:basedOn w:val="DefaultParagraphFont"/>
    <w:link w:val="Footer"/>
    <w:uiPriority w:val="99"/>
    <w:rsid w:val="00854D0F"/>
  </w:style>
  <w:style w:type="paragraph" w:styleId="Revision">
    <w:name w:val="Revision"/>
    <w:hidden/>
    <w:uiPriority w:val="99"/>
    <w:semiHidden/>
    <w:rsid w:val="00894C6E"/>
    <w:pPr>
      <w:spacing w:after="0"/>
    </w:pPr>
  </w:style>
  <w:style w:type="character" w:customStyle="1" w:styleId="Heading1Char">
    <w:name w:val="Heading 1 Char"/>
    <w:basedOn w:val="DefaultParagraphFont"/>
    <w:link w:val="Heading1"/>
    <w:uiPriority w:val="9"/>
    <w:rsid w:val="009D45EA"/>
    <w:rPr>
      <w:rFonts w:asciiTheme="majorHAnsi" w:eastAsiaTheme="majorEastAsia" w:hAnsiTheme="majorHAnsi" w:cstheme="majorBidi"/>
      <w:color w:val="2F5496" w:themeColor="accent1" w:themeShade="BF"/>
      <w:sz w:val="32"/>
      <w:szCs w:val="32"/>
    </w:rPr>
  </w:style>
  <w:style w:type="character" w:customStyle="1" w:styleId="UnresolvedMention1">
    <w:name w:val="Unresolved Mention1"/>
    <w:basedOn w:val="DefaultParagraphFont"/>
    <w:uiPriority w:val="99"/>
    <w:semiHidden/>
    <w:unhideWhenUsed/>
    <w:rsid w:val="009D45EA"/>
    <w:rPr>
      <w:color w:val="605E5C"/>
      <w:shd w:val="clear" w:color="auto" w:fill="E1DFDD"/>
    </w:rPr>
  </w:style>
  <w:style w:type="character" w:styleId="LineNumber">
    <w:name w:val="line number"/>
    <w:basedOn w:val="DefaultParagraphFont"/>
    <w:uiPriority w:val="99"/>
    <w:semiHidden/>
    <w:unhideWhenUsed/>
    <w:rsid w:val="00FA56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985566">
      <w:bodyDiv w:val="1"/>
      <w:marLeft w:val="0"/>
      <w:marRight w:val="0"/>
      <w:marTop w:val="0"/>
      <w:marBottom w:val="0"/>
      <w:divBdr>
        <w:top w:val="none" w:sz="0" w:space="0" w:color="auto"/>
        <w:left w:val="none" w:sz="0" w:space="0" w:color="auto"/>
        <w:bottom w:val="none" w:sz="0" w:space="0" w:color="auto"/>
        <w:right w:val="none" w:sz="0" w:space="0" w:color="auto"/>
      </w:divBdr>
    </w:div>
    <w:div w:id="653602699">
      <w:bodyDiv w:val="1"/>
      <w:marLeft w:val="0"/>
      <w:marRight w:val="0"/>
      <w:marTop w:val="0"/>
      <w:marBottom w:val="0"/>
      <w:divBdr>
        <w:top w:val="none" w:sz="0" w:space="0" w:color="auto"/>
        <w:left w:val="none" w:sz="0" w:space="0" w:color="auto"/>
        <w:bottom w:val="none" w:sz="0" w:space="0" w:color="auto"/>
        <w:right w:val="none" w:sz="0" w:space="0" w:color="auto"/>
      </w:divBdr>
    </w:div>
    <w:div w:id="675108723">
      <w:bodyDiv w:val="1"/>
      <w:marLeft w:val="0"/>
      <w:marRight w:val="0"/>
      <w:marTop w:val="0"/>
      <w:marBottom w:val="0"/>
      <w:divBdr>
        <w:top w:val="none" w:sz="0" w:space="0" w:color="auto"/>
        <w:left w:val="none" w:sz="0" w:space="0" w:color="auto"/>
        <w:bottom w:val="none" w:sz="0" w:space="0" w:color="auto"/>
        <w:right w:val="none" w:sz="0" w:space="0" w:color="auto"/>
      </w:divBdr>
      <w:divsChild>
        <w:div w:id="1241790429">
          <w:marLeft w:val="0"/>
          <w:marRight w:val="0"/>
          <w:marTop w:val="225"/>
          <w:marBottom w:val="225"/>
          <w:divBdr>
            <w:top w:val="none" w:sz="0" w:space="0" w:color="auto"/>
            <w:left w:val="none" w:sz="0" w:space="0" w:color="auto"/>
            <w:bottom w:val="none" w:sz="0" w:space="0" w:color="auto"/>
            <w:right w:val="none" w:sz="0" w:space="0" w:color="auto"/>
          </w:divBdr>
          <w:divsChild>
            <w:div w:id="399718823">
              <w:marLeft w:val="0"/>
              <w:marRight w:val="0"/>
              <w:marTop w:val="0"/>
              <w:marBottom w:val="0"/>
              <w:divBdr>
                <w:top w:val="none" w:sz="0" w:space="0" w:color="auto"/>
                <w:left w:val="none" w:sz="0" w:space="0" w:color="auto"/>
                <w:bottom w:val="none" w:sz="0" w:space="0" w:color="auto"/>
                <w:right w:val="none" w:sz="0" w:space="0" w:color="auto"/>
              </w:divBdr>
              <w:divsChild>
                <w:div w:id="613757923">
                  <w:marLeft w:val="0"/>
                  <w:marRight w:val="0"/>
                  <w:marTop w:val="0"/>
                  <w:marBottom w:val="0"/>
                  <w:divBdr>
                    <w:top w:val="none" w:sz="0" w:space="0" w:color="auto"/>
                    <w:left w:val="none" w:sz="0" w:space="0" w:color="auto"/>
                    <w:bottom w:val="none" w:sz="0" w:space="0" w:color="auto"/>
                    <w:right w:val="none" w:sz="0" w:space="0" w:color="auto"/>
                  </w:divBdr>
                  <w:divsChild>
                    <w:div w:id="188960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5018">
          <w:marLeft w:val="0"/>
          <w:marRight w:val="0"/>
          <w:marTop w:val="225"/>
          <w:marBottom w:val="225"/>
          <w:divBdr>
            <w:top w:val="none" w:sz="0" w:space="0" w:color="auto"/>
            <w:left w:val="none" w:sz="0" w:space="0" w:color="auto"/>
            <w:bottom w:val="none" w:sz="0" w:space="0" w:color="auto"/>
            <w:right w:val="none" w:sz="0" w:space="0" w:color="auto"/>
          </w:divBdr>
          <w:divsChild>
            <w:div w:id="90938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16295">
      <w:bodyDiv w:val="1"/>
      <w:marLeft w:val="0"/>
      <w:marRight w:val="0"/>
      <w:marTop w:val="0"/>
      <w:marBottom w:val="0"/>
      <w:divBdr>
        <w:top w:val="none" w:sz="0" w:space="0" w:color="auto"/>
        <w:left w:val="none" w:sz="0" w:space="0" w:color="auto"/>
        <w:bottom w:val="none" w:sz="0" w:space="0" w:color="auto"/>
        <w:right w:val="none" w:sz="0" w:space="0" w:color="auto"/>
      </w:divBdr>
    </w:div>
    <w:div w:id="1455826962">
      <w:bodyDiv w:val="1"/>
      <w:marLeft w:val="0"/>
      <w:marRight w:val="0"/>
      <w:marTop w:val="0"/>
      <w:marBottom w:val="0"/>
      <w:divBdr>
        <w:top w:val="none" w:sz="0" w:space="0" w:color="auto"/>
        <w:left w:val="none" w:sz="0" w:space="0" w:color="auto"/>
        <w:bottom w:val="none" w:sz="0" w:space="0" w:color="auto"/>
        <w:right w:val="none" w:sz="0" w:space="0" w:color="auto"/>
      </w:divBdr>
      <w:divsChild>
        <w:div w:id="1506047794">
          <w:marLeft w:val="0"/>
          <w:marRight w:val="0"/>
          <w:marTop w:val="225"/>
          <w:marBottom w:val="225"/>
          <w:divBdr>
            <w:top w:val="none" w:sz="0" w:space="0" w:color="auto"/>
            <w:left w:val="none" w:sz="0" w:space="0" w:color="auto"/>
            <w:bottom w:val="none" w:sz="0" w:space="0" w:color="auto"/>
            <w:right w:val="none" w:sz="0" w:space="0" w:color="auto"/>
          </w:divBdr>
          <w:divsChild>
            <w:div w:id="279262150">
              <w:marLeft w:val="0"/>
              <w:marRight w:val="0"/>
              <w:marTop w:val="0"/>
              <w:marBottom w:val="0"/>
              <w:divBdr>
                <w:top w:val="none" w:sz="0" w:space="0" w:color="auto"/>
                <w:left w:val="none" w:sz="0" w:space="0" w:color="auto"/>
                <w:bottom w:val="none" w:sz="0" w:space="0" w:color="auto"/>
                <w:right w:val="none" w:sz="0" w:space="0" w:color="auto"/>
              </w:divBdr>
              <w:divsChild>
                <w:div w:id="1103496683">
                  <w:marLeft w:val="0"/>
                  <w:marRight w:val="0"/>
                  <w:marTop w:val="0"/>
                  <w:marBottom w:val="0"/>
                  <w:divBdr>
                    <w:top w:val="none" w:sz="0" w:space="0" w:color="auto"/>
                    <w:left w:val="none" w:sz="0" w:space="0" w:color="auto"/>
                    <w:bottom w:val="none" w:sz="0" w:space="0" w:color="auto"/>
                    <w:right w:val="none" w:sz="0" w:space="0" w:color="auto"/>
                  </w:divBdr>
                  <w:divsChild>
                    <w:div w:id="13068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907559">
          <w:marLeft w:val="0"/>
          <w:marRight w:val="0"/>
          <w:marTop w:val="225"/>
          <w:marBottom w:val="225"/>
          <w:divBdr>
            <w:top w:val="none" w:sz="0" w:space="0" w:color="auto"/>
            <w:left w:val="none" w:sz="0" w:space="0" w:color="auto"/>
            <w:bottom w:val="none" w:sz="0" w:space="0" w:color="auto"/>
            <w:right w:val="none" w:sz="0" w:space="0" w:color="auto"/>
          </w:divBdr>
          <w:divsChild>
            <w:div w:id="188778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microsoft.com/office/2011/relationships/people" Target="people.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21</Pages>
  <Words>5214</Words>
  <Characters>29725</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34870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Jonika</dc:creator>
  <cp:keywords/>
  <dc:description/>
  <cp:lastModifiedBy>Heath Blackmon</cp:lastModifiedBy>
  <cp:revision>4</cp:revision>
  <cp:lastPrinted>2020-06-07T23:40:00Z</cp:lastPrinted>
  <dcterms:created xsi:type="dcterms:W3CDTF">2020-08-19T22:41:00Z</dcterms:created>
  <dcterms:modified xsi:type="dcterms:W3CDTF">2020-08-20T00:48:00Z</dcterms:modified>
  <cp:category/>
</cp:coreProperties>
</file>