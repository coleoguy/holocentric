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34DD37A4"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del w:id="0" w:author="Heath Blackmon" w:date="2020-08-11T14:53:00Z">
        <w:r w:rsidRPr="00F5162B" w:rsidDel="001058E1">
          <w:rPr>
            <w:rFonts w:cstheme="minorHAnsi"/>
            <w:b/>
            <w:bCs/>
            <w:iCs/>
            <w:sz w:val="32"/>
            <w:szCs w:val="32"/>
          </w:rPr>
          <w:delText>insects</w:delText>
        </w:r>
      </w:del>
      <w:ins w:id="1"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08BB7932"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2E94A7E5"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 </w:instrText>
      </w:r>
      <w:r w:rsidR="001928E3">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EN.CITE.DATA </w:instrText>
      </w:r>
      <w:r w:rsidR="001928E3">
        <w:rPr>
          <w:rFonts w:asciiTheme="minorHAnsi" w:hAnsiTheme="minorHAnsi" w:cstheme="minorHAnsi"/>
          <w:color w:val="000000" w:themeColor="text1"/>
          <w:sz w:val="22"/>
        </w:rPr>
      </w:r>
      <w:r w:rsidR="001928E3">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5C30E8">
        <w:rPr>
          <w:rFonts w:asciiTheme="minorHAnsi" w:hAnsiTheme="minorHAnsi" w:cstheme="minorHAnsi"/>
          <w:noProof/>
          <w:color w:val="000000" w:themeColor="text1"/>
          <w:sz w:val="22"/>
        </w:rPr>
        <w:t>(1-3)</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&lt;EndNote&gt;&lt;Cite&gt;&lt;Author&gt;Escudero&lt;/Author&gt;&lt;Year&gt;2016&lt;/Year&gt;&lt;RecNum&gt;429&lt;/RecNum&gt;&lt;DisplayText&gt;(4)&lt;/DisplayText&gt;&lt;record&gt;&lt;rec-number&gt;429&lt;/rec-number&gt;&lt;foreign-keys&gt;&lt;key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5C30E8">
        <w:rPr>
          <w:rFonts w:asciiTheme="minorHAnsi" w:hAnsiTheme="minorHAnsi" w:cstheme="minorHAnsi"/>
          <w:noProof/>
          <w:sz w:val="22"/>
        </w:rPr>
        <w:t>(4)</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921A5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921A58">
        <w:rPr>
          <w:rFonts w:asciiTheme="minorHAnsi" w:hAnsiTheme="minorHAnsi" w:cstheme="minorHAnsi"/>
          <w:sz w:val="22"/>
        </w:rPr>
      </w:r>
      <w:r w:rsidR="00921A58">
        <w:rPr>
          <w:rFonts w:asciiTheme="minorHAnsi" w:hAnsiTheme="minorHAnsi" w:cstheme="minorHAnsi"/>
          <w:sz w:val="22"/>
        </w:rPr>
        <w:fldChar w:fldCharType="separate"/>
      </w:r>
      <w:r w:rsidR="005C30E8">
        <w:rPr>
          <w:rFonts w:asciiTheme="minorHAnsi" w:hAnsiTheme="minorHAnsi" w:cstheme="minorHAnsi"/>
          <w:noProof/>
          <w:sz w:val="22"/>
        </w:rPr>
        <w:t>(5-7)</w:t>
      </w:r>
      <w:r w:rsidR="00921A58">
        <w:rPr>
          <w:rFonts w:asciiTheme="minorHAnsi" w:hAnsiTheme="minorHAnsi" w:cstheme="minorHAnsi"/>
          <w:sz w:val="22"/>
        </w:rPr>
        <w:fldChar w:fldCharType="end"/>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6B2B0C">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6B2B0C">
        <w:rPr>
          <w:rFonts w:asciiTheme="minorHAnsi" w:hAnsiTheme="minorHAnsi" w:cstheme="minorHAnsi"/>
          <w:sz w:val="22"/>
        </w:rPr>
      </w:r>
      <w:r w:rsidR="006B2B0C">
        <w:rPr>
          <w:rFonts w:asciiTheme="minorHAnsi" w:hAnsiTheme="minorHAnsi" w:cstheme="minorHAnsi"/>
          <w:sz w:val="22"/>
        </w:rPr>
        <w:fldChar w:fldCharType="separate"/>
      </w:r>
      <w:r w:rsidR="005C30E8">
        <w:rPr>
          <w:rFonts w:asciiTheme="minorHAnsi" w:hAnsiTheme="minorHAnsi" w:cstheme="minorHAnsi"/>
          <w:noProof/>
          <w:sz w:val="22"/>
        </w:rPr>
        <w:t>(2, 8-10)</w:t>
      </w:r>
      <w:r w:rsidR="006B2B0C">
        <w:rPr>
          <w:rFonts w:asciiTheme="minorHAnsi" w:hAnsiTheme="minorHAnsi" w:cstheme="minorHAnsi"/>
          <w:sz w:val="22"/>
        </w:rPr>
        <w:fldChar w:fldCharType="end"/>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5CBF0AF9"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&lt;EndNote&gt;&lt;Cite&gt;&lt;Author&gt;Lucek&lt;/Author&gt;&lt;Year&gt;2018&lt;/Year&gt;&lt;RecNum&gt;365&lt;/RecNum&gt;&lt;DisplayText&gt;(11)&lt;/DisplayText&gt;&lt;record&gt;&lt;rec-number&gt;365&lt;/rec-number&gt;&lt;foreign-keys&gt;&lt;key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(11)</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w:t>
      </w:r>
      <w:del w:id="2" w:author="Heath Blackmon" w:date="2020-08-16T14:49:00Z">
        <w:r w:rsidR="006C71CA" w:rsidRPr="00AE0786" w:rsidDel="00E35CCA">
          <w:rPr>
            <w:rFonts w:asciiTheme="minorHAnsi" w:hAnsiTheme="minorHAnsi" w:cstheme="minorHAnsi"/>
            <w:sz w:val="22"/>
          </w:rPr>
          <w:delText xml:space="preserve">Robertsonian </w:delText>
        </w:r>
      </w:del>
      <w:r w:rsidR="006C71CA" w:rsidRPr="00AE0786">
        <w:rPr>
          <w:rFonts w:asciiTheme="minorHAnsi" w:hAnsiTheme="minorHAnsi" w:cstheme="minorHAnsi"/>
          <w:sz w:val="22"/>
        </w:rPr>
        <w:t xml:space="preserve">translocations followed by the </w:t>
      </w:r>
      <w:ins w:id="3" w:author="Heath Blackmon" w:date="2020-08-16T14:49:00Z">
        <w:r w:rsidR="00E35CCA">
          <w:rPr>
            <w:rFonts w:asciiTheme="minorHAnsi" w:hAnsiTheme="minorHAnsi" w:cstheme="minorHAnsi"/>
            <w:sz w:val="22"/>
          </w:rPr>
          <w:t xml:space="preserve">possible </w:t>
        </w:r>
      </w:ins>
      <w:r w:rsidR="006C71CA" w:rsidRPr="00AE0786">
        <w:rPr>
          <w:rFonts w:asciiTheme="minorHAnsi" w:hAnsiTheme="minorHAnsi" w:cstheme="minorHAnsi"/>
          <w:sz w:val="22"/>
        </w:rPr>
        <w:t>loss of</w:t>
      </w:r>
      <w:ins w:id="4" w:author="Heath Blackmon" w:date="2020-08-16T14:50:00Z">
        <w:r w:rsidR="00E35CCA">
          <w:rPr>
            <w:rFonts w:asciiTheme="minorHAnsi" w:hAnsiTheme="minorHAnsi" w:cstheme="minorHAnsi"/>
            <w:sz w:val="22"/>
          </w:rPr>
          <w:t xml:space="preserve"> a</w:t>
        </w:r>
      </w:ins>
      <w:del w:id="5" w:author="Heath Blackmon" w:date="2020-08-16T14:50:00Z">
        <w:r w:rsidR="006C71CA" w:rsidRPr="00AE0786" w:rsidDel="00E35CCA">
          <w:rPr>
            <w:rFonts w:asciiTheme="minorHAnsi" w:hAnsiTheme="minorHAnsi" w:cstheme="minorHAnsi"/>
            <w:sz w:val="22"/>
          </w:rPr>
          <w:delText xml:space="preserve"> </w:delText>
        </w:r>
        <w:r w:rsidR="003A0DAF" w:rsidRPr="00AE0786" w:rsidDel="00E35CCA">
          <w:rPr>
            <w:rFonts w:asciiTheme="minorHAnsi" w:hAnsiTheme="minorHAnsi" w:cstheme="minorHAnsi"/>
            <w:sz w:val="22"/>
          </w:rPr>
          <w:delText>the</w:delText>
        </w:r>
      </w:del>
      <w:r w:rsidR="003A0DAF" w:rsidRPr="00AE0786">
        <w:rPr>
          <w:rFonts w:asciiTheme="minorHAnsi" w:hAnsiTheme="minorHAnsi" w:cstheme="minorHAnsi"/>
          <w:sz w:val="22"/>
        </w:rPr>
        <w:t xml:space="preserve"> </w:t>
      </w:r>
      <w:ins w:id="6" w:author="Heath Blackmon" w:date="2020-08-16T14:49:00Z">
        <w:r w:rsidR="00E35CCA">
          <w:rPr>
            <w:rFonts w:asciiTheme="minorHAnsi" w:hAnsiTheme="minorHAnsi" w:cstheme="minorHAnsi"/>
            <w:sz w:val="22"/>
          </w:rPr>
          <w:t xml:space="preserve">small fragments of </w:t>
        </w:r>
      </w:ins>
      <w:ins w:id="7" w:author="Heath Blackmon" w:date="2020-08-16T14:50:00Z">
        <w:r w:rsidR="00E35CCA">
          <w:rPr>
            <w:rFonts w:asciiTheme="minorHAnsi" w:hAnsiTheme="minorHAnsi" w:cstheme="minorHAnsi"/>
            <w:sz w:val="22"/>
          </w:rPr>
          <w:t xml:space="preserve">one </w:t>
        </w:r>
      </w:ins>
      <w:ins w:id="8" w:author="Heath Blackmon" w:date="2020-08-16T14:49:00Z">
        <w:r w:rsidR="00E35CCA">
          <w:rPr>
            <w:rFonts w:asciiTheme="minorHAnsi" w:hAnsiTheme="minorHAnsi" w:cstheme="minorHAnsi"/>
            <w:sz w:val="22"/>
          </w:rPr>
          <w:t xml:space="preserve">chromosome </w:t>
        </w:r>
      </w:ins>
      <w:del w:id="9" w:author="Heath Blackmon" w:date="2020-08-16T14:49:00Z">
        <w:r w:rsidR="003A0DAF" w:rsidRPr="00AE0786" w:rsidDel="00E35CCA">
          <w:rPr>
            <w:rFonts w:asciiTheme="minorHAnsi" w:hAnsiTheme="minorHAnsi" w:cstheme="minorHAnsi"/>
            <w:sz w:val="22"/>
          </w:rPr>
          <w:delText>short arms</w:delText>
        </w:r>
        <w:r w:rsidR="00186372" w:rsidRPr="00AE0786" w:rsidDel="00E35CCA">
          <w:rPr>
            <w:rFonts w:asciiTheme="minorHAnsi" w:hAnsiTheme="minorHAnsi" w:cstheme="minorHAnsi"/>
            <w:sz w:val="22"/>
          </w:rPr>
          <w:delText xml:space="preserve"> </w:delText>
        </w:r>
      </w:del>
      <w:r w:rsidR="00186372" w:rsidRPr="00AE0786">
        <w:rPr>
          <w:rFonts w:asciiTheme="minorHAnsi" w:hAnsiTheme="minorHAnsi" w:cstheme="minorHAnsi"/>
          <w:sz w:val="22"/>
        </w:rPr>
        <w:t>can decrease chromosome number</w:t>
      </w:r>
      <w:ins w:id="10" w:author="Heath Blackmon" w:date="2020-08-16T14:49:00Z">
        <w:r w:rsidR="00E35CCA">
          <w:rPr>
            <w:rFonts w:asciiTheme="minorHAnsi" w:hAnsiTheme="minorHAnsi" w:cstheme="minorHAnsi"/>
            <w:sz w:val="22"/>
          </w:rPr>
          <w:t xml:space="preserve"> (e.g. Robertsonian translocation </w:t>
        </w:r>
      </w:ins>
      <w:ins w:id="11" w:author="Heath Blackmon" w:date="2020-08-16T14:50:00Z">
        <w:r w:rsidR="00E35CCA">
          <w:rPr>
            <w:rFonts w:asciiTheme="minorHAnsi" w:hAnsiTheme="minorHAnsi" w:cstheme="minorHAnsi"/>
            <w:sz w:val="22"/>
          </w:rPr>
          <w:t>in monocentric species)</w:t>
        </w:r>
      </w:ins>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&lt;EndNote&gt;&lt;Cite&gt;&lt;Author&gt;Garagna&lt;/Author&gt;&lt;Year&gt;1995&lt;/Year&gt;&lt;RecNum&gt;2842&lt;/RecNum&gt;&lt;DisplayText&gt;(12)&lt;/DisplayText&gt;&lt;record&gt;&lt;rec-number&gt;2842&lt;/rec-number&gt;&lt;foreign-keys&gt;&lt;key app="EN" db-id="20tzrfeaqpde50e5e2dvtwp7sr5fsss0txe9" timestamp="1591570887"&gt;2842&lt;/key&gt;&lt;/foreign-keys&gt;&lt;ref-type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5C30E8">
        <w:rPr>
          <w:rFonts w:asciiTheme="minorHAnsi" w:hAnsiTheme="minorHAnsi" w:cstheme="minorHAnsi"/>
          <w:noProof/>
          <w:sz w:val="22"/>
        </w:rPr>
        <w:t>(12)</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&lt;EndNote&gt;&lt;Cite&gt;&lt;Author&gt;Miga&lt;/Author&gt;&lt;Year&gt;2017&lt;/Year&gt;&lt;RecNum&gt;368&lt;/RecNum&gt;&lt;DisplayText&gt;(13)&lt;/DisplayText&gt;&lt;record&gt;&lt;rec-number&gt;368&lt;/rec-number&gt;&lt;foreign-keys&gt;&lt;key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(13)</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&lt;EndNote&gt;&lt;Cite&gt;&lt;Author&gt;Garagna&lt;/Author&gt;&lt;Year&gt;1995&lt;/Year&gt;&lt;RecNum&gt;358&lt;/RecNum&gt;&lt;DisplayText&gt;(12, 14)&lt;/DisplayText&gt;&lt;record&gt;&lt;rec-number&gt;358&lt;/rec-number&gt;&lt;foreign-keys&gt;&lt;key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(12, 14)</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&lt;EndNote&gt;&lt;Cite&gt;&lt;Author&gt;Harlan&lt;/Author&gt;&lt;Year&gt;1975&lt;/Year&gt;&lt;RecNum&gt;435&lt;/RecNum&gt;&lt;DisplayText&gt;(15)&lt;/DisplayText&gt;&lt;record&gt;&lt;rec-number&gt;435&lt;/rec-number&gt;&lt;foreign-keys&gt;&lt;key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5C30E8">
        <w:rPr>
          <w:rFonts w:asciiTheme="minorHAnsi" w:hAnsiTheme="minorHAnsi" w:cstheme="minorHAnsi"/>
          <w:noProof/>
          <w:sz w:val="22"/>
        </w:rPr>
        <w:t>(15)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w:t>
      </w:r>
      <w:r w:rsidR="009C5348" w:rsidRPr="00AE0786">
        <w:rPr>
          <w:rFonts w:asciiTheme="minorHAnsi" w:hAnsiTheme="minorHAnsi" w:cstheme="minorHAnsi"/>
          <w:sz w:val="22"/>
        </w:rPr>
        <w:lastRenderedPageBreak/>
        <w:t>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&lt;EndNote&gt;&lt;Cite&gt;&lt;Author&gt;Torres&lt;/Author&gt;&lt;Year&gt;2008&lt;/Year&gt;&lt;RecNum&gt;2846&lt;/RecNum&gt;&lt;DisplayText&gt;(16)&lt;/DisplayText&gt;&lt;record&gt;&lt;rec-number&gt;2846&lt;/rec-number&gt;&lt;foreign-keys&gt;&lt;key app="EN" db-id="20tzrfeaqpde50e5e2dvtwp7sr5fsss0txe9" timestamp="1591570887"&gt;2846&lt;/key&gt;&lt;/foreign-keys&gt;&lt;ref-type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5C30E8">
        <w:rPr>
          <w:rFonts w:asciiTheme="minorHAnsi" w:hAnsiTheme="minorHAnsi" w:cstheme="minorHAnsi"/>
          <w:noProof/>
          <w:sz w:val="22"/>
        </w:rPr>
        <w:t>(16)</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1AFF4835"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A2295">
        <w:rPr>
          <w:rFonts w:cstheme="minorHAnsi"/>
          <w:sz w:val="22"/>
          <w:szCs w:val="22"/>
        </w:rPr>
      </w:r>
      <w:r w:rsidR="006A2295">
        <w:rPr>
          <w:rFonts w:cstheme="minorHAnsi"/>
          <w:sz w:val="22"/>
          <w:szCs w:val="22"/>
        </w:rPr>
        <w:fldChar w:fldCharType="separate"/>
      </w:r>
      <w:r w:rsidR="005C30E8">
        <w:rPr>
          <w:rFonts w:cstheme="minorHAnsi"/>
          <w:noProof/>
          <w:sz w:val="22"/>
          <w:szCs w:val="22"/>
        </w:rPr>
        <w:t>(5, 17, 18)</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5C30E8">
        <w:rPr>
          <w:rFonts w:cstheme="minorHAnsi"/>
          <w:noProof/>
          <w:sz w:val="22"/>
          <w:szCs w:val="22"/>
        </w:rPr>
        <w:t>(19, 20)</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1928E3">
        <w:rPr>
          <w:rFonts w:cstheme="minorHAnsi"/>
          <w:sz w:val="22"/>
          <w:szCs w:val="22"/>
        </w:rPr>
        <w:instrText xml:space="preserve"> ADDIN EN.CITE &lt;EndNote&gt;&lt;Cite&gt;&lt;Author&gt;Melters&lt;/Author&gt;&lt;Year&gt;2012&lt;/Year&gt;&lt;RecNum&gt;327&lt;/RecNum&gt;&lt;DisplayText&gt;(21, 22)&lt;/DisplayText&gt;&lt;record&gt;&lt;rec-number&gt;327&lt;/rec-number&gt;&lt;foreign-keys&gt;&lt;key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5C30E8">
        <w:rPr>
          <w:rFonts w:cstheme="minorHAnsi"/>
          <w:noProof/>
          <w:sz w:val="22"/>
          <w:szCs w:val="22"/>
        </w:rPr>
        <w:t>(21, 22)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 </w:instrText>
      </w:r>
      <w:r w:rsidR="001928E3">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EN.CITE.DATA </w:instrText>
      </w:r>
      <w:r w:rsidR="001928E3">
        <w:rPr>
          <w:rFonts w:cstheme="minorHAnsi"/>
          <w:sz w:val="22"/>
          <w:szCs w:val="22"/>
        </w:rPr>
      </w:r>
      <w:r w:rsidR="001928E3">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5C30E8">
        <w:rPr>
          <w:rFonts w:cstheme="minorHAnsi"/>
          <w:noProof/>
          <w:sz w:val="22"/>
          <w:szCs w:val="22"/>
        </w:rPr>
        <w:t>(23-26)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1928E3">
        <w:rPr>
          <w:rFonts w:cstheme="minorHAnsi"/>
          <w:sz w:val="22"/>
          <w:szCs w:val="22"/>
        </w:rPr>
        <w:instrText xml:space="preserve"> ADDIN EN.CITE &lt;EndNote&gt;&lt;Cite&gt;&lt;Author&gt;Escudero&lt;/Author&gt;&lt;Year&gt;2012&lt;/Year&gt;&lt;RecNum&gt;374&lt;/RecNum&gt;&lt;DisplayText&gt;(27, 28)&lt;/DisplayText&gt;&lt;record&gt;&lt;rec-number&gt;374&lt;/rec-number&gt;&lt;foreign-keys&gt;&lt;key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5C30E8">
        <w:rPr>
          <w:rFonts w:cstheme="minorHAnsi"/>
          <w:noProof/>
          <w:sz w:val="22"/>
          <w:szCs w:val="22"/>
        </w:rPr>
        <w:t>(27, 28)</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&lt;EndNote&gt;&lt;Cite&gt;&lt;Author&gt;Panzera&lt;/Author&gt;&lt;Year&gt;1996&lt;/Year&gt;&lt;RecNum&gt;2824&lt;/RecNum&gt;&lt;DisplayText&gt;(29)&lt;/DisplayText&gt;&lt;record&gt;&lt;rec-number&gt;2824&lt;/rec-number&gt;&lt;foreign-keys&gt;&lt;key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C30E8">
        <w:rPr>
          <w:rFonts w:cstheme="minorHAnsi"/>
          <w:noProof/>
          <w:sz w:val="22"/>
          <w:szCs w:val="22"/>
        </w:rPr>
        <w:t>(29)</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7CB839B1"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&lt;EndNote&gt;&lt;Cite&gt;&lt;Author&gt;Blackmon&lt;/Author&gt;&lt;Year&gt;2017&lt;/Year&gt;&lt;RecNum&gt;2533&lt;/RecNum&gt;&lt;DisplayText&gt;(6)&lt;/DisplayText&gt;&lt;record&gt;&lt;rec-number&gt;2533&lt;/rec-number&gt;&lt;foreign-keys&gt;&lt;key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5C30E8">
        <w:rPr>
          <w:rFonts w:cstheme="minorHAnsi"/>
          <w:noProof/>
          <w:sz w:val="22"/>
          <w:szCs w:val="22"/>
        </w:rPr>
        <w:t>(6)</w:t>
      </w:r>
      <w:r w:rsidR="0091787F">
        <w:rPr>
          <w:rFonts w:cstheme="minorHAnsi"/>
          <w:sz w:val="22"/>
          <w:szCs w:val="22"/>
        </w:rPr>
        <w:fldChar w:fldCharType="end"/>
      </w:r>
      <w:r w:rsidRPr="00AE0786">
        <w:rPr>
          <w:rFonts w:cstheme="minorHAnsi"/>
          <w:sz w:val="22"/>
          <w:szCs w:val="22"/>
        </w:rPr>
        <w:t>. However, initial analyses have found no significant difference in</w:t>
      </w:r>
      <w:r w:rsidR="00BD3C3A">
        <w:rPr>
          <w:rFonts w:cstheme="minorHAnsi"/>
          <w:sz w:val="22"/>
          <w:szCs w:val="22"/>
        </w:rPr>
        <w:t xml:space="preserve"> </w:t>
      </w:r>
      <w:r w:rsidRPr="00AE0786">
        <w:rPr>
          <w:rFonts w:cstheme="minorHAnsi"/>
          <w:sz w:val="22"/>
          <w:szCs w:val="22"/>
        </w:rPr>
        <w:t>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5C30E8">
        <w:rPr>
          <w:rFonts w:cstheme="minorHAnsi"/>
          <w:noProof/>
          <w:sz w:val="22"/>
          <w:szCs w:val="22"/>
        </w:rPr>
        <w:t>(6)</w:t>
      </w:r>
      <w:r w:rsidR="00087532" w:rsidRPr="00AE0786">
        <w:rPr>
          <w:rFonts w:cstheme="minorHAnsi"/>
          <w:sz w:val="22"/>
          <w:szCs w:val="22"/>
        </w:rPr>
        <w:fldChar w:fldCharType="end"/>
      </w:r>
      <w:r w:rsidRPr="00AE0786">
        <w:rPr>
          <w:rFonts w:cstheme="minorHAnsi"/>
          <w:sz w:val="22"/>
          <w:szCs w:val="22"/>
        </w:rPr>
        <w:t xml:space="preserve">. This previous study was limited to an order level analysis and </w:t>
      </w:r>
      <w:del w:id="12" w:author="Heath Blackmon" w:date="2020-08-16T13:16:00Z">
        <w:r w:rsidRPr="00AE0786" w:rsidDel="00BD3C3A">
          <w:rPr>
            <w:rFonts w:cstheme="minorHAnsi"/>
            <w:sz w:val="22"/>
            <w:szCs w:val="22"/>
          </w:rPr>
          <w:delText>looked only for an absolute difference in</w:delText>
        </w:r>
      </w:del>
      <w:ins w:id="13" w:author="Heath Blackmon" w:date="2020-08-16T13:16:00Z">
        <w:r w:rsidR="00BD3C3A">
          <w:rPr>
            <w:rFonts w:cstheme="minorHAnsi"/>
            <w:sz w:val="22"/>
            <w:szCs w:val="22"/>
          </w:rPr>
          <w:t>only tested whether the mean</w:t>
        </w:r>
      </w:ins>
      <w:r w:rsidRPr="00AE0786">
        <w:rPr>
          <w:rFonts w:cstheme="minorHAnsi"/>
          <w:sz w:val="22"/>
          <w:szCs w:val="22"/>
        </w:rPr>
        <w:t xml:space="preserve"> chromosome number </w:t>
      </w:r>
      <w:del w:id="14" w:author="Heath Blackmon" w:date="2020-08-16T13:16:00Z">
        <w:r w:rsidRPr="00AE0786" w:rsidDel="00BD3C3A">
          <w:rPr>
            <w:rFonts w:cstheme="minorHAnsi"/>
            <w:sz w:val="22"/>
            <w:szCs w:val="22"/>
          </w:rPr>
          <w:delText xml:space="preserve">between </w:delText>
        </w:r>
      </w:del>
      <w:ins w:id="15" w:author="Heath Blackmon" w:date="2020-08-16T13:16:00Z">
        <w:r w:rsidR="00BD3C3A">
          <w:rPr>
            <w:rFonts w:cstheme="minorHAnsi"/>
            <w:sz w:val="22"/>
            <w:szCs w:val="22"/>
          </w:rPr>
          <w:t>among</w:t>
        </w:r>
        <w:r w:rsidR="00BD3C3A" w:rsidRPr="00AE0786">
          <w:rPr>
            <w:rFonts w:cstheme="minorHAnsi"/>
            <w:sz w:val="22"/>
            <w:szCs w:val="22"/>
          </w:rPr>
          <w:t xml:space="preserve"> </w:t>
        </w:r>
      </w:ins>
      <w:r w:rsidRPr="00AE0786">
        <w:rPr>
          <w:rFonts w:cstheme="minorHAnsi"/>
          <w:sz w:val="22"/>
          <w:szCs w:val="22"/>
        </w:rPr>
        <w:t>monocentric and holocentric clades</w:t>
      </w:r>
      <w:ins w:id="16" w:author="Heath Blackmon" w:date="2020-08-16T13:16:00Z">
        <w:r w:rsidR="00BD3C3A">
          <w:rPr>
            <w:rFonts w:cstheme="minorHAnsi"/>
            <w:sz w:val="22"/>
            <w:szCs w:val="22"/>
          </w:rPr>
          <w:t xml:space="preserve"> wa</w:t>
        </w:r>
      </w:ins>
      <w:ins w:id="17" w:author="Heath Blackmon" w:date="2020-08-16T13:17:00Z">
        <w:r w:rsidR="00BD3C3A">
          <w:rPr>
            <w:rFonts w:cstheme="minorHAnsi"/>
            <w:sz w:val="22"/>
            <w:szCs w:val="22"/>
          </w:rPr>
          <w:t>s different</w:t>
        </w:r>
      </w:ins>
      <w:r w:rsidRPr="00AE0786">
        <w:rPr>
          <w:rFonts w:cstheme="minorHAnsi"/>
          <w:sz w:val="22"/>
          <w:szCs w:val="22"/>
        </w:rPr>
        <w:t>.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41940D44"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5C30E8">
        <w:rPr>
          <w:rFonts w:asciiTheme="minorHAnsi" w:hAnsiTheme="minorHAnsi" w:cstheme="minorHAnsi"/>
          <w:noProof/>
          <w:sz w:val="22"/>
        </w:rPr>
        <w:t>(6, 30-33)</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(6)</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&lt;EndNote&gt;&lt;Cite&gt;&lt;Author&gt;Church&lt;/Author&gt;&lt;Year&gt;2019&lt;/Year&gt;&lt;RecNum&gt;2856&lt;/RecNum&gt;&lt;DisplayText&gt;(34)&lt;/DisplayText&gt;&lt;record&gt;&lt;rec-number&gt;2856&lt;/rec-number&gt;&lt;foreign-keys&gt;&lt;key app="EN" db-id="20tzrfeaqpde50e5e2dvtwp7sr5fsss0txe9" timestamp="1591570887"&gt;2856&lt;/key&gt;&lt;/foreign-keys&gt;&lt;ref-type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(34)</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&lt;EndNote&gt;&lt;Cite&gt;&lt;Author&gt;Misof&lt;/Author&gt;&lt;Year&gt;2014&lt;/Year&gt;&lt;RecNum&gt;300&lt;/RecNum&gt;&lt;DisplayText&gt;(35, 36)&lt;/DisplayText&gt;&lt;record&gt;&lt;rec-number&gt;300&lt;/rec-number&gt;&lt;foreign-keys&gt;&lt;key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Cite&gt;&lt;Author&gt;Rainford&lt;/Author&gt;&lt;Year&gt;2014&lt;/Year&gt;&lt;RecNum&gt;434&lt;/RecNum&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A86549">
        <w:rPr>
          <w:rFonts w:asciiTheme="minorHAnsi" w:hAnsiTheme="minorHAnsi" w:cstheme="minorHAnsi"/>
          <w:sz w:val="22"/>
        </w:rPr>
        <w:fldChar w:fldCharType="separate"/>
      </w:r>
      <w:r w:rsidR="005C30E8">
        <w:rPr>
          <w:rFonts w:asciiTheme="minorHAnsi" w:hAnsiTheme="minorHAnsi" w:cstheme="minorHAnsi"/>
          <w:noProof/>
          <w:sz w:val="22"/>
        </w:rPr>
        <w:t>(35, 36)</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xml:space="preserve">. These trees were used for all downstream </w:t>
      </w:r>
      <w:r w:rsidRPr="00AE0786">
        <w:rPr>
          <w:rFonts w:asciiTheme="minorHAnsi" w:hAnsiTheme="minorHAnsi" w:cstheme="minorHAnsi"/>
          <w:sz w:val="22"/>
        </w:rPr>
        <w:lastRenderedPageBreak/>
        <w:t>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3136C1AC"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18"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w:t>
      </w:r>
      <w:ins w:id="19" w:author="Heath Blackmon" w:date="2020-08-16T15:49:00Z">
        <w:r w:rsidR="008E729B">
          <w:rPr>
            <w:rFonts w:cstheme="minorHAnsi"/>
            <w:sz w:val="22"/>
            <w:szCs w:val="22"/>
          </w:rPr>
          <w:t xml:space="preserve"> (supplemental figure 2)</w:t>
        </w:r>
      </w:ins>
      <w:r w:rsidR="00AE36D6" w:rsidRPr="00AE0786">
        <w:rPr>
          <w:rFonts w:cstheme="minorHAnsi"/>
          <w:sz w:val="22"/>
          <w:szCs w:val="22"/>
        </w:rPr>
        <w:t>.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&lt;EndNote&gt;&lt;Cite&gt;&lt;Author&gt;Blackmon&lt;/Author&gt;&lt;Year&gt;2019&lt;/Year&gt;&lt;RecNum&gt;360&lt;/RecNum&gt;&lt;DisplayText&gt;(5)&lt;/DisplayText&gt;&lt;record&gt;&lt;rec-number&gt;360&lt;/rec-number&gt;&lt;foreign-keys&gt;&lt;key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5C30E8">
        <w:rPr>
          <w:rFonts w:cstheme="minorHAnsi"/>
          <w:noProof/>
          <w:sz w:val="22"/>
          <w:szCs w:val="22"/>
        </w:rPr>
        <w:t>(5)</w:t>
      </w:r>
      <w:r w:rsidR="001C3E57" w:rsidRPr="00AE0786">
        <w:rPr>
          <w:rFonts w:cstheme="minorHAnsi"/>
          <w:sz w:val="22"/>
          <w:szCs w:val="22"/>
        </w:rPr>
        <w:fldChar w:fldCharType="end"/>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5C30E8">
        <w:rPr>
          <w:rFonts w:cstheme="minorHAnsi"/>
          <w:sz w:val="22"/>
          <w:szCs w:val="22"/>
        </w:rPr>
        <w:instrText xml:space="preserve"> ADDIN EN.CITE &lt;EndNote&gt;&lt;Cite&gt;&lt;Author&gt;FitzJohn&lt;/Author&gt;&lt;Year&gt;2012&lt;/Year&gt;&lt;RecNum&gt;425&lt;/RecNum&gt;&lt;DisplayText&gt;(37)&lt;/DisplayText&gt;&lt;record&gt;&lt;rec-number&gt;425&lt;/rec-number&gt;&lt;foreign-keys&gt;&lt;key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5C30E8">
        <w:rPr>
          <w:rFonts w:cstheme="minorHAnsi"/>
          <w:noProof/>
          <w:sz w:val="22"/>
          <w:szCs w:val="22"/>
        </w:rPr>
        <w:t>(37)</w:t>
      </w:r>
      <w:r w:rsidR="00671853" w:rsidRPr="00AE0786">
        <w:rPr>
          <w:rFonts w:cstheme="minorHAnsi"/>
          <w:sz w:val="22"/>
          <w:szCs w:val="22"/>
        </w:rPr>
        <w:fldChar w:fldCharType="end"/>
      </w:r>
      <w:r w:rsidR="00671853" w:rsidRPr="00AE0786">
        <w:rPr>
          <w:rFonts w:cstheme="minorHAnsi"/>
          <w:sz w:val="22"/>
          <w:szCs w:val="22"/>
        </w:rPr>
        <w:t>.</w:t>
      </w:r>
      <w:r w:rsidR="004D1129">
        <w:rPr>
          <w:rFonts w:cstheme="minorHAnsi"/>
          <w:sz w:val="22"/>
          <w:szCs w:val="22"/>
        </w:rPr>
        <w:t xml:space="preserve"> All analyses were completed in R version 3.6.3 </w:t>
      </w:r>
      <w:r w:rsidR="004D1129">
        <w:rPr>
          <w:rFonts w:cstheme="minorHAnsi"/>
          <w:sz w:val="22"/>
          <w:szCs w:val="22"/>
        </w:rPr>
        <w:fldChar w:fldCharType="begin"/>
      </w:r>
      <w:r w:rsidR="005C30E8">
        <w:rPr>
          <w:rFonts w:cstheme="minorHAnsi"/>
          <w:sz w:val="22"/>
          <w:szCs w:val="22"/>
        </w:rPr>
        <w:instrText xml:space="preserve"> ADDIN EN.CITE &lt;EndNote&gt;&lt;Cite&gt;&lt;Author&gt;Team&lt;/Author&gt;&lt;Year&gt;2020&lt;/Year&gt;&lt;RecNum&gt;2317&lt;/RecNum&gt;&lt;DisplayText&gt;(38)&lt;/DisplayText&gt;&lt;record&gt;&lt;rec-number&gt;2317&lt;/rec-number&gt;&lt;foreign-keys&gt;&lt;key app="EN" db-id="20tzrfeaqpde50e5e2dvtwp7sr5fsss0txe9" timestamp="1452619529"&gt;2317&lt;/key&gt;&lt;/foreign-keys&gt;&lt;ref-type name="Computer Program"&gt;9&lt;/ref-type&gt;&lt;contributors&gt;&lt;authors&gt;&lt;author&gt;R Core Team&lt;/author&gt;&lt;/authors&gt;&lt;/contributors&gt;&lt;titles&gt;&lt;title&gt;R: A language and environment for statistical computing. R Foundation for Statistical Computing&lt;/title&gt;&lt;/titles&gt;&lt;dates&gt;&lt;year&gt;2020&lt;/year&gt;&lt;/dates&gt;&lt;pub-location&gt;Vienna, Austria&lt;/pub-location&gt;&lt;urls&gt;&lt;related-urls&gt;&lt;url&gt;https://www.R-project.org/.&lt;/url&gt;&lt;/related-urls&gt;&lt;/urls&gt;&lt;/record&gt;&lt;/Cite&gt;&lt;/EndNote&gt;</w:instrText>
      </w:r>
      <w:r w:rsidR="004D1129">
        <w:rPr>
          <w:rFonts w:cstheme="minorHAnsi"/>
          <w:sz w:val="22"/>
          <w:szCs w:val="22"/>
        </w:rPr>
        <w:fldChar w:fldCharType="separate"/>
      </w:r>
      <w:r w:rsidR="005C30E8">
        <w:rPr>
          <w:rFonts w:cstheme="minorHAnsi"/>
          <w:noProof/>
          <w:sz w:val="22"/>
          <w:szCs w:val="22"/>
        </w:rPr>
        <w:t>(38)</w:t>
      </w:r>
      <w:r w:rsidR="004D1129">
        <w:rPr>
          <w:rFonts w:cstheme="minorHAnsi"/>
          <w:sz w:val="22"/>
          <w:szCs w:val="22"/>
        </w:rPr>
        <w:fldChar w:fldCharType="end"/>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 xml:space="preserve">s were conducted </w:t>
      </w:r>
      <w:r w:rsidRPr="00AE0786">
        <w:rPr>
          <w:rFonts w:cstheme="minorHAnsi"/>
          <w:sz w:val="22"/>
          <w:szCs w:val="22"/>
        </w:rPr>
        <w:lastRenderedPageBreak/>
        <w:t>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09D1CB96" w:rsidR="00D97F3B" w:rsidRPr="00AE0786" w:rsidRDefault="004034FA" w:rsidP="005C30E8">
      <w:pPr>
        <w:spacing w:after="0" w:line="480" w:lineRule="auto"/>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ins w:id="20" w:author="Heath Blackmon" w:date="2020-08-17T15:54:00Z">
        <w:r w:rsidR="00230D27">
          <w:rPr>
            <w:rFonts w:cstheme="minorHAnsi"/>
            <w:sz w:val="22"/>
            <w:szCs w:val="22"/>
          </w:rPr>
          <w:t>species matching genera</w:t>
        </w:r>
        <w:r w:rsidR="00230D27" w:rsidRPr="00AE0786">
          <w:rPr>
            <w:rFonts w:cstheme="minorHAnsi"/>
            <w:sz w:val="22"/>
            <w:szCs w:val="22"/>
          </w:rPr>
          <w:t xml:space="preserve"> </w:t>
        </w:r>
      </w:ins>
      <w:r w:rsidR="00EA2D7F" w:rsidRPr="00AE0786">
        <w:rPr>
          <w:rFonts w:cstheme="minorHAnsi"/>
          <w:sz w:val="22"/>
          <w:szCs w:val="22"/>
        </w:rPr>
        <w:t>in our phylogeny</w:t>
      </w:r>
      <w:ins w:id="21" w:author="Heath Blackmon" w:date="2020-08-17T08:16:00Z">
        <w:r w:rsidR="00AE30BC">
          <w:rPr>
            <w:rFonts w:cstheme="minorHAnsi"/>
            <w:sz w:val="22"/>
            <w:szCs w:val="22"/>
          </w:rPr>
          <w:t xml:space="preserve">. The cutoff of 20 </w:t>
        </w:r>
      </w:ins>
      <w:ins w:id="22" w:author="Heath Blackmon" w:date="2020-08-17T08:17:00Z">
        <w:r w:rsidR="00AE30BC">
          <w:rPr>
            <w:rFonts w:cstheme="minorHAnsi"/>
            <w:sz w:val="22"/>
            <w:szCs w:val="22"/>
          </w:rPr>
          <w:t xml:space="preserve">was chosen based on </w:t>
        </w:r>
      </w:ins>
      <w:ins w:id="23" w:author="Heath Blackmon" w:date="2020-08-17T08:20:00Z">
        <w:r w:rsidR="0065774A">
          <w:rPr>
            <w:rFonts w:cstheme="minorHAnsi"/>
            <w:sz w:val="22"/>
            <w:szCs w:val="22"/>
          </w:rPr>
          <w:t xml:space="preserve">previous work that showed that with smaller phylogenies the ability to reliably infer rates decreases </w:t>
        </w:r>
      </w:ins>
      <w:r w:rsidR="0065774A">
        <w:rPr>
          <w:rFonts w:cstheme="minorHAnsi"/>
          <w:sz w:val="22"/>
          <w:szCs w:val="22"/>
        </w:rPr>
        <w:fldChar w:fldCharType="begin"/>
      </w:r>
      <w:r w:rsidR="0065774A">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0065774A">
        <w:rPr>
          <w:rFonts w:cstheme="minorHAnsi"/>
          <w:sz w:val="22"/>
          <w:szCs w:val="22"/>
        </w:rPr>
        <w:fldChar w:fldCharType="separate"/>
      </w:r>
      <w:r w:rsidR="0065774A">
        <w:rPr>
          <w:rFonts w:cstheme="minorHAnsi"/>
          <w:noProof/>
          <w:sz w:val="22"/>
          <w:szCs w:val="22"/>
        </w:rPr>
        <w:t>(5)</w:t>
      </w:r>
      <w:r w:rsidR="0065774A">
        <w:rPr>
          <w:rFonts w:cstheme="minorHAnsi"/>
          <w:sz w:val="22"/>
          <w:szCs w:val="22"/>
        </w:rPr>
        <w:fldChar w:fldCharType="end"/>
      </w:r>
      <w:del w:id="24" w:author="Heath Blackmon" w:date="2020-08-17T08:16:00Z">
        <w:r w:rsidR="00EA2D7F" w:rsidRPr="00AE0786" w:rsidDel="00AE30BC">
          <w:rPr>
            <w:rFonts w:cstheme="minorHAnsi"/>
            <w:sz w:val="22"/>
            <w:szCs w:val="22"/>
          </w:rPr>
          <w:delText xml:space="preserve"> to </w:delText>
        </w:r>
      </w:del>
      <w:del w:id="25" w:author="Heath Blackmon" w:date="2020-08-17T08:17:00Z">
        <w:r w:rsidR="00EA2D7F" w:rsidRPr="00AE0786" w:rsidDel="00AE30BC">
          <w:rPr>
            <w:rFonts w:cstheme="minorHAnsi"/>
            <w:sz w:val="22"/>
            <w:szCs w:val="22"/>
          </w:rPr>
          <w:delText>insure a sufficient sample size for rate inference</w:delText>
        </w:r>
      </w:del>
      <w:r w:rsidR="00EA2D7F" w:rsidRPr="00AE0786">
        <w:rPr>
          <w:rFonts w:cstheme="minorHAnsi"/>
          <w:sz w:val="22"/>
          <w:szCs w:val="22"/>
        </w:rPr>
        <w:t>.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ins w:id="26" w:author="Heath Blackmon" w:date="2020-08-16T14:18:00Z">
        <w:r w:rsidR="00113244">
          <w:rPr>
            <w:rFonts w:cstheme="minorHAnsi"/>
            <w:sz w:val="22"/>
            <w:szCs w:val="22"/>
          </w:rPr>
          <w:t xml:space="preserve"> Finally, we completed a bootstrap analysis to assess the impact of uncertainty in phy</w:t>
        </w:r>
      </w:ins>
      <w:ins w:id="27" w:author="Heath Blackmon" w:date="2020-08-16T14:19:00Z">
        <w:r w:rsidR="00113244">
          <w:rPr>
            <w:rFonts w:cstheme="minorHAnsi"/>
            <w:sz w:val="22"/>
            <w:szCs w:val="22"/>
          </w:rPr>
          <w:t>logeny and sampled tip states (described in the supplementary material).</w:t>
        </w:r>
      </w:ins>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060F07D4"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w:t>
      </w:r>
      <w:ins w:id="28" w:author="Microsoft Office User" w:date="2020-08-15T00:44:00Z">
        <w:r w:rsidR="001928E3">
          <w:rPr>
            <w:rFonts w:asciiTheme="minorHAnsi" w:hAnsiTheme="minorHAnsi" w:cstheme="minorHAnsi"/>
            <w:sz w:val="22"/>
          </w:rPr>
          <w:t xml:space="preserve">. The </w:t>
        </w:r>
      </w:ins>
      <w:ins w:id="29" w:author="Heath Blackmon" w:date="2020-08-17T08:08:00Z">
        <w:r w:rsidR="00AE30BC">
          <w:rPr>
            <w:rFonts w:asciiTheme="minorHAnsi" w:hAnsiTheme="minorHAnsi" w:cstheme="minorHAnsi"/>
            <w:sz w:val="22"/>
          </w:rPr>
          <w:t xml:space="preserve">primary </w:t>
        </w:r>
      </w:ins>
      <w:ins w:id="30" w:author="Microsoft Office User" w:date="2020-08-15T00:44:00Z">
        <w:r w:rsidR="001928E3">
          <w:rPr>
            <w:rFonts w:asciiTheme="minorHAnsi" w:hAnsiTheme="minorHAnsi" w:cstheme="minorHAnsi"/>
            <w:sz w:val="22"/>
          </w:rPr>
          <w:t xml:space="preserve">difference between these two trees is in </w:t>
        </w:r>
      </w:ins>
      <w:ins w:id="31" w:author="Microsoft Office User" w:date="2020-08-15T00:51:00Z">
        <w:r w:rsidR="001928E3">
          <w:rPr>
            <w:rFonts w:asciiTheme="minorHAnsi" w:hAnsiTheme="minorHAnsi" w:cstheme="minorHAnsi"/>
            <w:sz w:val="22"/>
          </w:rPr>
          <w:t xml:space="preserve">the </w:t>
        </w:r>
      </w:ins>
      <w:ins w:id="32" w:author="Heath Blackmon" w:date="2020-08-17T08:08:00Z">
        <w:r w:rsidR="00AE30BC">
          <w:rPr>
            <w:rFonts w:asciiTheme="minorHAnsi" w:hAnsiTheme="minorHAnsi" w:cstheme="minorHAnsi"/>
            <w:sz w:val="22"/>
          </w:rPr>
          <w:t xml:space="preserve">estimate of </w:t>
        </w:r>
      </w:ins>
      <w:ins w:id="33" w:author="Heath Blackmon" w:date="2020-08-17T08:12:00Z">
        <w:r w:rsidR="00AE30BC">
          <w:rPr>
            <w:rFonts w:asciiTheme="minorHAnsi" w:hAnsiTheme="minorHAnsi" w:cstheme="minorHAnsi"/>
            <w:sz w:val="22"/>
          </w:rPr>
          <w:t>branch lengths</w:t>
        </w:r>
      </w:ins>
      <w:ins w:id="34" w:author="Microsoft Office User" w:date="2020-08-15T00:52:00Z">
        <w:r w:rsidR="001928E3">
          <w:rPr>
            <w:rFonts w:asciiTheme="minorHAnsi" w:hAnsiTheme="minorHAnsi" w:cstheme="minorHAnsi"/>
            <w:sz w:val="22"/>
          </w:rPr>
          <w:t xml:space="preserve">. The </w:t>
        </w:r>
        <w:proofErr w:type="spellStart"/>
        <w:r w:rsidR="001928E3">
          <w:rPr>
            <w:rFonts w:asciiTheme="minorHAnsi" w:hAnsiTheme="minorHAnsi" w:cstheme="minorHAnsi"/>
            <w:sz w:val="22"/>
          </w:rPr>
          <w:t>Misof</w:t>
        </w:r>
        <w:proofErr w:type="spellEnd"/>
        <w:r w:rsidR="001928E3">
          <w:rPr>
            <w:rFonts w:asciiTheme="minorHAnsi" w:hAnsiTheme="minorHAnsi" w:cstheme="minorHAnsi"/>
            <w:sz w:val="22"/>
          </w:rPr>
          <w:t xml:space="preserve"> </w:t>
        </w:r>
      </w:ins>
      <w:ins w:id="35" w:author="Heath Blackmon" w:date="2020-08-17T08:12:00Z">
        <w:r w:rsidR="00AE30BC">
          <w:rPr>
            <w:rFonts w:asciiTheme="minorHAnsi" w:hAnsiTheme="minorHAnsi" w:cstheme="minorHAnsi"/>
            <w:sz w:val="22"/>
          </w:rPr>
          <w:t>backbone</w:t>
        </w:r>
      </w:ins>
      <w:ins w:id="36" w:author="Microsoft Office User" w:date="2020-08-15T00:53:00Z">
        <w:r w:rsidR="001928E3">
          <w:rPr>
            <w:rFonts w:asciiTheme="minorHAnsi" w:hAnsiTheme="minorHAnsi" w:cstheme="minorHAnsi"/>
            <w:sz w:val="22"/>
          </w:rPr>
          <w:t xml:space="preserve"> favors more recent branching events </w:t>
        </w:r>
      </w:ins>
      <w:ins w:id="37" w:author="Heath Blackmon" w:date="2020-08-17T08:12:00Z">
        <w:r w:rsidR="00AE30BC">
          <w:rPr>
            <w:rFonts w:asciiTheme="minorHAnsi" w:hAnsiTheme="minorHAnsi" w:cstheme="minorHAnsi"/>
            <w:sz w:val="22"/>
          </w:rPr>
          <w:t>than does the</w:t>
        </w:r>
      </w:ins>
      <w:ins w:id="38" w:author="Microsoft Office User" w:date="2020-08-15T00:53:00Z">
        <w:r w:rsidR="001928E3">
          <w:rPr>
            <w:rFonts w:asciiTheme="minorHAnsi" w:hAnsiTheme="minorHAnsi" w:cstheme="minorHAnsi"/>
            <w:sz w:val="22"/>
          </w:rPr>
          <w:t xml:space="preserve"> Rainford </w:t>
        </w:r>
      </w:ins>
      <w:ins w:id="39" w:author="Heath Blackmon" w:date="2020-08-17T08:12:00Z">
        <w:r w:rsidR="00AE30BC">
          <w:rPr>
            <w:rFonts w:asciiTheme="minorHAnsi" w:hAnsiTheme="minorHAnsi" w:cstheme="minorHAnsi"/>
            <w:sz w:val="22"/>
          </w:rPr>
          <w:t>backbone.</w:t>
        </w:r>
      </w:ins>
      <w:ins w:id="40" w:author="Microsoft Office User" w:date="2020-08-15T00:53:00Z">
        <w:r w:rsidR="001928E3">
          <w:rPr>
            <w:rFonts w:asciiTheme="minorHAnsi" w:hAnsiTheme="minorHAnsi" w:cstheme="minorHAnsi"/>
            <w:sz w:val="22"/>
          </w:rPr>
          <w:t xml:space="preserve"> </w:t>
        </w:r>
      </w:ins>
      <w:ins w:id="41" w:author="Heath Blackmon" w:date="2020-08-17T08:13:00Z">
        <w:r w:rsidR="00AE30BC">
          <w:rPr>
            <w:rFonts w:asciiTheme="minorHAnsi" w:hAnsiTheme="minorHAnsi" w:cstheme="minorHAnsi"/>
            <w:sz w:val="22"/>
          </w:rPr>
          <w:t xml:space="preserve">The total branch length of trees using the Rainford backbone are approximately 25% greater than those using the </w:t>
        </w:r>
        <w:proofErr w:type="spellStart"/>
        <w:r w:rsidR="00AE30BC">
          <w:rPr>
            <w:rFonts w:asciiTheme="minorHAnsi" w:hAnsiTheme="minorHAnsi" w:cstheme="minorHAnsi"/>
            <w:sz w:val="22"/>
          </w:rPr>
          <w:t>Misof</w:t>
        </w:r>
        <w:proofErr w:type="spellEnd"/>
        <w:r w:rsidR="00AE30BC">
          <w:rPr>
            <w:rFonts w:asciiTheme="minorHAnsi" w:hAnsiTheme="minorHAnsi" w:cstheme="minorHAnsi"/>
            <w:sz w:val="22"/>
          </w:rPr>
          <w:t xml:space="preserve"> backbone</w:t>
        </w:r>
      </w:ins>
      <w:ins w:id="42" w:author="Microsoft Office User" w:date="2020-08-15T00:53:00Z">
        <w:r w:rsidR="001928E3">
          <w:rPr>
            <w:rFonts w:asciiTheme="minorHAnsi" w:hAnsiTheme="minorHAnsi" w:cstheme="minorHAnsi"/>
            <w:sz w:val="22"/>
          </w:rPr>
          <w:t>.</w:t>
        </w:r>
      </w:ins>
      <w:ins w:id="43" w:author="Microsoft Office User" w:date="2020-08-15T00:44:00Z">
        <w:r w:rsidR="001928E3">
          <w:rPr>
            <w:rFonts w:asciiTheme="minorHAnsi" w:hAnsiTheme="minorHAnsi" w:cstheme="minorHAnsi"/>
            <w:sz w:val="22"/>
          </w:rPr>
          <w:t xml:space="preserve"> </w:t>
        </w:r>
      </w:ins>
      <w:r>
        <w:rPr>
          <w:rFonts w:asciiTheme="minorHAnsi" w:hAnsiTheme="minorHAnsi" w:cstheme="minorHAnsi"/>
          <w:sz w:val="22"/>
        </w:rPr>
        <w:t xml:space="preserve">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ExcludeAuth="1"&gt;&lt;Author&gt;Rainford&lt;/Author&gt;&lt;Year&gt;2014&lt;/Year&gt;&lt;RecNum&gt;434&lt;/RecNum&gt;&lt;DisplayText&gt;(36)&lt;/DisplayText&gt;&lt;record&gt;&lt;rec-number&gt;434&lt;/rec-number&gt;&lt;foreign-keys&gt;&lt;key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(36)</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ExcludeAuth="1"&gt;&lt;Author&gt;Misof&lt;/Author&gt;&lt;Year&gt;2014&lt;/Year&gt;&lt;RecNum&gt;300&lt;/RecNum&gt;&lt;DisplayText&gt;(35)&lt;/DisplayText&gt;&lt;record&gt;&lt;rec-number&gt;300&lt;/rec-number&gt;&lt;foreign-keys&gt;&lt;key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(35)</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w:t>
      </w:r>
      <w:r>
        <w:rPr>
          <w:rFonts w:asciiTheme="minorHAnsi" w:eastAsiaTheme="minorEastAsia" w:hAnsiTheme="minorHAnsi" w:cstheme="minorHAnsi"/>
          <w:sz w:val="22"/>
        </w:rPr>
        <w:lastRenderedPageBreak/>
        <w:t xml:space="preserve">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2D862171"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ins w:id="44" w:author="Heath Blackmon" w:date="2020-08-16T14:27:00Z">
        <w:r w:rsidR="00113244">
          <w:rPr>
            <w:rFonts w:asciiTheme="minorHAnsi" w:hAnsiTheme="minorHAnsi" w:cstheme="minorHAnsi"/>
            <w:sz w:val="22"/>
          </w:rPr>
          <w:t>To asses</w:t>
        </w:r>
      </w:ins>
      <w:ins w:id="45" w:author="Heath Blackmon" w:date="2020-08-16T14:29:00Z">
        <w:r w:rsidR="00F21BB6">
          <w:rPr>
            <w:rFonts w:asciiTheme="minorHAnsi" w:hAnsiTheme="minorHAnsi" w:cstheme="minorHAnsi"/>
            <w:sz w:val="22"/>
          </w:rPr>
          <w:t>s</w:t>
        </w:r>
      </w:ins>
      <w:ins w:id="46" w:author="Heath Blackmon" w:date="2020-08-16T14:27:00Z">
        <w:r w:rsidR="00113244">
          <w:rPr>
            <w:rFonts w:asciiTheme="minorHAnsi" w:hAnsiTheme="minorHAnsi" w:cstheme="minorHAnsi"/>
            <w:sz w:val="22"/>
          </w:rPr>
          <w:t xml:space="preserve"> the impact of uncertainty in phylogeny and sampling of possible chromosome numbers for each genus we performed a bootstrap analysis. We found that </w:t>
        </w:r>
        <w:r w:rsidR="00F21BB6">
          <w:rPr>
            <w:rFonts w:asciiTheme="minorHAnsi" w:hAnsiTheme="minorHAnsi" w:cstheme="minorHAnsi"/>
            <w:sz w:val="22"/>
          </w:rPr>
          <w:t xml:space="preserve">all bootstrap datasets were </w:t>
        </w:r>
      </w:ins>
      <w:ins w:id="47" w:author="Heath Blackmon" w:date="2020-08-16T14:28:00Z">
        <w:r w:rsidR="00F21BB6">
          <w:rPr>
            <w:rFonts w:asciiTheme="minorHAnsi" w:hAnsiTheme="minorHAnsi" w:cstheme="minorHAnsi"/>
            <w:sz w:val="22"/>
          </w:rPr>
          <w:t xml:space="preserve">consistent with our empirical results </w:t>
        </w:r>
      </w:ins>
      <w:ins w:id="48" w:author="Heath Blackmon" w:date="2020-08-16T14:29:00Z">
        <w:r w:rsidR="00F21BB6">
          <w:rPr>
            <w:rFonts w:asciiTheme="minorHAnsi" w:eastAsiaTheme="minorEastAsia" w:hAnsiTheme="minorHAnsi" w:cstheme="minorHAnsi"/>
            <w:sz w:val="22"/>
          </w:rPr>
          <w:t xml:space="preserve">(supplemental figure </w:t>
        </w:r>
      </w:ins>
      <w:ins w:id="49" w:author="Heath Blackmon" w:date="2020-08-16T15:48:00Z">
        <w:r w:rsidR="008E729B">
          <w:rPr>
            <w:rFonts w:asciiTheme="minorHAnsi" w:eastAsiaTheme="minorEastAsia" w:hAnsiTheme="minorHAnsi" w:cstheme="minorHAnsi"/>
            <w:sz w:val="22"/>
          </w:rPr>
          <w:t>3</w:t>
        </w:r>
      </w:ins>
      <w:ins w:id="50" w:author="Heath Blackmon" w:date="2020-08-16T14:29:00Z">
        <w:r w:rsidR="00F21BB6">
          <w:rPr>
            <w:rFonts w:asciiTheme="minorHAnsi" w:eastAsiaTheme="minorEastAsia" w:hAnsiTheme="minorHAnsi" w:cstheme="minorHAnsi"/>
            <w:sz w:val="22"/>
          </w:rPr>
          <w:t xml:space="preserve">) </w:t>
        </w:r>
      </w:ins>
      <w:ins w:id="51" w:author="Heath Blackmon" w:date="2020-08-16T14:28:00Z">
        <w:r w:rsidR="00F21BB6">
          <w:rPr>
            <w:rFonts w:asciiTheme="minorHAnsi" w:hAnsiTheme="minorHAnsi" w:cstheme="minorHAnsi"/>
            <w:sz w:val="22"/>
          </w:rPr>
          <w:t>suggesting that both sources of uncertainty (phylogeny and chromosome number) have little impact on rate estimates.</w:t>
        </w:r>
      </w:ins>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0CCF5011"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Coleoptera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Diptera</w:t>
      </w:r>
      <w:proofErr w:type="spellEnd"/>
      <w:r w:rsidR="00CF31E9" w:rsidRPr="00AE0786">
        <w:rPr>
          <w:rFonts w:asciiTheme="minorHAnsi" w:hAnsiTheme="minorHAnsi" w:cstheme="minorHAnsi"/>
          <w:iCs/>
          <w:sz w:val="22"/>
        </w:rPr>
        <w:t xml:space="preserve">, Hymenoptera, </w:t>
      </w:r>
      <w:proofErr w:type="spellStart"/>
      <w:r w:rsidR="00CF31E9" w:rsidRPr="00AE0786">
        <w:rPr>
          <w:rFonts w:asciiTheme="minorHAnsi" w:hAnsiTheme="minorHAnsi" w:cstheme="minorHAnsi"/>
          <w:iCs/>
          <w:sz w:val="22"/>
        </w:rPr>
        <w:t>Isoptera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w:t>
      </w:r>
      <w:proofErr w:type="spellStart"/>
      <w:r w:rsidR="00CF31E9" w:rsidRPr="00AE0786">
        <w:rPr>
          <w:rFonts w:asciiTheme="minorHAnsi" w:hAnsiTheme="minorHAnsi" w:cstheme="minorHAnsi"/>
          <w:iCs/>
          <w:sz w:val="22"/>
        </w:rPr>
        <w:t>Phasmatodea</w:t>
      </w:r>
      <w:proofErr w:type="spellEnd"/>
      <w:r w:rsidR="00CF31E9" w:rsidRPr="00AE0786">
        <w:rPr>
          <w:rFonts w:asciiTheme="minorHAnsi" w:hAnsiTheme="minorHAnsi" w:cstheme="minorHAnsi"/>
          <w:iCs/>
          <w:sz w:val="22"/>
        </w:rPr>
        <w:t xml:space="preserve">)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113244">
        <w:rPr>
          <w:rFonts w:ascii="Calibri" w:hAnsi="Calibri" w:cs="Calibri"/>
          <w:iCs/>
          <w:sz w:val="22"/>
        </w:rPr>
        <w:t>monocentric chromosomes</w:t>
      </w:r>
      <w:r w:rsidR="00CF31E9" w:rsidRPr="00113244">
        <w:rPr>
          <w:rFonts w:ascii="Calibri" w:hAnsi="Calibri" w:cs="Calibri"/>
          <w:iCs/>
          <w:sz w:val="22"/>
        </w:rPr>
        <w:t>.</w:t>
      </w:r>
      <w:r w:rsidR="009D45EA" w:rsidRPr="00113244">
        <w:rPr>
          <w:rFonts w:ascii="Calibri" w:hAnsi="Calibri" w:cs="Calibri"/>
          <w:iCs/>
          <w:sz w:val="22"/>
        </w:rPr>
        <w:t xml:space="preserve"> </w:t>
      </w:r>
      <w:r w:rsidR="00CF31E9" w:rsidRPr="00113244">
        <w:rPr>
          <w:rFonts w:ascii="Calibri" w:hAnsi="Calibri" w:cs="Calibri"/>
          <w:iCs/>
          <w:sz w:val="22"/>
        </w:rPr>
        <w:t>For</w:t>
      </w:r>
      <w:r w:rsidR="00CF31E9">
        <w:rPr>
          <w:rFonts w:asciiTheme="minorHAnsi" w:hAnsiTheme="minorHAnsi" w:cstheme="minorHAnsi"/>
          <w:iCs/>
          <w:sz w:val="22"/>
        </w:rPr>
        <w:t xml:space="preserve">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w:t>
      </w:r>
      <w:bookmarkStart w:id="52" w:name="_GoBack"/>
      <w:bookmarkEnd w:id="52"/>
      <w:r w:rsidR="00CF31E9">
        <w:rPr>
          <w:rFonts w:asciiTheme="minorHAnsi" w:hAnsiTheme="minorHAnsi" w:cstheme="minorHAnsi"/>
          <w:iCs/>
          <w:sz w:val="22"/>
        </w:rPr>
        <w:t>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 xml:space="preserve">Under the simplified model Lepidoptera (a holocentric lineage) exhibited the </w:t>
      </w:r>
      <w:r w:rsidR="00113E41" w:rsidRPr="00620A54">
        <w:rPr>
          <w:rFonts w:asciiTheme="minorHAnsi" w:hAnsiTheme="minorHAnsi" w:cstheme="minorHAnsi"/>
          <w:iCs/>
          <w:sz w:val="22"/>
        </w:rPr>
        <w:lastRenderedPageBreak/>
        <w:t>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ins w:id="53" w:author="Microsoft Office User" w:date="2020-08-12T01:57:00Z">
        <w:r w:rsidR="009200BD">
          <w:rPr>
            <w:rFonts w:asciiTheme="minorHAnsi" w:hAnsiTheme="minorHAnsi" w:cstheme="minorHAnsi"/>
            <w:iCs/>
            <w:sz w:val="22"/>
          </w:rPr>
          <w:t>n</w:t>
        </w:r>
      </w:ins>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&lt;EndNote&gt;&lt;Cite&gt;&lt;Author&gt;Robinson&lt;/Author&gt;&lt;Year&gt;1971&lt;/Year&gt;&lt;RecNum&gt;2186&lt;/RecNum&gt;&lt;DisplayText&gt;(39)&lt;/DisplayText&gt;&lt;record&gt;&lt;rec-number&gt;2186&lt;/rec-number&gt;&lt;foreign-keys&gt;&lt;key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C30E8">
        <w:rPr>
          <w:rFonts w:cstheme="minorHAnsi"/>
          <w:noProof/>
          <w:sz w:val="22"/>
          <w:szCs w:val="22"/>
        </w:rPr>
        <w:t>(39)</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5C30E8">
        <w:rPr>
          <w:rFonts w:cstheme="minorHAnsi"/>
          <w:noProof/>
          <w:sz w:val="22"/>
          <w:szCs w:val="22"/>
        </w:rPr>
        <w:t>(19, 20)</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454992B2" w:rsidR="009A2FA9" w:rsidRDefault="00233069" w:rsidP="005C30E8">
      <w:pPr>
        <w:spacing w:after="0" w:line="480" w:lineRule="auto"/>
        <w:rPr>
          <w:rFonts w:cstheme="minorHAnsi"/>
          <w:sz w:val="22"/>
          <w:szCs w:val="22"/>
        </w:rPr>
      </w:pPr>
      <w:r>
        <w:rPr>
          <w:rFonts w:cstheme="minorHAnsi"/>
          <w:sz w:val="22"/>
          <w:szCs w:val="22"/>
        </w:rPr>
        <w:lastRenderedPageBreak/>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sidR="005C30E8">
        <w:rPr>
          <w:rFonts w:cstheme="minorHAnsi"/>
          <w:noProof/>
          <w:sz w:val="22"/>
          <w:szCs w:val="22"/>
        </w:rPr>
        <w:t>(5)</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1928E3">
        <w:rPr>
          <w:rFonts w:cstheme="minorHAnsi"/>
          <w:sz w:val="22"/>
          <w:szCs w:val="22"/>
        </w:rPr>
        <w:instrText xml:space="preserve"> ADDIN EN.CITE &lt;EndNote&gt;&lt;Cite&gt;&lt;Author&gt;Chmátal&lt;/Author&gt;&lt;Year&gt;2014&lt;/Year&gt;&lt;RecNum&gt;426&lt;/RecNum&gt;&lt;DisplayText&gt;(40)&lt;/DisplayText&gt;&lt;record&gt;&lt;rec-number&gt;426&lt;/rec-number&gt;&lt;foreign-keys&gt;&lt;key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(40)</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&lt;EndNote&gt;&lt;Cite&gt;&lt;Author&gt;Gassmann&lt;/Author&gt;&lt;Year&gt;2012&lt;/Year&gt;&lt;RecNum&gt;2858&lt;/RecNum&gt;&lt;DisplayText&gt;(41)&lt;/DisplayText&gt;&lt;record&gt;&lt;rec-number&gt;2858&lt;/rec-number&gt;&lt;foreign-keys&gt;&lt;key app="EN" db-id="20tzrfeaqpde50e5e2dvtwp7sr5fsss0txe9" timestamp="1591570887"&gt;2858&lt;/key&gt;&lt;/foreign-keys&gt;&lt;ref-type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(41)</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0D281BC5" w:rsidR="00254CAD" w:rsidRPr="009A2FA9" w:rsidRDefault="00233069" w:rsidP="005C30E8">
      <w:pPr>
        <w:spacing w:after="0" w:line="480" w:lineRule="auto"/>
        <w:rPr>
          <w:rFonts w:cstheme="minorHAnsi"/>
          <w:sz w:val="22"/>
          <w:szCs w:val="22"/>
        </w:rPr>
      </w:pPr>
      <w:r w:rsidRPr="003B4B92">
        <w:rPr>
          <w:rFonts w:cstheme="minorHAnsi"/>
          <w:color w:val="000000" w:themeColor="text1"/>
          <w:sz w:val="22"/>
          <w:szCs w:val="22"/>
        </w:rPr>
        <w:t xml:space="preserve">While fissions and fusions can make small changes to </w:t>
      </w:r>
      <w:r w:rsidR="00883E36" w:rsidRPr="003B4B92">
        <w:rPr>
          <w:rFonts w:cstheme="minorHAnsi"/>
          <w:color w:val="000000" w:themeColor="text1"/>
          <w:sz w:val="22"/>
          <w:szCs w:val="22"/>
        </w:rPr>
        <w:t>chromosome number</w:t>
      </w:r>
      <w:r w:rsidR="00980022" w:rsidRPr="003B4B92">
        <w:rPr>
          <w:rFonts w:cstheme="minorHAnsi"/>
          <w:color w:val="000000" w:themeColor="text1"/>
          <w:sz w:val="22"/>
          <w:szCs w:val="22"/>
        </w:rPr>
        <w:t>,</w:t>
      </w:r>
      <w:r w:rsidR="00883E36" w:rsidRPr="003B4B92">
        <w:rPr>
          <w:rFonts w:cstheme="minorHAnsi"/>
          <w:color w:val="000000" w:themeColor="text1"/>
          <w:sz w:val="22"/>
          <w:szCs w:val="22"/>
        </w:rPr>
        <w:t xml:space="preserve"> polyploidy events have the potential to lead to large increases in chromosome number much more rapidly. </w:t>
      </w:r>
      <w:ins w:id="54" w:author="Heath Blackmon" w:date="2020-08-17T13:35:00Z">
        <w:r w:rsidR="009C4DA1" w:rsidRPr="003B4B92">
          <w:rPr>
            <w:sz w:val="22"/>
            <w:szCs w:val="22"/>
          </w:rPr>
          <w:t>The frequency and impact of polyp</w:t>
        </w:r>
      </w:ins>
      <w:ins w:id="55" w:author="Heath Blackmon" w:date="2020-08-17T13:36:00Z">
        <w:r w:rsidR="009C4DA1" w:rsidRPr="003B4B92">
          <w:rPr>
            <w:sz w:val="22"/>
            <w:szCs w:val="22"/>
          </w:rPr>
          <w:t>loid</w:t>
        </w:r>
        <w:r w:rsidR="003B4B92">
          <w:rPr>
            <w:sz w:val="22"/>
            <w:szCs w:val="22"/>
          </w:rPr>
          <w:t xml:space="preserve"> in insect genome evolution is still widely debated. </w:t>
        </w:r>
      </w:ins>
      <w:ins w:id="56" w:author="Heath Blackmon" w:date="2020-08-17T13:37:00Z">
        <w:r w:rsidR="003B4B92">
          <w:rPr>
            <w:sz w:val="22"/>
            <w:szCs w:val="22"/>
          </w:rPr>
          <w:t xml:space="preserve">Some analyses for instance those based on </w:t>
        </w:r>
        <w:r w:rsidR="003B4B92" w:rsidRPr="003B4B92">
          <w:rPr>
            <w:color w:val="C00000"/>
            <w:sz w:val="22"/>
            <w:szCs w:val="22"/>
          </w:rPr>
          <w:t xml:space="preserve">distribution of ages among paralogs suggest many whole or at least large scale duplication events in at least </w:t>
        </w:r>
      </w:ins>
      <w:ins w:id="57" w:author="Heath Blackmon" w:date="2020-08-17T13:39:00Z">
        <w:r w:rsidR="003B4B92" w:rsidRPr="003B4B92">
          <w:rPr>
            <w:color w:val="C00000"/>
            <w:sz w:val="22"/>
            <w:szCs w:val="22"/>
          </w:rPr>
          <w:t>18 orders</w:t>
        </w:r>
      </w:ins>
      <w:ins w:id="58" w:author="Heath Blackmon" w:date="2020-08-17T13:40:00Z">
        <w:r w:rsidR="003B4B92" w:rsidRPr="003B4B92">
          <w:rPr>
            <w:color w:val="C00000"/>
            <w:sz w:val="22"/>
            <w:szCs w:val="22"/>
          </w:rPr>
          <w:t xml:space="preserve"> </w:t>
        </w:r>
      </w:ins>
      <w:r w:rsidR="003B4B92" w:rsidRPr="003B4B92">
        <w:rPr>
          <w:color w:val="C00000"/>
          <w:sz w:val="22"/>
          <w:szCs w:val="22"/>
        </w:rPr>
        <w:fldChar w:fldCharType="begin"/>
      </w:r>
      <w:r w:rsidR="003B4B92" w:rsidRPr="003B4B92">
        <w:rPr>
          <w:color w:val="C00000"/>
          <w:sz w:val="22"/>
          <w:szCs w:val="22"/>
        </w:rPr>
        <w:instrText xml:space="preserve"> ADDIN EN.CITE &lt;EndNote&gt;&lt;Cite&gt;&lt;Author&gt;Li&lt;/Author&gt;&lt;Year&gt;2018&lt;/Year&gt;&lt;RecNum&gt;2825&lt;/RecNum&gt;&lt;DisplayText&gt;(42, 43)&lt;/DisplayText&gt;&lt;record&gt;&lt;rec-number&gt;2825&lt;/rec-number&gt;&lt;foreign-keys&gt;&lt;key app="EN" db-id="20tzrfeaqpde50e5e2dvtwp7sr5fsss0txe9" timestamp="1590007655"&gt;2825&lt;/key&gt;&lt;/foreign-keys&gt;&lt;ref-type name="Journal Article"&gt;17&lt;/ref-type&gt;&lt;contributors&gt;&lt;authors&gt;&lt;author&gt;Li, Zheng&lt;/author&gt;&lt;author&gt;Tiley, George P&lt;/author&gt;&lt;author&gt;Galuska, Sally R&lt;/author&gt;&lt;author&gt;Reardon, Chris R&lt;/author&gt;&lt;author&gt;Kidder, Thomas I&lt;/author&gt;&lt;author&gt;Rundell, Rebecca J&lt;/author&gt;&lt;author&gt;Barker, Michael S&lt;/author&gt;&lt;/authors&gt;&lt;/contributors&gt;&lt;titles&gt;&lt;title&gt;Multiple large-scale gene and genome duplications during the evolution of hexapods&lt;/title&gt;&lt;secondary-title&gt;Proceedings of the National Academy of Sciences&lt;/secondary-title&gt;&lt;/titles&gt;&lt;periodical&gt;&lt;full-title&gt;Proceedings of the National Academy of Sciences&lt;/full-title&gt;&lt;/periodical&gt;&lt;pages&gt;4713-4718&lt;/pages&gt;&lt;volume&gt;115&lt;/volume&gt;&lt;number&gt;18&lt;/number&gt;&lt;dates&gt;&lt;year&gt;2018&lt;/year&gt;&lt;/dates&gt;&lt;isbn&gt;0027-8424&lt;/isbn&gt;&lt;urls&gt;&lt;/urls&gt;&lt;/record&gt;&lt;/Cite&gt;&lt;Cite&gt;&lt;Author&gt;Li&lt;/Author&gt;&lt;Year&gt;2019&lt;/Year&gt;&lt;RecNum&gt;2827&lt;/RecNum&gt;&lt;record&gt;&lt;rec-number&gt;2827&lt;/rec-number&gt;&lt;foreign-keys&gt;&lt;key app="EN" db-id="20tzrfeaqpde50e5e2dvtwp7sr5fsss0txe9" timestamp="1590007813"&gt;2827&lt;/key&gt;&lt;/foreign-keys&gt;&lt;ref-type name="Journal Article"&gt;17&lt;/ref-type&gt;&lt;contributors&gt;&lt;authors&gt;&lt;author&gt;Li, Zheng&lt;/author&gt;&lt;author&gt;Tiley, George P&lt;/author&gt;&lt;author&gt;Rundell, Rebecca J&lt;/author&gt;&lt;author&gt;Barker, Michael S&lt;/author&gt;&lt;/authors&gt;&lt;/contributors&gt;&lt;titles&gt;&lt;title&gt;Reply to Nakatani and McLysaght: analyzing deep duplication events&lt;/title&gt;&lt;secondary-title&gt;Proceedings of the National Academy of Sciences&lt;/secondary-title&gt;&lt;/titles&gt;&lt;periodical&gt;&lt;full-title&gt;Proceedings of the National Academy of Sciences&lt;/full-title&gt;&lt;/periodical&gt;&lt;pages&gt;1819-1820&lt;/pages&gt;&lt;volume&gt;116&lt;/volume&gt;&lt;number&gt;6&lt;/number&gt;&lt;dates&gt;&lt;year&gt;2019&lt;/year&gt;&lt;/dates&gt;&lt;isbn&gt;0027-8424&lt;/isbn&gt;&lt;urls&gt;&lt;/urls&gt;&lt;/record&gt;&lt;/Cite&gt;&lt;/EndNote&gt;</w:instrText>
      </w:r>
      <w:r w:rsidR="003B4B92" w:rsidRPr="003B4B92">
        <w:rPr>
          <w:color w:val="C00000"/>
          <w:sz w:val="22"/>
          <w:szCs w:val="22"/>
        </w:rPr>
        <w:fldChar w:fldCharType="separate"/>
      </w:r>
      <w:r w:rsidR="003B4B92" w:rsidRPr="003B4B92">
        <w:rPr>
          <w:noProof/>
          <w:color w:val="C00000"/>
          <w:sz w:val="22"/>
          <w:szCs w:val="22"/>
        </w:rPr>
        <w:t>(42, 43)</w:t>
      </w:r>
      <w:r w:rsidR="003B4B92" w:rsidRPr="003B4B92">
        <w:rPr>
          <w:color w:val="C00000"/>
          <w:sz w:val="22"/>
          <w:szCs w:val="22"/>
        </w:rPr>
        <w:fldChar w:fldCharType="end"/>
      </w:r>
      <w:ins w:id="59" w:author="Heath Blackmon" w:date="2020-08-17T13:40:00Z">
        <w:r w:rsidR="003B4B92" w:rsidRPr="003B4B92">
          <w:rPr>
            <w:color w:val="C00000"/>
            <w:sz w:val="22"/>
            <w:szCs w:val="22"/>
          </w:rPr>
          <w:t>.</w:t>
        </w:r>
      </w:ins>
      <w:ins w:id="60" w:author="Heath Blackmon" w:date="2020-08-17T13:39:00Z">
        <w:r w:rsidR="003B4B92" w:rsidRPr="003B4B92">
          <w:rPr>
            <w:color w:val="C00000"/>
            <w:sz w:val="22"/>
            <w:szCs w:val="22"/>
          </w:rPr>
          <w:t xml:space="preserve"> </w:t>
        </w:r>
      </w:ins>
      <w:ins w:id="61" w:author="Heath Blackmon" w:date="2020-08-17T13:40:00Z">
        <w:r w:rsidR="003B4B92" w:rsidRPr="003B4B92">
          <w:rPr>
            <w:rFonts w:cstheme="minorHAnsi"/>
            <w:color w:val="C00000"/>
            <w:sz w:val="22"/>
            <w:szCs w:val="22"/>
          </w:rPr>
          <w:t>In contrast, analyses</w:t>
        </w:r>
      </w:ins>
      <w:ins w:id="62" w:author="Heath Blackmon" w:date="2020-08-17T13:41:00Z">
        <w:r w:rsidR="003B4B92" w:rsidRPr="003B4B92">
          <w:rPr>
            <w:rFonts w:cstheme="minorHAnsi"/>
            <w:color w:val="C00000"/>
            <w:sz w:val="22"/>
            <w:szCs w:val="22"/>
          </w:rPr>
          <w:t xml:space="preserve"> based on </w:t>
        </w:r>
      </w:ins>
      <w:ins w:id="63" w:author="Heath Blackmon" w:date="2020-08-17T13:46:00Z">
        <w:r w:rsidR="001C5D0C" w:rsidRPr="003B4B92">
          <w:rPr>
            <w:rFonts w:cstheme="minorHAnsi"/>
            <w:color w:val="C00000"/>
            <w:sz w:val="22"/>
            <w:szCs w:val="22"/>
          </w:rPr>
          <w:t>synten</w:t>
        </w:r>
        <w:r w:rsidR="001C5D0C">
          <w:rPr>
            <w:rFonts w:cstheme="minorHAnsi"/>
            <w:color w:val="C00000"/>
            <w:sz w:val="22"/>
            <w:szCs w:val="22"/>
          </w:rPr>
          <w:t>y</w:t>
        </w:r>
      </w:ins>
      <w:ins w:id="64" w:author="Heath Blackmon" w:date="2020-08-17T13:41:00Z">
        <w:r w:rsidR="003B4B92" w:rsidRPr="003B4B92">
          <w:rPr>
            <w:rFonts w:cstheme="minorHAnsi"/>
            <w:color w:val="C00000"/>
            <w:sz w:val="22"/>
            <w:szCs w:val="22"/>
          </w:rPr>
          <w:t xml:space="preserve"> suggest fewer whole genome duplication events</w:t>
        </w:r>
      </w:ins>
      <w:r w:rsidR="003B4B92" w:rsidRPr="003B4B92">
        <w:rPr>
          <w:rFonts w:cstheme="minorHAnsi"/>
          <w:color w:val="C00000"/>
          <w:sz w:val="22"/>
          <w:szCs w:val="22"/>
        </w:rPr>
        <w:fldChar w:fldCharType="begin">
          <w:fldData xml:space="preserve">PEVuZE5vdGU+PENpdGU+PEF1dGhvcj5LYW5kdWw8L0F1dGhvcj48WWVhcj4yMDA3PC9ZZWFyPjxS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</w:fldData>
        </w:fldChar>
      </w:r>
      <w:r w:rsidR="003B4B92" w:rsidRPr="003B4B92">
        <w:rPr>
          <w:rFonts w:cstheme="minorHAnsi"/>
          <w:color w:val="C00000"/>
          <w:sz w:val="22"/>
          <w:szCs w:val="22"/>
        </w:rPr>
        <w:instrText xml:space="preserve"> ADDIN EN.CITE </w:instrText>
      </w:r>
      <w:r w:rsidR="003B4B92" w:rsidRPr="003B4B92">
        <w:rPr>
          <w:rFonts w:cstheme="minorHAnsi"/>
          <w:color w:val="C00000"/>
          <w:sz w:val="22"/>
          <w:szCs w:val="22"/>
        </w:rPr>
        <w:fldChar w:fldCharType="begin">
          <w:fldData xml:space="preserve">PEVuZE5vdGU+PENpdGU+PEF1dGhvcj5LYW5kdWw8L0F1dGhvcj48WWVhcj4yMDA3PC9ZZWFyPjxS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</w:fldData>
        </w:fldChar>
      </w:r>
      <w:r w:rsidR="003B4B92" w:rsidRPr="003B4B92">
        <w:rPr>
          <w:rFonts w:cstheme="minorHAnsi"/>
          <w:color w:val="C00000"/>
          <w:sz w:val="22"/>
          <w:szCs w:val="22"/>
        </w:rPr>
        <w:instrText xml:space="preserve"> ADDIN EN.CITE.DATA </w:instrText>
      </w:r>
      <w:r w:rsidR="003B4B92" w:rsidRPr="003B4B92">
        <w:rPr>
          <w:rFonts w:cstheme="minorHAnsi"/>
          <w:color w:val="C00000"/>
          <w:sz w:val="22"/>
          <w:szCs w:val="22"/>
        </w:rPr>
      </w:r>
      <w:r w:rsidR="003B4B92" w:rsidRPr="003B4B92">
        <w:rPr>
          <w:rFonts w:cstheme="minorHAnsi"/>
          <w:color w:val="C00000"/>
          <w:sz w:val="22"/>
          <w:szCs w:val="22"/>
        </w:rPr>
        <w:fldChar w:fldCharType="end"/>
      </w:r>
      <w:r w:rsidR="003B4B92" w:rsidRPr="003B4B92">
        <w:rPr>
          <w:rFonts w:cstheme="minorHAnsi"/>
          <w:color w:val="C00000"/>
          <w:sz w:val="22"/>
          <w:szCs w:val="22"/>
        </w:rPr>
      </w:r>
      <w:r w:rsidR="003B4B92" w:rsidRPr="003B4B92">
        <w:rPr>
          <w:rFonts w:cstheme="minorHAnsi"/>
          <w:color w:val="C00000"/>
          <w:sz w:val="22"/>
          <w:szCs w:val="22"/>
        </w:rPr>
        <w:fldChar w:fldCharType="separate"/>
      </w:r>
      <w:r w:rsidR="003B4B92" w:rsidRPr="003B4B92">
        <w:rPr>
          <w:rFonts w:cstheme="minorHAnsi"/>
          <w:noProof/>
          <w:color w:val="C00000"/>
          <w:sz w:val="22"/>
          <w:szCs w:val="22"/>
        </w:rPr>
        <w:t>(44, 45)</w:t>
      </w:r>
      <w:r w:rsidR="003B4B92" w:rsidRPr="003B4B92">
        <w:rPr>
          <w:rFonts w:cstheme="minorHAnsi"/>
          <w:color w:val="C00000"/>
          <w:sz w:val="22"/>
          <w:szCs w:val="22"/>
        </w:rPr>
        <w:fldChar w:fldCharType="end"/>
      </w:r>
      <w:ins w:id="65" w:author="Heath Blackmon" w:date="2020-08-17T13:42:00Z">
        <w:r w:rsidR="003B4B92" w:rsidRPr="003B4B92">
          <w:rPr>
            <w:rFonts w:cstheme="minorHAnsi"/>
            <w:color w:val="C00000"/>
            <w:sz w:val="22"/>
            <w:szCs w:val="22"/>
          </w:rPr>
          <w:t>.</w:t>
        </w:r>
      </w:ins>
      <w:ins w:id="66" w:author="Heath Blackmon" w:date="2020-08-17T13:39:00Z">
        <w:r w:rsidR="003B4B92" w:rsidRPr="003B4B92">
          <w:rPr>
            <w:color w:val="C00000"/>
            <w:sz w:val="22"/>
            <w:szCs w:val="22"/>
          </w:rPr>
          <w:t xml:space="preserve"> </w:t>
        </w:r>
      </w:ins>
      <w:r w:rsidR="00254CAD" w:rsidRPr="003B4B92">
        <w:rPr>
          <w:rFonts w:cstheme="minorHAnsi"/>
          <w:color w:val="000000" w:themeColor="text1"/>
          <w:sz w:val="22"/>
          <w:szCs w:val="22"/>
        </w:rPr>
        <w:t>Even a small number of polyploidy events depending on their distribution</w:t>
      </w:r>
      <w:r w:rsidR="00254CAD">
        <w:rPr>
          <w:rFonts w:cstheme="minorHAnsi"/>
          <w:color w:val="000000" w:themeColor="text1"/>
          <w:sz w:val="22"/>
          <w:szCs w:val="22"/>
        </w:rPr>
        <w:t xml:space="preserve"> in the tree could lead to much higher variance in chromosome number for a clade. The application of probabilistic models that include polyploidy as a parameter are particularly important if </w:t>
      </w:r>
      <w:r w:rsidR="00254CAD">
        <w:rPr>
          <w:rFonts w:cstheme="minorHAnsi"/>
          <w:color w:val="000000" w:themeColor="text1"/>
          <w:sz w:val="22"/>
          <w:szCs w:val="22"/>
        </w:rPr>
        <w:lastRenderedPageBreak/>
        <w:t xml:space="preserve">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9C4DA1">
        <w:rPr>
          <w:rFonts w:cstheme="minorHAnsi"/>
          <w:color w:val="000000" w:themeColor="text1"/>
          <w:sz w:val="22"/>
          <w:szCs w:val="22"/>
        </w:rPr>
        <w:instrText xml:space="preserve"> ADDIN EN.CITE </w:instrText>
      </w:r>
      <w:r w:rsidR="009C4DA1">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9C4DA1">
        <w:rPr>
          <w:rFonts w:cstheme="minorHAnsi"/>
          <w:color w:val="000000" w:themeColor="text1"/>
          <w:sz w:val="22"/>
          <w:szCs w:val="22"/>
        </w:rPr>
        <w:instrText xml:space="preserve"> ADDIN EN.CITE.DATA </w:instrText>
      </w:r>
      <w:r w:rsidR="009C4DA1">
        <w:rPr>
          <w:rFonts w:cstheme="minorHAnsi"/>
          <w:color w:val="000000" w:themeColor="text1"/>
          <w:sz w:val="22"/>
          <w:szCs w:val="22"/>
        </w:rPr>
      </w:r>
      <w:r w:rsidR="009C4DA1">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9C4DA1">
        <w:rPr>
          <w:rFonts w:cstheme="minorHAnsi"/>
          <w:noProof/>
          <w:color w:val="000000" w:themeColor="text1"/>
          <w:sz w:val="22"/>
          <w:szCs w:val="22"/>
        </w:rPr>
        <w:t>(5, 46-48)</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ins w:id="67" w:author="Microsoft Office User" w:date="2020-08-15T02:42:00Z">
        <w:r w:rsidR="00B8108A">
          <w:rPr>
            <w:rFonts w:cstheme="minorHAnsi"/>
            <w:color w:val="000000" w:themeColor="text1"/>
            <w:sz w:val="22"/>
            <w:szCs w:val="22"/>
          </w:rPr>
          <w:t xml:space="preserve"> </w:t>
        </w:r>
      </w:ins>
      <w:ins w:id="68" w:author="Heath Blackmon" w:date="2020-08-16T15:58:00Z">
        <w:r w:rsidR="004C17CE">
          <w:rPr>
            <w:rFonts w:cstheme="minorHAnsi"/>
            <w:color w:val="000000" w:themeColor="text1"/>
            <w:sz w:val="22"/>
            <w:szCs w:val="22"/>
          </w:rPr>
          <w:t>However, we note that in our analysis the credible interval of our test statistic overlapped zero using both approaches</w:t>
        </w:r>
      </w:ins>
      <w:ins w:id="69" w:author="Heath Blackmon" w:date="2020-08-16T15:59:00Z">
        <w:r w:rsidR="004C17CE">
          <w:rPr>
            <w:rFonts w:cstheme="minorHAnsi"/>
            <w:color w:val="000000" w:themeColor="text1"/>
            <w:sz w:val="22"/>
            <w:szCs w:val="22"/>
          </w:rPr>
          <w:t>.</w:t>
        </w:r>
      </w:ins>
      <w:ins w:id="70" w:author="Heath Blackmon" w:date="2020-08-16T15:58:00Z">
        <w:r w:rsidR="004C17CE">
          <w:rPr>
            <w:rFonts w:cstheme="minorHAnsi"/>
            <w:color w:val="000000" w:themeColor="text1"/>
            <w:sz w:val="22"/>
            <w:szCs w:val="22"/>
          </w:rPr>
          <w:t xml:space="preserve"> </w:t>
        </w:r>
      </w:ins>
      <w:ins w:id="71" w:author="Heath Blackmon" w:date="2020-08-16T15:59:00Z">
        <w:r w:rsidR="004C17CE">
          <w:rPr>
            <w:rFonts w:cstheme="minorHAnsi"/>
            <w:color w:val="000000" w:themeColor="text1"/>
            <w:sz w:val="22"/>
            <w:szCs w:val="22"/>
          </w:rPr>
          <w:t>This suggests</w:t>
        </w:r>
      </w:ins>
      <w:ins w:id="72" w:author="Heath Blackmon" w:date="2020-08-16T15:58:00Z">
        <w:r w:rsidR="004C17CE">
          <w:rPr>
            <w:rFonts w:cstheme="minorHAnsi"/>
            <w:color w:val="000000" w:themeColor="text1"/>
            <w:sz w:val="22"/>
            <w:szCs w:val="22"/>
          </w:rPr>
          <w:t xml:space="preserve"> that the inclusion or exclusion of polyploidy in this particular analysis</w:t>
        </w:r>
      </w:ins>
      <w:ins w:id="73" w:author="Heath Blackmon" w:date="2020-08-16T15:59:00Z">
        <w:r w:rsidR="004C17CE">
          <w:rPr>
            <w:rFonts w:cstheme="minorHAnsi"/>
            <w:color w:val="000000" w:themeColor="text1"/>
            <w:sz w:val="22"/>
            <w:szCs w:val="22"/>
          </w:rPr>
          <w:t xml:space="preserve"> has no impact on our interpretation of the results</w:t>
        </w:r>
      </w:ins>
      <w:ins w:id="74" w:author="Microsoft Office User" w:date="2020-08-15T02:44:00Z">
        <w:r w:rsidR="00B8108A">
          <w:rPr>
            <w:rFonts w:eastAsiaTheme="minorEastAsia" w:cstheme="minorHAnsi"/>
            <w:bCs/>
            <w:sz w:val="22"/>
            <w:szCs w:val="22"/>
          </w:rPr>
          <w:t xml:space="preserve"> (Figure 2).</w:t>
        </w:r>
      </w:ins>
    </w:p>
    <w:p w14:paraId="71DBA243" w14:textId="77777777" w:rsidR="00254CAD" w:rsidRDefault="00254CAD" w:rsidP="005C30E8">
      <w:pPr>
        <w:spacing w:after="0" w:line="480" w:lineRule="auto"/>
        <w:rPr>
          <w:rFonts w:cstheme="minorHAnsi"/>
          <w:color w:val="000000" w:themeColor="text1"/>
          <w:sz w:val="22"/>
          <w:szCs w:val="22"/>
        </w:rPr>
      </w:pPr>
    </w:p>
    <w:p w14:paraId="5153997C" w14:textId="085CB902"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&lt;EndNote&gt;&lt;Cite&gt;&lt;Author&gt;Poggio&lt;/Author&gt;&lt;Year&gt;2007&lt;/Year&gt;&lt;RecNum&gt;2828&lt;/RecNum&gt;&lt;DisplayText&gt;(49)&lt;/DisplayText&gt;&lt;record&gt;&lt;rec-number&gt;2828&lt;/rec-number&gt;&lt;foreign-keys&gt;&lt;key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sidR="009C4DA1">
        <w:rPr>
          <w:rFonts w:cstheme="minorHAnsi"/>
          <w:noProof/>
          <w:color w:val="000000" w:themeColor="text1"/>
          <w:sz w:val="22"/>
          <w:szCs w:val="22"/>
        </w:rPr>
        <w:t>(49)</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37B196D1"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&lt;EndNote&gt;&lt;Cite&gt;&lt;Author&gt;White&lt;/Author&gt;&lt;Year&gt;1978&lt;/Year&gt;&lt;RecNum&gt;2174&lt;/RecNum&gt;&lt;DisplayText&gt;(2)&lt;/DisplayText&gt;&lt;record&gt;&lt;rec-number&gt;2174&lt;/rec-number&gt;&lt;foreign-keys&gt;&lt;key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(2)</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&lt;EndNote&gt;&lt;Cite&gt;&lt;Author&gt;White&lt;/Author&gt;&lt;Year&gt;1969&lt;/Year&gt;&lt;RecNum&gt;2829&lt;/RecNum&gt;&lt;DisplayText&gt;(50)&lt;/DisplayText&gt;&lt;record&gt;&lt;rec-number&gt;2829&lt;/rec-number&gt;&lt;foreign-keys&gt;&lt;key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sidR="009C4DA1">
        <w:rPr>
          <w:rFonts w:cstheme="minorHAnsi"/>
          <w:noProof/>
          <w:color w:val="000000" w:themeColor="text1"/>
          <w:sz w:val="22"/>
          <w:szCs w:val="22"/>
        </w:rPr>
        <w:t>(50)</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w:t>
      </w:r>
      <w:r>
        <w:rPr>
          <w:rFonts w:cstheme="minorHAnsi"/>
          <w:color w:val="000000" w:themeColor="text1"/>
          <w:sz w:val="22"/>
          <w:szCs w:val="22"/>
        </w:rPr>
        <w:lastRenderedPageBreak/>
        <w:t xml:space="preserve">parameter values </w:t>
      </w:r>
      <w:r w:rsidR="0072574C">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&lt;EndNote&gt;&lt;Cite&gt;&lt;Author&gt;Lande&lt;/Author&gt;&lt;Year&gt;1984&lt;/Year&gt;&lt;RecNum&gt;418&lt;/RecNum&gt;&lt;DisplayText&gt;(51)&lt;/DisplayText&gt;&lt;record&gt;&lt;rec-number&gt;418&lt;/rec-number&gt;&lt;foreign-keys&gt;&lt;key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9C4DA1">
        <w:rPr>
          <w:rFonts w:cstheme="minorHAnsi"/>
          <w:noProof/>
          <w:color w:val="000000" w:themeColor="text1"/>
          <w:sz w:val="22"/>
          <w:szCs w:val="22"/>
        </w:rPr>
        <w:t>(51)</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9C4DA1">
        <w:rPr>
          <w:rFonts w:cstheme="minorHAnsi"/>
          <w:color w:val="000000" w:themeColor="text1"/>
          <w:sz w:val="22"/>
          <w:szCs w:val="22"/>
        </w:rPr>
        <w:instrText xml:space="preserve"> ADDIN EN.CITE </w:instrText>
      </w:r>
      <w:r w:rsidR="009C4DA1">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9C4DA1">
        <w:rPr>
          <w:rFonts w:cstheme="minorHAnsi"/>
          <w:color w:val="000000" w:themeColor="text1"/>
          <w:sz w:val="22"/>
          <w:szCs w:val="22"/>
        </w:rPr>
        <w:instrText xml:space="preserve"> ADDIN EN.CITE.DATA </w:instrText>
      </w:r>
      <w:r w:rsidR="009C4DA1">
        <w:rPr>
          <w:rFonts w:cstheme="minorHAnsi"/>
          <w:color w:val="000000" w:themeColor="text1"/>
          <w:sz w:val="22"/>
          <w:szCs w:val="22"/>
        </w:rPr>
      </w:r>
      <w:r w:rsidR="009C4DA1">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9C4DA1">
        <w:rPr>
          <w:rFonts w:cstheme="minorHAnsi"/>
          <w:noProof/>
          <w:color w:val="000000" w:themeColor="text1"/>
          <w:sz w:val="22"/>
          <w:szCs w:val="22"/>
        </w:rPr>
        <w:t>(1, 7, 52-56)</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E6DB0BB"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ins w:id="75" w:author="Microsoft Office User" w:date="2020-08-11T15:08:00Z">
        <w:r w:rsidR="009200BD">
          <w:rPr>
            <w:rFonts w:cstheme="minorHAnsi"/>
            <w:bCs/>
            <w:sz w:val="22"/>
            <w:szCs w:val="22"/>
          </w:rPr>
          <w:t>, w</w:t>
        </w:r>
      </w:ins>
      <w:del w:id="76" w:author="Microsoft Office User" w:date="2020-08-11T15:08:00Z">
        <w:r w:rsidR="0067543F" w:rsidDel="009200BD">
          <w:rPr>
            <w:rFonts w:cstheme="minorHAnsi"/>
            <w:bCs/>
            <w:sz w:val="22"/>
            <w:szCs w:val="22"/>
          </w:rPr>
          <w:delText>. W</w:delText>
        </w:r>
      </w:del>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del w:id="77" w:author="Microsoft Office User" w:date="2020-08-11T15:08:00Z">
        <w:r w:rsidR="0067543F" w:rsidDel="009200BD">
          <w:rPr>
            <w:rFonts w:eastAsiaTheme="minorEastAsia" w:cstheme="minorHAnsi"/>
            <w:bCs/>
            <w:sz w:val="22"/>
            <w:szCs w:val="22"/>
          </w:rPr>
          <w:delText>more quickly</w:delText>
        </w:r>
      </w:del>
      <w:ins w:id="78" w:author="Microsoft Office User" w:date="2020-08-11T15:08:00Z">
        <w:r w:rsidR="009200BD">
          <w:rPr>
            <w:rFonts w:eastAsiaTheme="minorEastAsia" w:cstheme="minorHAnsi"/>
            <w:bCs/>
            <w:sz w:val="22"/>
            <w:szCs w:val="22"/>
          </w:rPr>
          <w:t>slower</w:t>
        </w:r>
      </w:ins>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364E0815" w14:textId="575FA62E" w:rsidR="00077899" w:rsidRPr="00AE0786" w:rsidRDefault="00077899" w:rsidP="00DE1F25">
      <w:pPr>
        <w:spacing w:after="0"/>
        <w:rPr>
          <w:rFonts w:cstheme="minorHAnsi"/>
          <w:sz w:val="22"/>
          <w:szCs w:val="22"/>
        </w:rPr>
      </w:pPr>
      <w:r w:rsidRPr="00AE0786">
        <w:rPr>
          <w:rFonts w:cstheme="minorHAnsi"/>
          <w:sz w:val="22"/>
          <w:szCs w:val="22"/>
        </w:rPr>
        <w:lastRenderedPageBreak/>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C489A4D" w14:textId="77777777" w:rsidR="001C5D0C" w:rsidRPr="001C5D0C" w:rsidRDefault="006A5BDC" w:rsidP="001C5D0C">
      <w:pPr>
        <w:pStyle w:val="EndNoteBibliography"/>
        <w:spacing w:after="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1C5D0C" w:rsidRPr="001C5D0C">
        <w:rPr>
          <w:noProof/>
        </w:rPr>
        <w:t>1.</w:t>
      </w:r>
      <w:r w:rsidR="001C5D0C" w:rsidRPr="001C5D0C">
        <w:rPr>
          <w:noProof/>
        </w:rPr>
        <w:tab/>
        <w:t>Wilson AC, Bush GL, Case SM, King MC. Social structuring of mammalian populations and rate of chromosomal evolution. Proceedings of the National Academy of Sciences. 1975;72(12):5061-5.</w:t>
      </w:r>
    </w:p>
    <w:p w14:paraId="0B30F631" w14:textId="77777777" w:rsidR="001C5D0C" w:rsidRPr="001C5D0C" w:rsidRDefault="001C5D0C" w:rsidP="001C5D0C">
      <w:pPr>
        <w:pStyle w:val="EndNoteBibliography"/>
        <w:spacing w:after="0"/>
        <w:rPr>
          <w:noProof/>
        </w:rPr>
      </w:pPr>
      <w:r w:rsidRPr="001C5D0C">
        <w:rPr>
          <w:noProof/>
        </w:rPr>
        <w:t>2.</w:t>
      </w:r>
      <w:r w:rsidRPr="001C5D0C">
        <w:rPr>
          <w:noProof/>
        </w:rPr>
        <w:tab/>
        <w:t>White MJD. Modes of speciation. San Francisco: : WH Freeman; 1978. 455 p.</w:t>
      </w:r>
    </w:p>
    <w:p w14:paraId="65EAE520" w14:textId="77777777" w:rsidR="001C5D0C" w:rsidRPr="001C5D0C" w:rsidRDefault="001C5D0C" w:rsidP="001C5D0C">
      <w:pPr>
        <w:pStyle w:val="EndNoteBibliography"/>
        <w:spacing w:after="0"/>
        <w:rPr>
          <w:noProof/>
        </w:rPr>
      </w:pPr>
      <w:r w:rsidRPr="001C5D0C">
        <w:rPr>
          <w:noProof/>
        </w:rPr>
        <w:t>3.</w:t>
      </w:r>
      <w:r w:rsidRPr="001C5D0C">
        <w:rPr>
          <w:noProof/>
        </w:rPr>
        <w:tab/>
        <w:t>Bush GL. What do we really know about speciation? Perspectives on evolution. 1982:119-31.</w:t>
      </w:r>
    </w:p>
    <w:p w14:paraId="39880C97" w14:textId="77777777" w:rsidR="001C5D0C" w:rsidRPr="001C5D0C" w:rsidRDefault="001C5D0C" w:rsidP="001C5D0C">
      <w:pPr>
        <w:pStyle w:val="EndNoteBibliography"/>
        <w:spacing w:after="0"/>
        <w:rPr>
          <w:noProof/>
        </w:rPr>
      </w:pPr>
      <w:r w:rsidRPr="001C5D0C">
        <w:rPr>
          <w:noProof/>
        </w:rPr>
        <w:t>4.</w:t>
      </w:r>
      <w:r w:rsidRPr="001C5D0C">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540410DA" w14:textId="77777777" w:rsidR="001C5D0C" w:rsidRPr="001C5D0C" w:rsidRDefault="001C5D0C" w:rsidP="001C5D0C">
      <w:pPr>
        <w:pStyle w:val="EndNoteBibliography"/>
        <w:spacing w:after="0"/>
        <w:rPr>
          <w:noProof/>
        </w:rPr>
      </w:pPr>
      <w:r w:rsidRPr="001C5D0C">
        <w:rPr>
          <w:noProof/>
        </w:rPr>
        <w:t>5.</w:t>
      </w:r>
      <w:r w:rsidRPr="001C5D0C">
        <w:rPr>
          <w:noProof/>
        </w:rPr>
        <w:tab/>
        <w:t>Blackmon H, Justison J, Mayrose I, Goldberg EE. Meiotic drive shapes rates of karyotype evolution in mammals. Evolution. 2019;73(3):511-23.</w:t>
      </w:r>
    </w:p>
    <w:p w14:paraId="2704E186" w14:textId="77777777" w:rsidR="001C5D0C" w:rsidRPr="001C5D0C" w:rsidRDefault="001C5D0C" w:rsidP="001C5D0C">
      <w:pPr>
        <w:pStyle w:val="EndNoteBibliography"/>
        <w:spacing w:after="0"/>
        <w:rPr>
          <w:noProof/>
        </w:rPr>
      </w:pPr>
      <w:r w:rsidRPr="001C5D0C">
        <w:rPr>
          <w:noProof/>
        </w:rPr>
        <w:t>6.</w:t>
      </w:r>
      <w:r w:rsidRPr="001C5D0C">
        <w:rPr>
          <w:noProof/>
        </w:rPr>
        <w:tab/>
        <w:t>Blackmon H, Ross L, Bachtrog D. Sex Determination, Sex Chromosomes, and Karyotype Evolution in Insects. Journal of Heredity. 2017;108(1):78-93.</w:t>
      </w:r>
    </w:p>
    <w:p w14:paraId="403B4B14" w14:textId="77777777" w:rsidR="001C5D0C" w:rsidRPr="001C5D0C" w:rsidRDefault="001C5D0C" w:rsidP="001C5D0C">
      <w:pPr>
        <w:pStyle w:val="EndNoteBibliography"/>
        <w:spacing w:after="0"/>
        <w:rPr>
          <w:noProof/>
        </w:rPr>
      </w:pPr>
      <w:r w:rsidRPr="001C5D0C">
        <w:rPr>
          <w:noProof/>
        </w:rPr>
        <w:t>7.</w:t>
      </w:r>
      <w:r w:rsidRPr="001C5D0C">
        <w:rPr>
          <w:noProof/>
        </w:rPr>
        <w:tab/>
        <w:t>Petitpierre E. Why beetles have strikingly different rates of chromosomal evolution. Elytron. 1987;1:25-32.</w:t>
      </w:r>
    </w:p>
    <w:p w14:paraId="72A264BD" w14:textId="77777777" w:rsidR="001C5D0C" w:rsidRPr="001C5D0C" w:rsidRDefault="001C5D0C" w:rsidP="001C5D0C">
      <w:pPr>
        <w:pStyle w:val="EndNoteBibliography"/>
        <w:spacing w:after="0"/>
        <w:rPr>
          <w:noProof/>
        </w:rPr>
      </w:pPr>
      <w:r w:rsidRPr="001C5D0C">
        <w:rPr>
          <w:noProof/>
        </w:rPr>
        <w:t>8.</w:t>
      </w:r>
      <w:r w:rsidRPr="001C5D0C">
        <w:rPr>
          <w:noProof/>
        </w:rPr>
        <w:tab/>
        <w:t>Faria R, Navarro A. Chromosomal speciation revisited: rearranging theory with pieces of evidence. Trends in ecology &amp; evolution. 2010;25(11):660-9.</w:t>
      </w:r>
    </w:p>
    <w:p w14:paraId="3F567412" w14:textId="77777777" w:rsidR="001C5D0C" w:rsidRPr="001C5D0C" w:rsidRDefault="001C5D0C" w:rsidP="001C5D0C">
      <w:pPr>
        <w:pStyle w:val="EndNoteBibliography"/>
        <w:spacing w:after="0"/>
        <w:rPr>
          <w:noProof/>
        </w:rPr>
      </w:pPr>
      <w:r w:rsidRPr="001C5D0C">
        <w:rPr>
          <w:noProof/>
        </w:rPr>
        <w:t>9.</w:t>
      </w:r>
      <w:r w:rsidRPr="001C5D0C">
        <w:rPr>
          <w:noProof/>
        </w:rPr>
        <w:tab/>
        <w:t>Guerrero RF, Kirkpatrick M. Local Adaptation and the Evolution of Chromosome Fusions. Evolution. 2014.</w:t>
      </w:r>
    </w:p>
    <w:p w14:paraId="588A10DC" w14:textId="77777777" w:rsidR="001C5D0C" w:rsidRPr="001C5D0C" w:rsidRDefault="001C5D0C" w:rsidP="001C5D0C">
      <w:pPr>
        <w:pStyle w:val="EndNoteBibliography"/>
        <w:spacing w:after="0"/>
        <w:rPr>
          <w:noProof/>
        </w:rPr>
      </w:pPr>
      <w:r w:rsidRPr="001C5D0C">
        <w:rPr>
          <w:noProof/>
        </w:rPr>
        <w:t>10.</w:t>
      </w:r>
      <w:r w:rsidRPr="001C5D0C">
        <w:rPr>
          <w:noProof/>
        </w:rPr>
        <w:tab/>
        <w:t>Rieseberg LH. Chromosomal rearrangements and specieation. Trends Ecol Evol. 2001;16(7):351-8.</w:t>
      </w:r>
    </w:p>
    <w:p w14:paraId="1573A1EB" w14:textId="77777777" w:rsidR="001C5D0C" w:rsidRPr="001C5D0C" w:rsidRDefault="001C5D0C" w:rsidP="001C5D0C">
      <w:pPr>
        <w:pStyle w:val="EndNoteBibliography"/>
        <w:spacing w:after="0"/>
        <w:rPr>
          <w:noProof/>
        </w:rPr>
      </w:pPr>
      <w:r w:rsidRPr="001C5D0C">
        <w:rPr>
          <w:noProof/>
        </w:rPr>
        <w:t>11.</w:t>
      </w:r>
      <w:r w:rsidRPr="001C5D0C">
        <w:rPr>
          <w:noProof/>
        </w:rPr>
        <w:tab/>
        <w:t>Lucek K. Evolutionary mechanisms of varying chromosome numbers in the radiation of Erebia butterflies. Genes. 2018;9(3):166.</w:t>
      </w:r>
    </w:p>
    <w:p w14:paraId="6EF48A9C" w14:textId="77777777" w:rsidR="001C5D0C" w:rsidRPr="001C5D0C" w:rsidRDefault="001C5D0C" w:rsidP="001C5D0C">
      <w:pPr>
        <w:pStyle w:val="EndNoteBibliography"/>
        <w:spacing w:after="0"/>
        <w:rPr>
          <w:noProof/>
        </w:rPr>
      </w:pPr>
      <w:r w:rsidRPr="001C5D0C">
        <w:rPr>
          <w:noProof/>
        </w:rPr>
        <w:t>12.</w:t>
      </w:r>
      <w:r w:rsidRPr="001C5D0C">
        <w:rPr>
          <w:noProof/>
        </w:rPr>
        <w:tab/>
        <w:t>Garagna S, Broccoli D, Redi CA, Searle JB, Cooke HJ, Capanna E. Robertsonian metacentrics of the house mouse lose telomeric sequences but retain some minor satellite DNA in the pericentromeric area. Chromosoma. 1995;103(10):685-92.</w:t>
      </w:r>
    </w:p>
    <w:p w14:paraId="03130DEA" w14:textId="77777777" w:rsidR="001C5D0C" w:rsidRPr="001C5D0C" w:rsidRDefault="001C5D0C" w:rsidP="001C5D0C">
      <w:pPr>
        <w:pStyle w:val="EndNoteBibliography"/>
        <w:spacing w:after="0"/>
        <w:rPr>
          <w:noProof/>
        </w:rPr>
      </w:pPr>
      <w:r w:rsidRPr="001C5D0C">
        <w:rPr>
          <w:noProof/>
        </w:rPr>
        <w:t>13.</w:t>
      </w:r>
      <w:r w:rsidRPr="001C5D0C">
        <w:rPr>
          <w:noProof/>
        </w:rPr>
        <w:tab/>
        <w:t>Miga KH. Chromosome-specific centromere sequences provide an estimate of the ancestral chromosome 2 fusion event in hominin genomes. Journal of Heredity. 2017;108(1):45-52.</w:t>
      </w:r>
    </w:p>
    <w:p w14:paraId="620CD21B" w14:textId="77777777" w:rsidR="001C5D0C" w:rsidRPr="001C5D0C" w:rsidRDefault="001C5D0C" w:rsidP="001C5D0C">
      <w:pPr>
        <w:pStyle w:val="EndNoteBibliography"/>
        <w:spacing w:after="0"/>
        <w:rPr>
          <w:noProof/>
        </w:rPr>
      </w:pPr>
      <w:r w:rsidRPr="001C5D0C">
        <w:rPr>
          <w:noProof/>
        </w:rPr>
        <w:t>14.</w:t>
      </w:r>
      <w:r w:rsidRPr="001C5D0C">
        <w:rPr>
          <w:noProof/>
        </w:rPr>
        <w:tab/>
        <w:t>Moretti A, Sabato S. Karyotype evolution by centromeric fission inZamia (Cycadales). Plant Systematics and Evolution. 1984;146(3-4):215-23.</w:t>
      </w:r>
    </w:p>
    <w:p w14:paraId="18528C13" w14:textId="77777777" w:rsidR="001C5D0C" w:rsidRPr="001C5D0C" w:rsidRDefault="001C5D0C" w:rsidP="001C5D0C">
      <w:pPr>
        <w:pStyle w:val="EndNoteBibliography"/>
        <w:spacing w:after="0"/>
        <w:rPr>
          <w:noProof/>
        </w:rPr>
      </w:pPr>
      <w:r w:rsidRPr="001C5D0C">
        <w:rPr>
          <w:noProof/>
        </w:rPr>
        <w:t>15.</w:t>
      </w:r>
      <w:r w:rsidRPr="001C5D0C">
        <w:rPr>
          <w:noProof/>
        </w:rPr>
        <w:tab/>
        <w:t>Harlan JR, deWet JM. On Ö. Winge and a prayer: the origins of polyploidy. The botanical review. 1975;41(4):361-90.</w:t>
      </w:r>
    </w:p>
    <w:p w14:paraId="6DCE2994" w14:textId="77777777" w:rsidR="001C5D0C" w:rsidRPr="001C5D0C" w:rsidRDefault="001C5D0C" w:rsidP="001C5D0C">
      <w:pPr>
        <w:pStyle w:val="EndNoteBibliography"/>
        <w:spacing w:after="0"/>
        <w:rPr>
          <w:noProof/>
        </w:rPr>
      </w:pPr>
      <w:r w:rsidRPr="001C5D0C">
        <w:rPr>
          <w:noProof/>
        </w:rPr>
        <w:t>16.</w:t>
      </w:r>
      <w:r w:rsidRPr="001C5D0C">
        <w:rPr>
          <w:noProof/>
        </w:rPr>
        <w:tab/>
        <w:t>Torres EM, Williams BR, Amon A. Aneuploidy: cells losing their balance. Genetics. 2008;179(2):737-46.</w:t>
      </w:r>
    </w:p>
    <w:p w14:paraId="2DD3D392" w14:textId="77777777" w:rsidR="001C5D0C" w:rsidRPr="001C5D0C" w:rsidRDefault="001C5D0C" w:rsidP="001C5D0C">
      <w:pPr>
        <w:pStyle w:val="EndNoteBibliography"/>
        <w:spacing w:after="0"/>
        <w:rPr>
          <w:noProof/>
        </w:rPr>
      </w:pPr>
      <w:r w:rsidRPr="001C5D0C">
        <w:rPr>
          <w:noProof/>
        </w:rPr>
        <w:t>17.</w:t>
      </w:r>
      <w:r w:rsidRPr="001C5D0C">
        <w:rPr>
          <w:noProof/>
        </w:rPr>
        <w:tab/>
        <w:t>Matsumoto T, Kitano J. The intricate relationship between sexually antagonistic selection and the evolution of sex chromosome fusions. Journal of theoretical biology. 2016;404:97-108.</w:t>
      </w:r>
    </w:p>
    <w:p w14:paraId="39533A51" w14:textId="77777777" w:rsidR="001C5D0C" w:rsidRPr="001C5D0C" w:rsidRDefault="001C5D0C" w:rsidP="001C5D0C">
      <w:pPr>
        <w:pStyle w:val="EndNoteBibliography"/>
        <w:spacing w:after="0"/>
        <w:rPr>
          <w:noProof/>
        </w:rPr>
      </w:pPr>
      <w:r w:rsidRPr="001C5D0C">
        <w:rPr>
          <w:noProof/>
        </w:rPr>
        <w:t>18.</w:t>
      </w:r>
      <w:r w:rsidRPr="001C5D0C">
        <w:rPr>
          <w:noProof/>
        </w:rPr>
        <w:tab/>
        <w:t>Pennell MW, Kirkpatrick M, Otto SP, Vamosi JC, Peichel CL, Valenzuela N, et al. Y fuse? Sex chromosome fusions in fishes and reptiles. PLoS genetics. 2015;11(5):e1005237.</w:t>
      </w:r>
    </w:p>
    <w:p w14:paraId="5ACE5234" w14:textId="77777777" w:rsidR="001C5D0C" w:rsidRPr="001C5D0C" w:rsidRDefault="001C5D0C" w:rsidP="001C5D0C">
      <w:pPr>
        <w:pStyle w:val="EndNoteBibliography"/>
        <w:spacing w:after="0"/>
        <w:rPr>
          <w:noProof/>
        </w:rPr>
      </w:pPr>
      <w:r w:rsidRPr="001C5D0C">
        <w:rPr>
          <w:noProof/>
        </w:rPr>
        <w:lastRenderedPageBreak/>
        <w:t>19.</w:t>
      </w:r>
      <w:r w:rsidRPr="001C5D0C">
        <w:rPr>
          <w:noProof/>
        </w:rPr>
        <w:tab/>
        <w:t>Hill J, Rastas P, Hornett EA, Neethiraj R, Clark N, Morehouse N, et al. Unprecedented reorganization of holocentric chromosomes provides insights into the enigma of lepidopteran chromosome evolution. Science advances. 2019;5(6):eaau3648.</w:t>
      </w:r>
    </w:p>
    <w:p w14:paraId="7B245856" w14:textId="77777777" w:rsidR="001C5D0C" w:rsidRPr="001C5D0C" w:rsidRDefault="001C5D0C" w:rsidP="001C5D0C">
      <w:pPr>
        <w:pStyle w:val="EndNoteBibliography"/>
        <w:spacing w:after="0"/>
        <w:rPr>
          <w:noProof/>
        </w:rPr>
      </w:pPr>
      <w:r w:rsidRPr="001C5D0C">
        <w:rPr>
          <w:noProof/>
        </w:rPr>
        <w:t>20.</w:t>
      </w:r>
      <w:r w:rsidRPr="001C5D0C">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6756C066" w14:textId="77777777" w:rsidR="001C5D0C" w:rsidRPr="001C5D0C" w:rsidRDefault="001C5D0C" w:rsidP="001C5D0C">
      <w:pPr>
        <w:pStyle w:val="EndNoteBibliography"/>
        <w:spacing w:after="0"/>
        <w:rPr>
          <w:noProof/>
        </w:rPr>
      </w:pPr>
      <w:r w:rsidRPr="001C5D0C">
        <w:rPr>
          <w:noProof/>
        </w:rPr>
        <w:t>21.</w:t>
      </w:r>
      <w:r w:rsidRPr="001C5D0C">
        <w:rPr>
          <w:noProof/>
        </w:rPr>
        <w:tab/>
        <w:t>Melters DP, Paliulis LV, Korf IF, Chan SW. Holocentric chromosomes: convergent evolution, meiotic adaptations, and genomic analysis. Chromosome Research. 2012;20(5):579-93.</w:t>
      </w:r>
    </w:p>
    <w:p w14:paraId="124A261B" w14:textId="77777777" w:rsidR="001C5D0C" w:rsidRPr="001C5D0C" w:rsidRDefault="001C5D0C" w:rsidP="001C5D0C">
      <w:pPr>
        <w:pStyle w:val="EndNoteBibliography"/>
        <w:spacing w:after="0"/>
        <w:rPr>
          <w:noProof/>
        </w:rPr>
      </w:pPr>
      <w:r w:rsidRPr="001C5D0C">
        <w:rPr>
          <w:noProof/>
        </w:rPr>
        <w:t>22.</w:t>
      </w:r>
      <w:r w:rsidRPr="001C5D0C">
        <w:rPr>
          <w:noProof/>
        </w:rPr>
        <w:tab/>
        <w:t>Mola L, Papeschi A. Holokinetic chromosomes at a glance. BAG-Journal of Basic and Applied Genetics. 2006;17(1):17-33.</w:t>
      </w:r>
    </w:p>
    <w:p w14:paraId="4A5ABF99" w14:textId="77777777" w:rsidR="001C5D0C" w:rsidRPr="001C5D0C" w:rsidRDefault="001C5D0C" w:rsidP="001C5D0C">
      <w:pPr>
        <w:pStyle w:val="EndNoteBibliography"/>
        <w:spacing w:after="0"/>
        <w:rPr>
          <w:noProof/>
        </w:rPr>
      </w:pPr>
      <w:r w:rsidRPr="001C5D0C">
        <w:rPr>
          <w:noProof/>
        </w:rPr>
        <w:t>23.</w:t>
      </w:r>
      <w:r w:rsidRPr="001C5D0C">
        <w:rPr>
          <w:noProof/>
        </w:rPr>
        <w:tab/>
        <w:t>Luceño M, Guerra M. Numerical variations in species exhibiting holocentric chromosomes: a nomenclatural proposal. Caryologia. 1996;49(3-4):301-9.</w:t>
      </w:r>
    </w:p>
    <w:p w14:paraId="28875BCC" w14:textId="77777777" w:rsidR="001C5D0C" w:rsidRPr="001C5D0C" w:rsidRDefault="001C5D0C" w:rsidP="001C5D0C">
      <w:pPr>
        <w:pStyle w:val="EndNoteBibliography"/>
        <w:spacing w:after="0"/>
        <w:rPr>
          <w:noProof/>
        </w:rPr>
      </w:pPr>
      <w:r w:rsidRPr="001C5D0C">
        <w:rPr>
          <w:noProof/>
        </w:rPr>
        <w:t>24.</w:t>
      </w:r>
      <w:r w:rsidRPr="001C5D0C">
        <w:rPr>
          <w:noProof/>
        </w:rPr>
        <w:tab/>
        <w:t>Malheiros-Garde N, Gardé A. Fragmentation as a possible evolutionary process in the genus Luzula DC. Genetica Iberica. 1950;2:257-62.</w:t>
      </w:r>
    </w:p>
    <w:p w14:paraId="2A1BAA3E" w14:textId="77777777" w:rsidR="001C5D0C" w:rsidRPr="001C5D0C" w:rsidRDefault="001C5D0C" w:rsidP="001C5D0C">
      <w:pPr>
        <w:pStyle w:val="EndNoteBibliography"/>
        <w:spacing w:after="0"/>
        <w:rPr>
          <w:noProof/>
        </w:rPr>
      </w:pPr>
      <w:r w:rsidRPr="001C5D0C">
        <w:rPr>
          <w:noProof/>
        </w:rPr>
        <w:t>25.</w:t>
      </w:r>
      <w:r w:rsidRPr="001C5D0C">
        <w:rPr>
          <w:noProof/>
        </w:rPr>
        <w:tab/>
        <w:t>Faulkner J. Chromosome studies on Carex section Acutae in north-west Europe. Botanical Journal of the Linnean Society. 1972;65(3):271-301.</w:t>
      </w:r>
    </w:p>
    <w:p w14:paraId="09939F2F" w14:textId="77777777" w:rsidR="001C5D0C" w:rsidRPr="001C5D0C" w:rsidRDefault="001C5D0C" w:rsidP="001C5D0C">
      <w:pPr>
        <w:pStyle w:val="EndNoteBibliography"/>
        <w:spacing w:after="0"/>
        <w:rPr>
          <w:noProof/>
        </w:rPr>
      </w:pPr>
      <w:r w:rsidRPr="001C5D0C">
        <w:rPr>
          <w:noProof/>
        </w:rPr>
        <w:t>26.</w:t>
      </w:r>
      <w:r w:rsidRPr="001C5D0C">
        <w:rPr>
          <w:noProof/>
        </w:rPr>
        <w:tab/>
        <w:t>Cope T, editor Cytology and hybridization in the Juncus bufonius L. aggregate in western Europe. Watsonia; 1985: Citeseer.</w:t>
      </w:r>
    </w:p>
    <w:p w14:paraId="663978E6" w14:textId="77777777" w:rsidR="001C5D0C" w:rsidRPr="001C5D0C" w:rsidRDefault="001C5D0C" w:rsidP="001C5D0C">
      <w:pPr>
        <w:pStyle w:val="EndNoteBibliography"/>
        <w:spacing w:after="0"/>
        <w:rPr>
          <w:noProof/>
        </w:rPr>
      </w:pPr>
      <w:r w:rsidRPr="001C5D0C">
        <w:rPr>
          <w:noProof/>
        </w:rPr>
        <w:t>27.</w:t>
      </w:r>
      <w:r w:rsidRPr="001C5D0C">
        <w:rPr>
          <w:noProof/>
        </w:rPr>
        <w:tab/>
        <w:t>Escudero M, Hipp AL, Hansen TF, Voje KL, Luceño M. Selection and inertia in the evolution of holocentric chromosomes in sedges (Carex, Cyperaceae). New Phytologist. 2012;195(1):237-47.</w:t>
      </w:r>
    </w:p>
    <w:p w14:paraId="4C681CFD" w14:textId="77777777" w:rsidR="001C5D0C" w:rsidRPr="001C5D0C" w:rsidRDefault="001C5D0C" w:rsidP="001C5D0C">
      <w:pPr>
        <w:pStyle w:val="EndNoteBibliography"/>
        <w:spacing w:after="0"/>
        <w:rPr>
          <w:noProof/>
        </w:rPr>
      </w:pPr>
      <w:r w:rsidRPr="001C5D0C">
        <w:rPr>
          <w:noProof/>
        </w:rPr>
        <w:t>28.</w:t>
      </w:r>
      <w:r w:rsidRPr="001C5D0C">
        <w:rPr>
          <w:noProof/>
        </w:rPr>
        <w:tab/>
        <w:t>Schneider MC, Zacaro AA, Pinto-da-Rocha R, Candido DM, Cella DM. Complex meiotic configuration of the holocentric chromosomes: the intriguing case of the scorpion Tityus bahiensis. Chromosome Research. 2009;17(7):883-98.</w:t>
      </w:r>
    </w:p>
    <w:p w14:paraId="064127A7" w14:textId="77777777" w:rsidR="001C5D0C" w:rsidRPr="001C5D0C" w:rsidRDefault="001C5D0C" w:rsidP="001C5D0C">
      <w:pPr>
        <w:pStyle w:val="EndNoteBibliography"/>
        <w:spacing w:after="0"/>
        <w:rPr>
          <w:noProof/>
        </w:rPr>
      </w:pPr>
      <w:r w:rsidRPr="001C5D0C">
        <w:rPr>
          <w:noProof/>
        </w:rPr>
        <w:t>29.</w:t>
      </w:r>
      <w:r w:rsidRPr="001C5D0C">
        <w:rPr>
          <w:noProof/>
        </w:rPr>
        <w:tab/>
        <w:t>Panzera F, Pérez R, Hornos S, Panzera Y, Cestau R, Delgado V, et al. Chromosome numbers in the Triatominae (Hemiptera-Reduviidae): a review. Memórias do Instituto Oswaldo Cruz. 1996;91(4):515-8.</w:t>
      </w:r>
    </w:p>
    <w:p w14:paraId="2EF93B3C" w14:textId="77777777" w:rsidR="001C5D0C" w:rsidRPr="001C5D0C" w:rsidRDefault="001C5D0C" w:rsidP="001C5D0C">
      <w:pPr>
        <w:pStyle w:val="EndNoteBibliography"/>
        <w:spacing w:after="0"/>
        <w:rPr>
          <w:noProof/>
        </w:rPr>
      </w:pPr>
      <w:r w:rsidRPr="001C5D0C">
        <w:rPr>
          <w:noProof/>
        </w:rPr>
        <w:t>30.</w:t>
      </w:r>
      <w:r w:rsidRPr="001C5D0C">
        <w:rPr>
          <w:noProof/>
        </w:rPr>
        <w:tab/>
        <w:t>Mora C, Tittensor DP, Adl S, Simpson AG, Worm B. How many species are there on Earth and in the ocean? PLoS biology. 2011;9(8).</w:t>
      </w:r>
    </w:p>
    <w:p w14:paraId="33D618C7" w14:textId="77777777" w:rsidR="001C5D0C" w:rsidRPr="001C5D0C" w:rsidRDefault="001C5D0C" w:rsidP="001C5D0C">
      <w:pPr>
        <w:pStyle w:val="EndNoteBibliography"/>
        <w:spacing w:after="0"/>
        <w:rPr>
          <w:noProof/>
        </w:rPr>
      </w:pPr>
      <w:r w:rsidRPr="001C5D0C">
        <w:rPr>
          <w:noProof/>
        </w:rPr>
        <w:t>31.</w:t>
      </w:r>
      <w:r w:rsidRPr="001C5D0C">
        <w:rPr>
          <w:noProof/>
        </w:rPr>
        <w:tab/>
        <w:t>Ross L, Blackmon H, Lorite P, Gokhman VE, Hardy NB. Recombination, chromosome number and eusociality in the Hymenoptera. Journal of evolutionary biology. 2015;28(1):105-16.</w:t>
      </w:r>
    </w:p>
    <w:p w14:paraId="7DCC0336" w14:textId="77777777" w:rsidR="001C5D0C" w:rsidRPr="001C5D0C" w:rsidRDefault="001C5D0C" w:rsidP="001C5D0C">
      <w:pPr>
        <w:pStyle w:val="EndNoteBibliography"/>
        <w:spacing w:after="0"/>
        <w:rPr>
          <w:noProof/>
        </w:rPr>
      </w:pPr>
      <w:r w:rsidRPr="001C5D0C">
        <w:rPr>
          <w:noProof/>
        </w:rPr>
        <w:t>32.</w:t>
      </w:r>
      <w:r w:rsidRPr="001C5D0C">
        <w:rPr>
          <w:noProof/>
        </w:rPr>
        <w:tab/>
        <w:t>Vershinina AO, Lukhtanov VA. Evolutionary mechanisms of runaway chromosome number change in Agrodiaetus butterflies. Scientific reports. 2017;7(1):1-9.</w:t>
      </w:r>
    </w:p>
    <w:p w14:paraId="32858CF8" w14:textId="77777777" w:rsidR="001C5D0C" w:rsidRPr="001C5D0C" w:rsidRDefault="001C5D0C" w:rsidP="001C5D0C">
      <w:pPr>
        <w:pStyle w:val="EndNoteBibliography"/>
        <w:spacing w:after="0"/>
        <w:rPr>
          <w:noProof/>
        </w:rPr>
      </w:pPr>
      <w:r w:rsidRPr="001C5D0C">
        <w:rPr>
          <w:noProof/>
        </w:rPr>
        <w:t>33.</w:t>
      </w:r>
      <w:r w:rsidRPr="001C5D0C">
        <w:rPr>
          <w:noProof/>
        </w:rPr>
        <w:tab/>
        <w:t>Cook LG. Extraordinary and extensive karyotypic variation: a 48-fold range in chromosome number in the gall-inducing scale insect Apiomorpha (Hemiptera: Coccoidea: Eriococcidae). Genome. 2000;43(2):255-63.</w:t>
      </w:r>
    </w:p>
    <w:p w14:paraId="0AED3573" w14:textId="77777777" w:rsidR="001C5D0C" w:rsidRPr="001C5D0C" w:rsidRDefault="001C5D0C" w:rsidP="001C5D0C">
      <w:pPr>
        <w:pStyle w:val="EndNoteBibliography"/>
        <w:spacing w:after="0"/>
        <w:rPr>
          <w:noProof/>
        </w:rPr>
      </w:pPr>
      <w:r w:rsidRPr="001C5D0C">
        <w:rPr>
          <w:noProof/>
        </w:rPr>
        <w:t>34.</w:t>
      </w:r>
      <w:r w:rsidRPr="001C5D0C">
        <w:rPr>
          <w:noProof/>
        </w:rPr>
        <w:tab/>
        <w:t>Church SH, Donoughe S, de Medeiros BA, Extavour CG. Insect egg size and shape evolve with ecology but not developmental rate. Nature. 2019;571(7763):58-62.</w:t>
      </w:r>
    </w:p>
    <w:p w14:paraId="13D0067B" w14:textId="77777777" w:rsidR="001C5D0C" w:rsidRPr="001C5D0C" w:rsidRDefault="001C5D0C" w:rsidP="001C5D0C">
      <w:pPr>
        <w:pStyle w:val="EndNoteBibliography"/>
        <w:spacing w:after="0"/>
        <w:rPr>
          <w:noProof/>
        </w:rPr>
      </w:pPr>
      <w:r w:rsidRPr="001C5D0C">
        <w:rPr>
          <w:noProof/>
        </w:rPr>
        <w:t>35.</w:t>
      </w:r>
      <w:r w:rsidRPr="001C5D0C">
        <w:rPr>
          <w:noProof/>
        </w:rPr>
        <w:tab/>
        <w:t>Misof B, Liu S, Meusemann K, Peters RS, Donath A, Mayer C, et al. Phylogenomics resolves the timing and pattern of insect evolution. Science. 2014;346(6210):763-7.</w:t>
      </w:r>
    </w:p>
    <w:p w14:paraId="311CE779" w14:textId="77777777" w:rsidR="001C5D0C" w:rsidRPr="001C5D0C" w:rsidRDefault="001C5D0C" w:rsidP="001C5D0C">
      <w:pPr>
        <w:pStyle w:val="EndNoteBibliography"/>
        <w:spacing w:after="0"/>
        <w:rPr>
          <w:noProof/>
        </w:rPr>
      </w:pPr>
      <w:r w:rsidRPr="001C5D0C">
        <w:rPr>
          <w:noProof/>
        </w:rPr>
        <w:lastRenderedPageBreak/>
        <w:t>36.</w:t>
      </w:r>
      <w:r w:rsidRPr="001C5D0C">
        <w:rPr>
          <w:noProof/>
        </w:rPr>
        <w:tab/>
        <w:t>Rainford JL, Hofreiter M, Nicholson DB, Mayhew PJ. Phylogenetic distribution of extant richness suggests metamorphosis is a key innovation driving diversification in insects. PLoS One. 2014;9(10).</w:t>
      </w:r>
    </w:p>
    <w:p w14:paraId="7EB55B96" w14:textId="77777777" w:rsidR="001C5D0C" w:rsidRPr="001C5D0C" w:rsidRDefault="001C5D0C" w:rsidP="001C5D0C">
      <w:pPr>
        <w:pStyle w:val="EndNoteBibliography"/>
        <w:spacing w:after="0"/>
        <w:rPr>
          <w:noProof/>
        </w:rPr>
      </w:pPr>
      <w:r w:rsidRPr="001C5D0C">
        <w:rPr>
          <w:noProof/>
        </w:rPr>
        <w:t>37.</w:t>
      </w:r>
      <w:r w:rsidRPr="001C5D0C">
        <w:rPr>
          <w:noProof/>
        </w:rPr>
        <w:tab/>
        <w:t>FitzJohn RG. Diversitree: comparative phylogenetic analyses of diversification in R. Methods in Ecology and Evolution. 2012;3(6):1084-92.</w:t>
      </w:r>
    </w:p>
    <w:p w14:paraId="58018D2D" w14:textId="77777777" w:rsidR="001C5D0C" w:rsidRPr="001C5D0C" w:rsidRDefault="001C5D0C" w:rsidP="001C5D0C">
      <w:pPr>
        <w:pStyle w:val="EndNoteBibliography"/>
        <w:spacing w:after="0"/>
        <w:rPr>
          <w:noProof/>
        </w:rPr>
      </w:pPr>
      <w:r w:rsidRPr="001C5D0C">
        <w:rPr>
          <w:noProof/>
        </w:rPr>
        <w:t>38.</w:t>
      </w:r>
      <w:r w:rsidRPr="001C5D0C">
        <w:rPr>
          <w:noProof/>
        </w:rPr>
        <w:tab/>
        <w:t>Team RC. R: A language and environment for statistical computing. R Foundation for Statistical Computing. Vienna, Austria2020.</w:t>
      </w:r>
    </w:p>
    <w:p w14:paraId="4E714950" w14:textId="77777777" w:rsidR="001C5D0C" w:rsidRPr="001C5D0C" w:rsidRDefault="001C5D0C" w:rsidP="001C5D0C">
      <w:pPr>
        <w:pStyle w:val="EndNoteBibliography"/>
        <w:spacing w:after="0"/>
        <w:rPr>
          <w:noProof/>
        </w:rPr>
      </w:pPr>
      <w:r w:rsidRPr="001C5D0C">
        <w:rPr>
          <w:noProof/>
        </w:rPr>
        <w:t>39.</w:t>
      </w:r>
      <w:r w:rsidRPr="001C5D0C">
        <w:rPr>
          <w:noProof/>
        </w:rPr>
        <w:tab/>
        <w:t>Robinson R. Lepidoptera genetics. Oxford: Pergamon Press; 1971.</w:t>
      </w:r>
    </w:p>
    <w:p w14:paraId="7306C995" w14:textId="77777777" w:rsidR="001C5D0C" w:rsidRPr="001C5D0C" w:rsidRDefault="001C5D0C" w:rsidP="001C5D0C">
      <w:pPr>
        <w:pStyle w:val="EndNoteBibliography"/>
        <w:spacing w:after="0"/>
        <w:rPr>
          <w:noProof/>
        </w:rPr>
      </w:pPr>
      <w:r w:rsidRPr="001C5D0C">
        <w:rPr>
          <w:noProof/>
        </w:rPr>
        <w:t>40.</w:t>
      </w:r>
      <w:r w:rsidRPr="001C5D0C">
        <w:rPr>
          <w:noProof/>
        </w:rPr>
        <w:tab/>
        <w:t>Chmátal L, Gabriel SI, Mitsainas GP, Martínez-Vargas J, Ventura J, Searle JB, et al. Centromere strength provides the cell biological basis for meiotic drive and karyotype evolution in mice. Current Biology. 2014;24(19):2295-300.</w:t>
      </w:r>
    </w:p>
    <w:p w14:paraId="09D88B05" w14:textId="77777777" w:rsidR="001C5D0C" w:rsidRPr="001C5D0C" w:rsidRDefault="001C5D0C" w:rsidP="001C5D0C">
      <w:pPr>
        <w:pStyle w:val="EndNoteBibliography"/>
        <w:spacing w:after="0"/>
        <w:rPr>
          <w:noProof/>
        </w:rPr>
      </w:pPr>
      <w:r w:rsidRPr="001C5D0C">
        <w:rPr>
          <w:noProof/>
        </w:rPr>
        <w:t>41.</w:t>
      </w:r>
      <w:r w:rsidRPr="001C5D0C">
        <w:rPr>
          <w:noProof/>
        </w:rPr>
        <w:tab/>
        <w:t>Gassmann R, Rechtsteiner A, Yuen KW, Muroyama A, Egelhofer T, Gaydos L, et al. An inverse relationship to germline transcription defines centromeric chromatin in C. elegans. Nature. 2012;484(7395):534-7.</w:t>
      </w:r>
    </w:p>
    <w:p w14:paraId="3CC7F7E2" w14:textId="77777777" w:rsidR="001C5D0C" w:rsidRPr="001C5D0C" w:rsidRDefault="001C5D0C" w:rsidP="001C5D0C">
      <w:pPr>
        <w:pStyle w:val="EndNoteBibliography"/>
        <w:spacing w:after="0"/>
        <w:rPr>
          <w:noProof/>
        </w:rPr>
      </w:pPr>
      <w:r w:rsidRPr="001C5D0C">
        <w:rPr>
          <w:noProof/>
        </w:rPr>
        <w:t>42.</w:t>
      </w:r>
      <w:r w:rsidRPr="001C5D0C">
        <w:rPr>
          <w:noProof/>
        </w:rPr>
        <w:tab/>
        <w:t>Li Z, Tiley GP, Galuska SR, Reardon CR, Kidder TI, Rundell RJ, et al. Multiple large-scale gene and genome duplications during the evolution of hexapods. Proceedings of the National Academy of Sciences. 2018;115(18):4713-8.</w:t>
      </w:r>
    </w:p>
    <w:p w14:paraId="092605E2" w14:textId="77777777" w:rsidR="001C5D0C" w:rsidRPr="001C5D0C" w:rsidRDefault="001C5D0C" w:rsidP="001C5D0C">
      <w:pPr>
        <w:pStyle w:val="EndNoteBibliography"/>
        <w:spacing w:after="0"/>
        <w:rPr>
          <w:noProof/>
        </w:rPr>
      </w:pPr>
      <w:r w:rsidRPr="001C5D0C">
        <w:rPr>
          <w:noProof/>
        </w:rPr>
        <w:t>43.</w:t>
      </w:r>
      <w:r w:rsidRPr="001C5D0C">
        <w:rPr>
          <w:noProof/>
        </w:rPr>
        <w:tab/>
        <w:t>Li Z, Tiley GP, Rundell RJ, Barker MS. Reply to Nakatani and McLysaght: analyzing deep duplication events. Proceedings of the National Academy of Sciences. 2019;116(6):1819-20.</w:t>
      </w:r>
    </w:p>
    <w:p w14:paraId="731399F1" w14:textId="77777777" w:rsidR="001C5D0C" w:rsidRPr="001C5D0C" w:rsidRDefault="001C5D0C" w:rsidP="001C5D0C">
      <w:pPr>
        <w:pStyle w:val="EndNoteBibliography"/>
        <w:spacing w:after="0"/>
        <w:rPr>
          <w:noProof/>
        </w:rPr>
      </w:pPr>
      <w:r w:rsidRPr="001C5D0C">
        <w:rPr>
          <w:noProof/>
        </w:rPr>
        <w:t>44.</w:t>
      </w:r>
      <w:r w:rsidRPr="001C5D0C">
        <w:rPr>
          <w:noProof/>
        </w:rPr>
        <w:tab/>
        <w:t>Kandul NP, Lukhtanov VA, Pierce NE. Karyotypic diversity and speciation in Agrodiaetus butterflies. Evolution. 2007;61(3):546-59.</w:t>
      </w:r>
    </w:p>
    <w:p w14:paraId="3C3D8F2D" w14:textId="77777777" w:rsidR="001C5D0C" w:rsidRPr="001C5D0C" w:rsidRDefault="001C5D0C" w:rsidP="001C5D0C">
      <w:pPr>
        <w:pStyle w:val="EndNoteBibliography"/>
        <w:spacing w:after="0"/>
        <w:rPr>
          <w:noProof/>
        </w:rPr>
      </w:pPr>
      <w:r w:rsidRPr="001C5D0C">
        <w:rPr>
          <w:noProof/>
        </w:rPr>
        <w:t>45.</w:t>
      </w:r>
      <w:r w:rsidRPr="001C5D0C">
        <w:rPr>
          <w:noProof/>
        </w:rPr>
        <w:tab/>
        <w:t>Nakatani Y, McLysaght A. Macrosynteny analysis shows the absence of ancient whole-genome duplication in lepidopteran insects. Proceedings of the National Academy of Sciences. 2019;116(6):1816-8.</w:t>
      </w:r>
    </w:p>
    <w:p w14:paraId="56D3754B" w14:textId="77777777" w:rsidR="001C5D0C" w:rsidRPr="001C5D0C" w:rsidRDefault="001C5D0C" w:rsidP="001C5D0C">
      <w:pPr>
        <w:pStyle w:val="EndNoteBibliography"/>
        <w:spacing w:after="0"/>
        <w:rPr>
          <w:noProof/>
        </w:rPr>
      </w:pPr>
      <w:r w:rsidRPr="001C5D0C">
        <w:rPr>
          <w:noProof/>
        </w:rPr>
        <w:t>46.</w:t>
      </w:r>
      <w:r w:rsidRPr="001C5D0C">
        <w:rPr>
          <w:noProof/>
        </w:rPr>
        <w:tab/>
        <w:t>Glick L, Mayrose I. ChromEvol: assessing the pattern of chromosome number evolution and the inference of polyploidy along a phylogeny. Molecular Biology and Evolution. 2014;31(7):1914-22.</w:t>
      </w:r>
    </w:p>
    <w:p w14:paraId="7888CDC4" w14:textId="77777777" w:rsidR="001C5D0C" w:rsidRPr="001C5D0C" w:rsidRDefault="001C5D0C" w:rsidP="001C5D0C">
      <w:pPr>
        <w:pStyle w:val="EndNoteBibliography"/>
        <w:spacing w:after="0"/>
        <w:rPr>
          <w:noProof/>
        </w:rPr>
      </w:pPr>
      <w:r w:rsidRPr="001C5D0C">
        <w:rPr>
          <w:noProof/>
        </w:rPr>
        <w:t>47.</w:t>
      </w:r>
      <w:r w:rsidRPr="001C5D0C">
        <w:rPr>
          <w:noProof/>
        </w:rPr>
        <w:tab/>
        <w:t>Mayrose I, Barker MS, Otto SP. Probabilistic models of chromosome number evolution and the inference of polyploidy. Systematic biology. 2010;59(2):132-44.</w:t>
      </w:r>
    </w:p>
    <w:p w14:paraId="1A20E99C" w14:textId="77777777" w:rsidR="001C5D0C" w:rsidRPr="001C5D0C" w:rsidRDefault="001C5D0C" w:rsidP="001C5D0C">
      <w:pPr>
        <w:pStyle w:val="EndNoteBibliography"/>
        <w:spacing w:after="0"/>
        <w:rPr>
          <w:noProof/>
        </w:rPr>
      </w:pPr>
      <w:r w:rsidRPr="001C5D0C">
        <w:rPr>
          <w:noProof/>
        </w:rPr>
        <w:t>48.</w:t>
      </w:r>
      <w:r w:rsidRPr="001C5D0C">
        <w:rPr>
          <w:noProof/>
        </w:rPr>
        <w:tab/>
        <w:t>Zenil‐Ferguson R, Ponciano JM, Burleigh JG. Testing the association of phenotypes with polyploidy: An example using herbaceous and woody eudicots. Evolution. 2017;71(5):1138-48.</w:t>
      </w:r>
    </w:p>
    <w:p w14:paraId="785AFFF9" w14:textId="77777777" w:rsidR="001C5D0C" w:rsidRPr="001C5D0C" w:rsidRDefault="001C5D0C" w:rsidP="001C5D0C">
      <w:pPr>
        <w:pStyle w:val="EndNoteBibliography"/>
        <w:spacing w:after="0"/>
        <w:rPr>
          <w:noProof/>
        </w:rPr>
      </w:pPr>
      <w:r w:rsidRPr="001C5D0C">
        <w:rPr>
          <w:noProof/>
        </w:rPr>
        <w:t>49.</w:t>
      </w:r>
      <w:r w:rsidRPr="001C5D0C">
        <w:rPr>
          <w:noProof/>
        </w:rPr>
        <w:tab/>
        <w:t>Poggio M, Bressa M, Papeschi A. Karyotype evolution in Reduviidae (Insecta: Heteroptera) with special reference to Stenopodainae and Harpactorinae. Comparative Cytogenetics. 2007;1(2):159-68.</w:t>
      </w:r>
    </w:p>
    <w:p w14:paraId="2DC9D531" w14:textId="77777777" w:rsidR="001C5D0C" w:rsidRPr="001C5D0C" w:rsidRDefault="001C5D0C" w:rsidP="001C5D0C">
      <w:pPr>
        <w:pStyle w:val="EndNoteBibliography"/>
        <w:spacing w:after="0"/>
        <w:rPr>
          <w:noProof/>
        </w:rPr>
      </w:pPr>
      <w:r w:rsidRPr="001C5D0C">
        <w:rPr>
          <w:noProof/>
        </w:rPr>
        <w:t>50.</w:t>
      </w:r>
      <w:r w:rsidRPr="001C5D0C">
        <w:rPr>
          <w:noProof/>
        </w:rPr>
        <w:tab/>
        <w:t>White M, Key K, André M, Cheney J. Cytogenetics of the viatica group of morabine grasshoppers II. Kangaroo Island populations. Australian Journal of Zoology. 1969;17(2):313-28.</w:t>
      </w:r>
    </w:p>
    <w:p w14:paraId="4FA8C433" w14:textId="77777777" w:rsidR="001C5D0C" w:rsidRPr="001C5D0C" w:rsidRDefault="001C5D0C" w:rsidP="001C5D0C">
      <w:pPr>
        <w:pStyle w:val="EndNoteBibliography"/>
        <w:spacing w:after="0"/>
        <w:rPr>
          <w:noProof/>
        </w:rPr>
      </w:pPr>
      <w:r w:rsidRPr="001C5D0C">
        <w:rPr>
          <w:noProof/>
        </w:rPr>
        <w:t>51.</w:t>
      </w:r>
      <w:r w:rsidRPr="001C5D0C">
        <w:rPr>
          <w:noProof/>
        </w:rPr>
        <w:tab/>
        <w:t>Lande R. The expected fixation rate of chromosomal inversions. Evolution. 1984:743-52.</w:t>
      </w:r>
    </w:p>
    <w:p w14:paraId="72C7B8CF" w14:textId="77777777" w:rsidR="001C5D0C" w:rsidRPr="001C5D0C" w:rsidRDefault="001C5D0C" w:rsidP="001C5D0C">
      <w:pPr>
        <w:pStyle w:val="EndNoteBibliography"/>
        <w:spacing w:after="0"/>
        <w:rPr>
          <w:noProof/>
        </w:rPr>
      </w:pPr>
      <w:r w:rsidRPr="001C5D0C">
        <w:rPr>
          <w:noProof/>
        </w:rPr>
        <w:t>52.</w:t>
      </w:r>
      <w:r w:rsidRPr="001C5D0C">
        <w:rPr>
          <w:noProof/>
        </w:rPr>
        <w:tab/>
        <w:t>Bengtsson BO. Rates of karyotype evolution in placental mammals. Hereditas. 1980;92:37-47.</w:t>
      </w:r>
    </w:p>
    <w:p w14:paraId="5A7D013D" w14:textId="77777777" w:rsidR="001C5D0C" w:rsidRPr="001C5D0C" w:rsidRDefault="001C5D0C" w:rsidP="001C5D0C">
      <w:pPr>
        <w:pStyle w:val="EndNoteBibliography"/>
        <w:spacing w:after="0"/>
        <w:rPr>
          <w:noProof/>
        </w:rPr>
      </w:pPr>
      <w:r w:rsidRPr="001C5D0C">
        <w:rPr>
          <w:noProof/>
        </w:rPr>
        <w:t>53.</w:t>
      </w:r>
      <w:r w:rsidRPr="001C5D0C">
        <w:rPr>
          <w:noProof/>
        </w:rPr>
        <w:tab/>
        <w:t>Bush GL, Case SM, Wilson AC, Patton JL. Rapid speciation and chromosomal evolution in mammals. Proceedings of the National Academy of Sciences. 1977;74(9):3942-6.</w:t>
      </w:r>
    </w:p>
    <w:p w14:paraId="57A653A1" w14:textId="77777777" w:rsidR="001C5D0C" w:rsidRPr="001C5D0C" w:rsidRDefault="001C5D0C" w:rsidP="001C5D0C">
      <w:pPr>
        <w:pStyle w:val="EndNoteBibliography"/>
        <w:spacing w:after="0"/>
        <w:rPr>
          <w:noProof/>
        </w:rPr>
      </w:pPr>
      <w:r w:rsidRPr="001C5D0C">
        <w:rPr>
          <w:noProof/>
        </w:rPr>
        <w:t>54.</w:t>
      </w:r>
      <w:r w:rsidRPr="001C5D0C">
        <w:rPr>
          <w:noProof/>
        </w:rPr>
        <w:tab/>
        <w:t>Imai HT, Maruyama T, Crozier RH. Rates of Mammalian Karyotype Evolution by the Karyograph Method. The American Naturalist. 1983;121(4):477-88.</w:t>
      </w:r>
    </w:p>
    <w:p w14:paraId="54027986" w14:textId="77777777" w:rsidR="001C5D0C" w:rsidRPr="001C5D0C" w:rsidRDefault="001C5D0C" w:rsidP="001C5D0C">
      <w:pPr>
        <w:pStyle w:val="EndNoteBibliography"/>
        <w:spacing w:after="0"/>
        <w:rPr>
          <w:noProof/>
        </w:rPr>
      </w:pPr>
      <w:r w:rsidRPr="001C5D0C">
        <w:rPr>
          <w:noProof/>
        </w:rPr>
        <w:lastRenderedPageBreak/>
        <w:t>55.</w:t>
      </w:r>
      <w:r w:rsidRPr="001C5D0C">
        <w:rPr>
          <w:noProof/>
        </w:rPr>
        <w:tab/>
        <w:t>Larson A, Prager EM, Wilson AC. Chromosomal evolution, speciation and morphological change in vertebrates: the role of social behaviour. Chromosomes Today. 1984;8:215-28.</w:t>
      </w:r>
    </w:p>
    <w:p w14:paraId="6D770B88" w14:textId="77777777" w:rsidR="001C5D0C" w:rsidRPr="001C5D0C" w:rsidRDefault="001C5D0C" w:rsidP="001C5D0C">
      <w:pPr>
        <w:pStyle w:val="EndNoteBibliography"/>
        <w:rPr>
          <w:noProof/>
        </w:rPr>
      </w:pPr>
      <w:r w:rsidRPr="001C5D0C">
        <w:rPr>
          <w:noProof/>
        </w:rPr>
        <w:t>56.</w:t>
      </w:r>
      <w:r w:rsidRPr="001C5D0C">
        <w:rPr>
          <w:noProof/>
        </w:rPr>
        <w:tab/>
        <w:t>Coyne JA. Correlation between heterozygosity and rate of chromosome evolution in animals. The American Naturalist. 1984;123(5):725-9.</w:t>
      </w:r>
    </w:p>
    <w:p w14:paraId="2914EA79" w14:textId="7DFCFCB1"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B9616" w14:textId="77777777" w:rsidR="00DF6D00" w:rsidRDefault="00DF6D00" w:rsidP="00854D0F">
      <w:pPr>
        <w:spacing w:after="0"/>
      </w:pPr>
      <w:r>
        <w:separator/>
      </w:r>
    </w:p>
  </w:endnote>
  <w:endnote w:type="continuationSeparator" w:id="0">
    <w:p w14:paraId="54A59C12" w14:textId="77777777" w:rsidR="00DF6D00" w:rsidRDefault="00DF6D00"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FE447" w14:textId="77777777" w:rsidR="00DF6D00" w:rsidRDefault="00DF6D00" w:rsidP="00854D0F">
      <w:pPr>
        <w:spacing w:after="0"/>
      </w:pPr>
      <w:r>
        <w:separator/>
      </w:r>
    </w:p>
  </w:footnote>
  <w:footnote w:type="continuationSeparator" w:id="0">
    <w:p w14:paraId="0BC89105" w14:textId="77777777" w:rsidR="00DF6D00" w:rsidRDefault="00DF6D00"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71&lt;/item&gt;&lt;item&gt;2174&lt;/item&gt;&lt;item&gt;2186&lt;/item&gt;&lt;item&gt;2317&lt;/item&gt;&lt;item&gt;2342&lt;/item&gt;&lt;item&gt;2360&lt;/item&gt;&lt;item&gt;2365&lt;/item&gt;&lt;item&gt;2366&lt;/item&gt;&lt;item&gt;2367&lt;/item&gt;&lt;item&gt;2368&lt;/item&gt;&lt;item&gt;2369&lt;/item&gt;&lt;item&gt;2371&lt;/item&gt;&lt;item&gt;2372&lt;/item&gt;&lt;item&gt;2427&lt;/item&gt;&lt;item&gt;2533&lt;/item&gt;&lt;item&gt;2546&lt;/item&gt;&lt;item&gt;2717&lt;/item&gt;&lt;item&gt;2780&lt;/item&gt;&lt;item&gt;2820&lt;/item&gt;&lt;item&gt;2821&lt;/item&gt;&lt;item&gt;2822&lt;/item&gt;&lt;item&gt;2824&lt;/item&gt;&lt;item&gt;2825&lt;/item&gt;&lt;item&gt;2826&lt;/item&gt;&lt;item&gt;2827&lt;/item&gt;&lt;item&gt;2828&lt;/item&gt;&lt;item&gt;2829&lt;/item&gt;&lt;item&gt;2842&lt;/item&gt;&lt;item&gt;2846&lt;/item&gt;&lt;item&gt;2856&lt;/item&gt;&lt;item&gt;2858&lt;/item&gt;&lt;/record-ids&gt;&lt;/item&gt;&lt;/Libraries&gt;"/>
  </w:docVars>
  <w:rsids>
    <w:rsidRoot w:val="00E466B2"/>
    <w:rsid w:val="00000988"/>
    <w:rsid w:val="00000ADE"/>
    <w:rsid w:val="00005A03"/>
    <w:rsid w:val="00006095"/>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244"/>
    <w:rsid w:val="00113E41"/>
    <w:rsid w:val="001221A6"/>
    <w:rsid w:val="00122986"/>
    <w:rsid w:val="0012366D"/>
    <w:rsid w:val="0012379C"/>
    <w:rsid w:val="00124B5F"/>
    <w:rsid w:val="00141B90"/>
    <w:rsid w:val="00153D22"/>
    <w:rsid w:val="001577E5"/>
    <w:rsid w:val="00161304"/>
    <w:rsid w:val="00162DA7"/>
    <w:rsid w:val="00164074"/>
    <w:rsid w:val="00186372"/>
    <w:rsid w:val="001879B1"/>
    <w:rsid w:val="001928E3"/>
    <w:rsid w:val="00195C79"/>
    <w:rsid w:val="001A663F"/>
    <w:rsid w:val="001B0FEA"/>
    <w:rsid w:val="001B1357"/>
    <w:rsid w:val="001B4409"/>
    <w:rsid w:val="001C23EF"/>
    <w:rsid w:val="001C2504"/>
    <w:rsid w:val="001C3E57"/>
    <w:rsid w:val="001C4726"/>
    <w:rsid w:val="001C5D0C"/>
    <w:rsid w:val="001D2907"/>
    <w:rsid w:val="00200F32"/>
    <w:rsid w:val="00215E65"/>
    <w:rsid w:val="00230D27"/>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2E60CD"/>
    <w:rsid w:val="003022CF"/>
    <w:rsid w:val="003050E6"/>
    <w:rsid w:val="00306EE0"/>
    <w:rsid w:val="003143BE"/>
    <w:rsid w:val="00331CCD"/>
    <w:rsid w:val="00334DFC"/>
    <w:rsid w:val="0033695D"/>
    <w:rsid w:val="00337A0D"/>
    <w:rsid w:val="00343031"/>
    <w:rsid w:val="00356757"/>
    <w:rsid w:val="00360330"/>
    <w:rsid w:val="00364E67"/>
    <w:rsid w:val="00371A42"/>
    <w:rsid w:val="00374043"/>
    <w:rsid w:val="00380E81"/>
    <w:rsid w:val="003861C7"/>
    <w:rsid w:val="003873E6"/>
    <w:rsid w:val="003962ED"/>
    <w:rsid w:val="003A0DAF"/>
    <w:rsid w:val="003B23C2"/>
    <w:rsid w:val="003B4B92"/>
    <w:rsid w:val="003B52AF"/>
    <w:rsid w:val="003C6248"/>
    <w:rsid w:val="003E0512"/>
    <w:rsid w:val="003E16F5"/>
    <w:rsid w:val="003F14DB"/>
    <w:rsid w:val="003F6492"/>
    <w:rsid w:val="004034FA"/>
    <w:rsid w:val="0041099B"/>
    <w:rsid w:val="004231F5"/>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7CE"/>
    <w:rsid w:val="004C1B60"/>
    <w:rsid w:val="004C77F4"/>
    <w:rsid w:val="004D1129"/>
    <w:rsid w:val="004D4F75"/>
    <w:rsid w:val="004E02E1"/>
    <w:rsid w:val="004E141D"/>
    <w:rsid w:val="00503007"/>
    <w:rsid w:val="00507535"/>
    <w:rsid w:val="00510C40"/>
    <w:rsid w:val="00511CB8"/>
    <w:rsid w:val="00515E10"/>
    <w:rsid w:val="00516360"/>
    <w:rsid w:val="00520088"/>
    <w:rsid w:val="005219FF"/>
    <w:rsid w:val="005300B3"/>
    <w:rsid w:val="00531EBF"/>
    <w:rsid w:val="005329D6"/>
    <w:rsid w:val="00543B0A"/>
    <w:rsid w:val="005512B9"/>
    <w:rsid w:val="00554932"/>
    <w:rsid w:val="00560CBE"/>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167A7"/>
    <w:rsid w:val="00620A54"/>
    <w:rsid w:val="00625E8C"/>
    <w:rsid w:val="006315DE"/>
    <w:rsid w:val="006339AB"/>
    <w:rsid w:val="0064352A"/>
    <w:rsid w:val="0064695D"/>
    <w:rsid w:val="00652826"/>
    <w:rsid w:val="0065584C"/>
    <w:rsid w:val="0065774A"/>
    <w:rsid w:val="00661EAB"/>
    <w:rsid w:val="006637EB"/>
    <w:rsid w:val="006654C1"/>
    <w:rsid w:val="0066551E"/>
    <w:rsid w:val="00671853"/>
    <w:rsid w:val="006732FE"/>
    <w:rsid w:val="0067543F"/>
    <w:rsid w:val="00687BFB"/>
    <w:rsid w:val="006910F6"/>
    <w:rsid w:val="0069490E"/>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B6D6F"/>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D29D8"/>
    <w:rsid w:val="008E06B0"/>
    <w:rsid w:val="008E6082"/>
    <w:rsid w:val="008E729B"/>
    <w:rsid w:val="008F1532"/>
    <w:rsid w:val="008F1E2B"/>
    <w:rsid w:val="0090352F"/>
    <w:rsid w:val="00906B10"/>
    <w:rsid w:val="00914247"/>
    <w:rsid w:val="0091787F"/>
    <w:rsid w:val="009200BD"/>
    <w:rsid w:val="009202C0"/>
    <w:rsid w:val="00921A58"/>
    <w:rsid w:val="00925E22"/>
    <w:rsid w:val="00941605"/>
    <w:rsid w:val="00941A9B"/>
    <w:rsid w:val="009467CE"/>
    <w:rsid w:val="00947779"/>
    <w:rsid w:val="009518C5"/>
    <w:rsid w:val="00954600"/>
    <w:rsid w:val="009612EA"/>
    <w:rsid w:val="009659FA"/>
    <w:rsid w:val="00967218"/>
    <w:rsid w:val="00980022"/>
    <w:rsid w:val="009805C9"/>
    <w:rsid w:val="00982557"/>
    <w:rsid w:val="009858BA"/>
    <w:rsid w:val="00997DF4"/>
    <w:rsid w:val="009A1409"/>
    <w:rsid w:val="009A2F55"/>
    <w:rsid w:val="009A2FA9"/>
    <w:rsid w:val="009A70F8"/>
    <w:rsid w:val="009B4AB5"/>
    <w:rsid w:val="009C4DA1"/>
    <w:rsid w:val="009C5348"/>
    <w:rsid w:val="009D361E"/>
    <w:rsid w:val="009D45EA"/>
    <w:rsid w:val="009E4E3A"/>
    <w:rsid w:val="009F01C9"/>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C42EF"/>
    <w:rsid w:val="00AE0786"/>
    <w:rsid w:val="00AE30BC"/>
    <w:rsid w:val="00AE36D6"/>
    <w:rsid w:val="00B01304"/>
    <w:rsid w:val="00B10B2C"/>
    <w:rsid w:val="00B237BD"/>
    <w:rsid w:val="00B262DF"/>
    <w:rsid w:val="00B41D41"/>
    <w:rsid w:val="00B43D1B"/>
    <w:rsid w:val="00B52998"/>
    <w:rsid w:val="00B52DD3"/>
    <w:rsid w:val="00B52E05"/>
    <w:rsid w:val="00B61F8B"/>
    <w:rsid w:val="00B8108A"/>
    <w:rsid w:val="00B810DC"/>
    <w:rsid w:val="00BA26CE"/>
    <w:rsid w:val="00BB6F51"/>
    <w:rsid w:val="00BC37B9"/>
    <w:rsid w:val="00BD0893"/>
    <w:rsid w:val="00BD3C3A"/>
    <w:rsid w:val="00BD4CA4"/>
    <w:rsid w:val="00BE42CC"/>
    <w:rsid w:val="00BF700A"/>
    <w:rsid w:val="00C15ED0"/>
    <w:rsid w:val="00C17203"/>
    <w:rsid w:val="00C30D50"/>
    <w:rsid w:val="00C31ED2"/>
    <w:rsid w:val="00C328DC"/>
    <w:rsid w:val="00C33742"/>
    <w:rsid w:val="00C45367"/>
    <w:rsid w:val="00C66630"/>
    <w:rsid w:val="00C674C3"/>
    <w:rsid w:val="00C84AE0"/>
    <w:rsid w:val="00C91CA8"/>
    <w:rsid w:val="00CD33C1"/>
    <w:rsid w:val="00CD3686"/>
    <w:rsid w:val="00CD5C83"/>
    <w:rsid w:val="00CF31E9"/>
    <w:rsid w:val="00CF6083"/>
    <w:rsid w:val="00D00522"/>
    <w:rsid w:val="00D006DC"/>
    <w:rsid w:val="00D15514"/>
    <w:rsid w:val="00D24561"/>
    <w:rsid w:val="00D26044"/>
    <w:rsid w:val="00D32443"/>
    <w:rsid w:val="00D520A4"/>
    <w:rsid w:val="00D67771"/>
    <w:rsid w:val="00D7569D"/>
    <w:rsid w:val="00D83307"/>
    <w:rsid w:val="00D92D83"/>
    <w:rsid w:val="00D935B0"/>
    <w:rsid w:val="00D97F3B"/>
    <w:rsid w:val="00DB797E"/>
    <w:rsid w:val="00DC340D"/>
    <w:rsid w:val="00DC349A"/>
    <w:rsid w:val="00DD0A86"/>
    <w:rsid w:val="00DD3DFC"/>
    <w:rsid w:val="00DD5BFC"/>
    <w:rsid w:val="00DE1F25"/>
    <w:rsid w:val="00DF108E"/>
    <w:rsid w:val="00DF6D00"/>
    <w:rsid w:val="00E02449"/>
    <w:rsid w:val="00E119E2"/>
    <w:rsid w:val="00E13ABD"/>
    <w:rsid w:val="00E16704"/>
    <w:rsid w:val="00E21C18"/>
    <w:rsid w:val="00E23285"/>
    <w:rsid w:val="00E238CE"/>
    <w:rsid w:val="00E27CBD"/>
    <w:rsid w:val="00E30419"/>
    <w:rsid w:val="00E3165A"/>
    <w:rsid w:val="00E35653"/>
    <w:rsid w:val="00E35CCA"/>
    <w:rsid w:val="00E35FCD"/>
    <w:rsid w:val="00E366BE"/>
    <w:rsid w:val="00E427C1"/>
    <w:rsid w:val="00E43163"/>
    <w:rsid w:val="00E442C8"/>
    <w:rsid w:val="00E466B2"/>
    <w:rsid w:val="00E501D9"/>
    <w:rsid w:val="00E51865"/>
    <w:rsid w:val="00E73AF3"/>
    <w:rsid w:val="00E876A6"/>
    <w:rsid w:val="00E905FF"/>
    <w:rsid w:val="00E923F8"/>
    <w:rsid w:val="00EA0DA4"/>
    <w:rsid w:val="00EA2D7F"/>
    <w:rsid w:val="00EA5FA5"/>
    <w:rsid w:val="00EB38C1"/>
    <w:rsid w:val="00EB4A1A"/>
    <w:rsid w:val="00ED07A0"/>
    <w:rsid w:val="00ED4911"/>
    <w:rsid w:val="00EE6581"/>
    <w:rsid w:val="00EF003F"/>
    <w:rsid w:val="00EF0C3D"/>
    <w:rsid w:val="00F11DFD"/>
    <w:rsid w:val="00F16B64"/>
    <w:rsid w:val="00F21BB6"/>
    <w:rsid w:val="00F262BD"/>
    <w:rsid w:val="00F26AFC"/>
    <w:rsid w:val="00F316F8"/>
    <w:rsid w:val="00F347FE"/>
    <w:rsid w:val="00F431B1"/>
    <w:rsid w:val="00F56D6F"/>
    <w:rsid w:val="00F6048E"/>
    <w:rsid w:val="00F61221"/>
    <w:rsid w:val="00F66D10"/>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57C17E3A-5F96-984D-975D-2F038F5A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microsoft.com/office/2011/relationships/people" Target="people.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21</Pages>
  <Words>10003</Words>
  <Characters>57022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66892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Michelle Jonika</cp:lastModifiedBy>
  <cp:revision>16</cp:revision>
  <cp:lastPrinted>2020-06-07T23:40:00Z</cp:lastPrinted>
  <dcterms:created xsi:type="dcterms:W3CDTF">2020-08-07T16:31:00Z</dcterms:created>
  <dcterms:modified xsi:type="dcterms:W3CDTF">2020-08-18T16:21:00Z</dcterms:modified>
  <cp:category/>
</cp:coreProperties>
</file>